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C9B159" w14:textId="77777777" w:rsidR="00D33356" w:rsidRDefault="007F11FD">
      <w:bookmarkStart w:id="0" w:name="_Hlk480806864"/>
      <w:bookmarkEnd w:id="0"/>
      <w:r>
        <w:rPr>
          <w:noProof/>
          <w:lang w:val="en-US"/>
        </w:rPr>
        <w:drawing>
          <wp:anchor distT="0" distB="0" distL="114300" distR="114300" simplePos="0" relativeHeight="251642368" behindDoc="0" locked="0" layoutInCell="1" allowOverlap="1" wp14:anchorId="59BE0A7F" wp14:editId="6C04B493">
            <wp:simplePos x="0" y="0"/>
            <wp:positionH relativeFrom="column">
              <wp:posOffset>972185</wp:posOffset>
            </wp:positionH>
            <wp:positionV relativeFrom="paragraph">
              <wp:posOffset>-304800</wp:posOffset>
            </wp:positionV>
            <wp:extent cx="1038225" cy="561975"/>
            <wp:effectExtent l="0" t="0" r="9525"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038225" cy="561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41344" behindDoc="0" locked="0" layoutInCell="1" allowOverlap="1" wp14:anchorId="6E1D78F3" wp14:editId="0B906431">
            <wp:simplePos x="0" y="0"/>
            <wp:positionH relativeFrom="column">
              <wp:posOffset>-549977</wp:posOffset>
            </wp:positionH>
            <wp:positionV relativeFrom="paragraph">
              <wp:posOffset>-228600</wp:posOffset>
            </wp:positionV>
            <wp:extent cx="1372235" cy="457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223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640320" behindDoc="0" locked="0" layoutInCell="1" allowOverlap="1" wp14:anchorId="10677BFC" wp14:editId="3D6057C9">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07A58C4F" w14:textId="77777777" w:rsidR="00DD4638" w:rsidRDefault="00DD4638"/>
        <w:p w14:paraId="75047888" w14:textId="77777777" w:rsidR="00A40E6E" w:rsidRDefault="003912CA" w:rsidP="0090512A">
          <w:r>
            <w:rPr>
              <w:noProof/>
              <w:lang w:val="en-US"/>
            </w:rPr>
            <w:drawing>
              <wp:anchor distT="0" distB="0" distL="114300" distR="114300" simplePos="0" relativeHeight="251647488" behindDoc="0" locked="0" layoutInCell="1" allowOverlap="1" wp14:anchorId="08C1E756" wp14:editId="34148566">
                <wp:simplePos x="0" y="0"/>
                <wp:positionH relativeFrom="page">
                  <wp:posOffset>5814060</wp:posOffset>
                </wp:positionH>
                <wp:positionV relativeFrom="paragraph">
                  <wp:posOffset>5992495</wp:posOffset>
                </wp:positionV>
                <wp:extent cx="1739265" cy="22840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739265" cy="2284095"/>
                        </a:xfrm>
                        <a:prstGeom prst="rect">
                          <a:avLst/>
                        </a:prstGeom>
                      </pic:spPr>
                    </pic:pic>
                  </a:graphicData>
                </a:graphic>
                <wp14:sizeRelH relativeFrom="page">
                  <wp14:pctWidth>0</wp14:pctWidth>
                </wp14:sizeRelH>
                <wp14:sizeRelV relativeFrom="page">
                  <wp14:pctHeight>0</wp14:pctHeight>
                </wp14:sizeRelV>
              </wp:anchor>
            </w:drawing>
          </w:r>
          <w:r w:rsidRPr="009458A4">
            <w:rPr>
              <w:noProof/>
              <w:lang w:val="en-US"/>
            </w:rPr>
            <mc:AlternateContent>
              <mc:Choice Requires="wps">
                <w:drawing>
                  <wp:anchor distT="45720" distB="45720" distL="114300" distR="114300" simplePos="0" relativeHeight="251646464" behindDoc="0" locked="0" layoutInCell="1" allowOverlap="1" wp14:anchorId="1E705950" wp14:editId="124E698F">
                    <wp:simplePos x="0" y="0"/>
                    <wp:positionH relativeFrom="column">
                      <wp:posOffset>3794760</wp:posOffset>
                    </wp:positionH>
                    <wp:positionV relativeFrom="paragraph">
                      <wp:posOffset>4869180</wp:posOffset>
                    </wp:positionV>
                    <wp:extent cx="2976880" cy="292608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6880" cy="2926080"/>
                            </a:xfrm>
                            <a:prstGeom prst="rect">
                              <a:avLst/>
                            </a:prstGeom>
                            <a:noFill/>
                            <a:ln w="9525">
                              <a:noFill/>
                              <a:miter lim="800000"/>
                              <a:headEnd/>
                              <a:tailEnd/>
                            </a:ln>
                          </wps:spPr>
                          <wps:txbx>
                            <w:txbxContent>
                              <w:p w14:paraId="6399A5D2" w14:textId="77777777" w:rsidR="001324D5" w:rsidRPr="003F63CB" w:rsidRDefault="001324D5" w:rsidP="00647E3B">
                                <w:pPr>
                                  <w:spacing w:after="0"/>
                                  <w:jc w:val="right"/>
                                  <w:rPr>
                                    <w:color w:val="833C0B" w:themeColor="accent2" w:themeShade="80"/>
                                    <w:sz w:val="24"/>
                                    <w:szCs w:val="24"/>
                                  </w:rPr>
                                </w:pPr>
                                <w:r w:rsidRPr="003F63CB">
                                  <w:rPr>
                                    <w:color w:val="833C0B" w:themeColor="accent2" w:themeShade="80"/>
                                    <w:sz w:val="24"/>
                                    <w:szCs w:val="24"/>
                                  </w:rPr>
                                  <w:t>Abstract</w:t>
                                </w:r>
                              </w:p>
                              <w:p w14:paraId="187B5AE2" w14:textId="77777777" w:rsidR="001324D5" w:rsidRPr="00E4780D" w:rsidRDefault="009F1A3C" w:rsidP="00647E3B">
                                <w:pPr>
                                  <w:spacing w:after="0"/>
                                  <w:jc w:val="right"/>
                                  <w:rPr>
                                    <w:color w:val="808080" w:themeColor="background1" w:themeShade="80"/>
                                  </w:rPr>
                                </w:pPr>
                                <w:sdt>
                                  <w:sdtPr>
                                    <w:rPr>
                                      <w:rFonts w:ascii="Arial" w:eastAsia="Calibri" w:hAnsi="Arial" w:cs="Arial"/>
                                      <w:sz w:val="24"/>
                                      <w:szCs w:val="24"/>
                                    </w:rPr>
                                    <w:alias w:val="Abstract"/>
                                    <w:tag w:val=""/>
                                    <w:id w:val="-538906457"/>
                                    <w:dataBinding w:prefixMappings="xmlns:ns0='http://schemas.microsoft.com/office/2006/coverPageProps' " w:xpath="/ns0:CoverPageProperties[1]/ns0:Abstract[1]" w:storeItemID="{55AF091B-3C7A-41E3-B477-F2FDAA23CFDA}"/>
                                    <w:text/>
                                  </w:sdtPr>
                                  <w:sdtEndPr/>
                                  <w:sdtContent>
                                    <w:r w:rsidR="001324D5" w:rsidRPr="003912CA">
                                      <w:rPr>
                                        <w:rFonts w:ascii="Arial" w:eastAsia="Calibri" w:hAnsi="Arial" w:cs="Arial"/>
                                        <w:sz w:val="24"/>
                                        <w:szCs w:val="24"/>
                                      </w:rPr>
                                      <w:t xml:space="preserve">This document proposes a design for </w:t>
                                    </w:r>
                                    <w:r w:rsidR="001324D5">
                                      <w:rPr>
                                        <w:rFonts w:ascii="Arial" w:eastAsia="Calibri" w:hAnsi="Arial" w:cs="Arial"/>
                                        <w:sz w:val="24"/>
                                        <w:szCs w:val="24"/>
                                      </w:rPr>
                                      <w:t>modernizing</w:t>
                                    </w:r>
                                    <w:r w:rsidR="001324D5" w:rsidRPr="003912CA">
                                      <w:rPr>
                                        <w:rFonts w:ascii="Arial" w:eastAsia="Calibri" w:hAnsi="Arial" w:cs="Arial"/>
                                        <w:sz w:val="24"/>
                                        <w:szCs w:val="24"/>
                                      </w:rPr>
                                      <w:t xml:space="preserve"> the application intake process, underwriting process, policy issue and policy maintenance process</w:t>
                                    </w:r>
                                  </w:sdtContent>
                                </w:sdt>
                                <w:r w:rsidR="001324D5">
                                  <w:rPr>
                                    <w:rFonts w:ascii="Arial" w:eastAsia="Calibri" w:hAnsi="Arial" w:cs="Arial"/>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05950" id="_x0000_t202" coordsize="21600,21600" o:spt="202" path="m,l,21600r21600,l21600,xe">
                    <v:stroke joinstyle="miter"/>
                    <v:path gradientshapeok="t" o:connecttype="rect"/>
                  </v:shapetype>
                  <v:shape id="Text Box 2" o:spid="_x0000_s1026" type="#_x0000_t202" style="position:absolute;margin-left:298.8pt;margin-top:383.4pt;width:234.4pt;height:230.4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" filled="f" stroked="f">
                    <v:textbox>
                      <w:txbxContent>
                        <w:p w14:paraId="6399A5D2" w14:textId="77777777" w:rsidR="001324D5" w:rsidRPr="003F63CB" w:rsidRDefault="001324D5" w:rsidP="00647E3B">
                          <w:pPr>
                            <w:spacing w:after="0"/>
                            <w:jc w:val="right"/>
                            <w:rPr>
                              <w:color w:val="833C0B" w:themeColor="accent2" w:themeShade="80"/>
                              <w:sz w:val="24"/>
                              <w:szCs w:val="24"/>
                            </w:rPr>
                          </w:pPr>
                          <w:r w:rsidRPr="003F63CB">
                            <w:rPr>
                              <w:color w:val="833C0B" w:themeColor="accent2" w:themeShade="80"/>
                              <w:sz w:val="24"/>
                              <w:szCs w:val="24"/>
                            </w:rPr>
                            <w:t>Abstract</w:t>
                          </w:r>
                        </w:p>
                        <w:p w14:paraId="187B5AE2" w14:textId="77777777" w:rsidR="001324D5" w:rsidRPr="00E4780D" w:rsidRDefault="001324D5" w:rsidP="00647E3B">
                          <w:pPr>
                            <w:spacing w:after="0"/>
                            <w:jc w:val="right"/>
                            <w:rPr>
                              <w:color w:val="808080" w:themeColor="background1" w:themeShade="80"/>
                            </w:rPr>
                          </w:pPr>
                          <w:sdt>
                            <w:sdtPr>
                              <w:rPr>
                                <w:rFonts w:ascii="Arial" w:eastAsia="Calibri" w:hAnsi="Arial" w:cs="Arial"/>
                                <w:sz w:val="24"/>
                                <w:szCs w:val="24"/>
                              </w:rPr>
                              <w:alias w:val="Abstract"/>
                              <w:tag w:val=""/>
                              <w:id w:val="-538906457"/>
                              <w:dataBinding w:prefixMappings="xmlns:ns0='http://schemas.microsoft.com/office/2006/coverPageProps' " w:xpath="/ns0:CoverPageProperties[1]/ns0:Abstract[1]" w:storeItemID="{55AF091B-3C7A-41E3-B477-F2FDAA23CFDA}"/>
                              <w:text/>
                            </w:sdtPr>
                            <w:sdtContent>
                              <w:r w:rsidRPr="003912CA">
                                <w:rPr>
                                  <w:rFonts w:ascii="Arial" w:eastAsia="Calibri" w:hAnsi="Arial" w:cs="Arial"/>
                                  <w:sz w:val="24"/>
                                  <w:szCs w:val="24"/>
                                </w:rPr>
                                <w:t xml:space="preserve">This document proposes a design for </w:t>
                              </w:r>
                              <w:r>
                                <w:rPr>
                                  <w:rFonts w:ascii="Arial" w:eastAsia="Calibri" w:hAnsi="Arial" w:cs="Arial"/>
                                  <w:sz w:val="24"/>
                                  <w:szCs w:val="24"/>
                                </w:rPr>
                                <w:t>modernizing</w:t>
                              </w:r>
                              <w:r w:rsidRPr="003912CA">
                                <w:rPr>
                                  <w:rFonts w:ascii="Arial" w:eastAsia="Calibri" w:hAnsi="Arial" w:cs="Arial"/>
                                  <w:sz w:val="24"/>
                                  <w:szCs w:val="24"/>
                                </w:rPr>
                                <w:t xml:space="preserve"> the application intake process, underwriting process, policy issue and policy maintenance process</w:t>
                              </w:r>
                            </w:sdtContent>
                          </w:sdt>
                          <w:r>
                            <w:rPr>
                              <w:rFonts w:ascii="Arial" w:eastAsia="Calibri" w:hAnsi="Arial" w:cs="Arial"/>
                              <w:sz w:val="24"/>
                              <w:szCs w:val="24"/>
                            </w:rPr>
                            <w:t>.</w:t>
                          </w:r>
                        </w:p>
                      </w:txbxContent>
                    </v:textbox>
                    <w10:wrap type="square"/>
                  </v:shape>
                </w:pict>
              </mc:Fallback>
            </mc:AlternateContent>
          </w:r>
          <w:r w:rsidR="00F96361">
            <w:rPr>
              <w:noProof/>
              <w:lang w:val="en-US"/>
            </w:rPr>
            <w:drawing>
              <wp:anchor distT="0" distB="0" distL="114300" distR="114300" simplePos="0" relativeHeight="251650560" behindDoc="0" locked="0" layoutInCell="1" allowOverlap="1" wp14:anchorId="6079DEE2" wp14:editId="65343BB5">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644416" behindDoc="0" locked="0" layoutInCell="1" allowOverlap="1" wp14:anchorId="47EB1590" wp14:editId="1FE387C4">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6FBBE20" w14:textId="77777777" w:rsidR="001324D5" w:rsidRPr="006C5333" w:rsidRDefault="001324D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EB1590" id="_x0000_s1027" type="#_x0000_t202" style="position:absolute;margin-left:331.9pt;margin-top:346.55pt;width:185.9pt;height:31pt;z-index:2516444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" filled="f" stroked="f">
                    <v:textbox>
                      <w:txbxContent>
                        <w:p w14:paraId="56FBBE20" w14:textId="77777777" w:rsidR="001324D5" w:rsidRPr="006C5333" w:rsidRDefault="001324D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Pr>
              <w:noProof/>
              <w:lang w:val="en-US"/>
            </w:rPr>
            <mc:AlternateContent>
              <mc:Choice Requires="wps">
                <w:drawing>
                  <wp:anchor distT="45720" distB="45720" distL="114300" distR="114300" simplePos="0" relativeHeight="251643392" behindDoc="0" locked="0" layoutInCell="1" allowOverlap="1" wp14:anchorId="45224FA6" wp14:editId="76DC2B17">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76C3139C" w14:textId="77777777" w:rsidR="001324D5" w:rsidRPr="00F15EF5" w:rsidRDefault="001324D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rPr>
                                      <w:t>Electronic Insurance Policy</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24FA6" id="_x0000_s1028" type="#_x0000_t202" style="position:absolute;margin-left:-10.5pt;margin-top:155.05pt;width:551.4pt;height:133.1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Content>
                            <w:p w14:paraId="76C3139C" w14:textId="77777777" w:rsidR="001324D5" w:rsidRPr="00F15EF5" w:rsidRDefault="001324D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rPr>
                                <w:t>Electronic Insurance Policy</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645440" behindDoc="0" locked="0" layoutInCell="1" allowOverlap="1" wp14:anchorId="1ED3F40C" wp14:editId="776DF6BB">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4B3E5781" w14:textId="77777777" w:rsidR="001324D5" w:rsidRPr="006C5333" w:rsidRDefault="001324D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3F40C" id="_x0000_s1029" type="#_x0000_t202" style="position:absolute;margin-left:100.85pt;margin-top:310.4pt;width:434.8pt;height:36.6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Content>
                            <w:p w14:paraId="4B3E5781" w14:textId="77777777" w:rsidR="001324D5" w:rsidRPr="006C5333" w:rsidRDefault="001324D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636224" behindDoc="0" locked="0" layoutInCell="1" allowOverlap="1" wp14:anchorId="53664891" wp14:editId="509F5AFE">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5FEE562B" id="Rectangle 14" o:spid="_x0000_s1026" style="position:absolute;margin-left:-50.4pt;margin-top:667.2pt;width:583.7pt;height:51.5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635200" behindDoc="0" locked="0" layoutInCell="1" allowOverlap="1" wp14:anchorId="50105AC3" wp14:editId="0C72B43E">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144A61" id="Group 62" o:spid="_x0000_s1026" style="position:absolute;margin-left:-.85pt;margin-top:450.7pt;width:214.9pt;height:307.35pt;z-index:251635200"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4790DE56" w14:textId="77777777" w:rsidR="00C74BC8" w:rsidRPr="00887833" w:rsidRDefault="00C74BC8">
          <w:pPr>
            <w:pStyle w:val="TOCHeading"/>
          </w:pPr>
          <w:r w:rsidRPr="00887833">
            <w:t>Contents</w:t>
          </w:r>
        </w:p>
        <w:p w14:paraId="742C2060" w14:textId="2C871D1F" w:rsidR="00B947F0" w:rsidRDefault="00C74BC8">
          <w:pPr>
            <w:pStyle w:val="TOC1"/>
            <w:tabs>
              <w:tab w:val="left" w:pos="440"/>
              <w:tab w:val="right" w:leader="dot" w:pos="9736"/>
            </w:tabs>
            <w:rPr>
              <w:ins w:id="1" w:author="Isha Gupta" w:date="2017-05-08T12:24:00Z"/>
              <w:rFonts w:eastAsiaTheme="minorEastAsia"/>
              <w:noProof/>
              <w:lang w:val="en-US"/>
            </w:rPr>
          </w:pPr>
          <w:r>
            <w:fldChar w:fldCharType="begin"/>
          </w:r>
          <w:r>
            <w:instrText xml:space="preserve"> TOC \o "1-3" \h \z \u </w:instrText>
          </w:r>
          <w:r>
            <w:fldChar w:fldCharType="separate"/>
          </w:r>
          <w:ins w:id="2" w:author="Isha Gupta" w:date="2017-05-08T12:24:00Z">
            <w:r w:rsidR="00B947F0" w:rsidRPr="00CC4679">
              <w:rPr>
                <w:rStyle w:val="Hyperlink"/>
                <w:noProof/>
              </w:rPr>
              <w:fldChar w:fldCharType="begin"/>
            </w:r>
            <w:r w:rsidR="00B947F0" w:rsidRPr="00CC4679">
              <w:rPr>
                <w:rStyle w:val="Hyperlink"/>
                <w:noProof/>
              </w:rPr>
              <w:instrText xml:space="preserve"> </w:instrText>
            </w:r>
            <w:r w:rsidR="00B947F0">
              <w:rPr>
                <w:noProof/>
              </w:rPr>
              <w:instrText>HYPERLINK \l "_Toc482009604"</w:instrText>
            </w:r>
            <w:r w:rsidR="00B947F0" w:rsidRPr="00CC4679">
              <w:rPr>
                <w:rStyle w:val="Hyperlink"/>
                <w:noProof/>
              </w:rPr>
              <w:instrText xml:space="preserve"> </w:instrText>
            </w:r>
            <w:r w:rsidR="00B947F0" w:rsidRPr="00CC4679">
              <w:rPr>
                <w:rStyle w:val="Hyperlink"/>
                <w:noProof/>
              </w:rPr>
              <w:fldChar w:fldCharType="separate"/>
            </w:r>
            <w:r w:rsidR="00B947F0" w:rsidRPr="00CC4679">
              <w:rPr>
                <w:rStyle w:val="Hyperlink"/>
                <w:noProof/>
              </w:rPr>
              <w:t>1</w:t>
            </w:r>
            <w:r w:rsidR="00B947F0">
              <w:rPr>
                <w:rFonts w:eastAsiaTheme="minorEastAsia"/>
                <w:noProof/>
                <w:lang w:val="en-US"/>
              </w:rPr>
              <w:tab/>
            </w:r>
            <w:r w:rsidR="00B947F0" w:rsidRPr="00CC4679">
              <w:rPr>
                <w:rStyle w:val="Hyperlink"/>
                <w:noProof/>
              </w:rPr>
              <w:t>Introduction</w:t>
            </w:r>
            <w:r w:rsidR="00B947F0">
              <w:rPr>
                <w:noProof/>
                <w:webHidden/>
              </w:rPr>
              <w:tab/>
            </w:r>
            <w:r w:rsidR="00B947F0">
              <w:rPr>
                <w:noProof/>
                <w:webHidden/>
              </w:rPr>
              <w:fldChar w:fldCharType="begin"/>
            </w:r>
            <w:r w:rsidR="00B947F0">
              <w:rPr>
                <w:noProof/>
                <w:webHidden/>
              </w:rPr>
              <w:instrText xml:space="preserve"> PAGEREF _Toc482009604 \h </w:instrText>
            </w:r>
          </w:ins>
          <w:r w:rsidR="00B947F0">
            <w:rPr>
              <w:noProof/>
              <w:webHidden/>
            </w:rPr>
          </w:r>
          <w:r w:rsidR="00B947F0">
            <w:rPr>
              <w:noProof/>
              <w:webHidden/>
            </w:rPr>
            <w:fldChar w:fldCharType="separate"/>
          </w:r>
          <w:ins w:id="3" w:author="Isha Gupta" w:date="2017-05-08T12:24:00Z">
            <w:r w:rsidR="00B947F0">
              <w:rPr>
                <w:noProof/>
                <w:webHidden/>
              </w:rPr>
              <w:t>3</w:t>
            </w:r>
            <w:r w:rsidR="00B947F0">
              <w:rPr>
                <w:noProof/>
                <w:webHidden/>
              </w:rPr>
              <w:fldChar w:fldCharType="end"/>
            </w:r>
            <w:r w:rsidR="00B947F0" w:rsidRPr="00CC4679">
              <w:rPr>
                <w:rStyle w:val="Hyperlink"/>
                <w:noProof/>
              </w:rPr>
              <w:fldChar w:fldCharType="end"/>
            </w:r>
          </w:ins>
        </w:p>
        <w:p w14:paraId="5BE307A6" w14:textId="61735537" w:rsidR="00B947F0" w:rsidRDefault="00B947F0">
          <w:pPr>
            <w:pStyle w:val="TOC1"/>
            <w:tabs>
              <w:tab w:val="left" w:pos="440"/>
              <w:tab w:val="right" w:leader="dot" w:pos="9736"/>
            </w:tabs>
            <w:rPr>
              <w:ins w:id="4" w:author="Isha Gupta" w:date="2017-05-08T12:24:00Z"/>
              <w:rFonts w:eastAsiaTheme="minorEastAsia"/>
              <w:noProof/>
              <w:lang w:val="en-US"/>
            </w:rPr>
          </w:pPr>
          <w:ins w:id="5"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"_Toc482009605"</w:instrText>
            </w:r>
            <w:r w:rsidRPr="00CC4679">
              <w:rPr>
                <w:rStyle w:val="Hyperlink"/>
                <w:noProof/>
              </w:rPr>
              <w:instrText xml:space="preserve"> </w:instrText>
            </w:r>
            <w:r w:rsidRPr="00CC4679">
              <w:rPr>
                <w:rStyle w:val="Hyperlink"/>
                <w:noProof/>
              </w:rPr>
              <w:fldChar w:fldCharType="separate"/>
            </w:r>
            <w:r w:rsidRPr="00CC4679">
              <w:rPr>
                <w:rStyle w:val="Hyperlink"/>
                <w:noProof/>
              </w:rPr>
              <w:t>2</w:t>
            </w:r>
            <w:r>
              <w:rPr>
                <w:rFonts w:eastAsiaTheme="minorEastAsia"/>
                <w:noProof/>
                <w:lang w:val="en-US"/>
              </w:rPr>
              <w:tab/>
            </w:r>
            <w:r w:rsidRPr="00CC4679">
              <w:rPr>
                <w:rStyle w:val="Hyperlink"/>
                <w:noProof/>
              </w:rPr>
              <w:t>System Overview</w:t>
            </w:r>
            <w:r>
              <w:rPr>
                <w:noProof/>
                <w:webHidden/>
              </w:rPr>
              <w:tab/>
            </w:r>
            <w:r>
              <w:rPr>
                <w:noProof/>
                <w:webHidden/>
              </w:rPr>
              <w:fldChar w:fldCharType="begin"/>
            </w:r>
            <w:r>
              <w:rPr>
                <w:noProof/>
                <w:webHidden/>
              </w:rPr>
              <w:instrText xml:space="preserve"> PAGEREF _Toc482009605 \h </w:instrText>
            </w:r>
          </w:ins>
          <w:r>
            <w:rPr>
              <w:noProof/>
              <w:webHidden/>
            </w:rPr>
          </w:r>
          <w:r>
            <w:rPr>
              <w:noProof/>
              <w:webHidden/>
            </w:rPr>
            <w:fldChar w:fldCharType="separate"/>
          </w:r>
          <w:ins w:id="6" w:author="Isha Gupta" w:date="2017-05-08T12:24:00Z">
            <w:r>
              <w:rPr>
                <w:noProof/>
                <w:webHidden/>
              </w:rPr>
              <w:t>4</w:t>
            </w:r>
            <w:r>
              <w:rPr>
                <w:noProof/>
                <w:webHidden/>
              </w:rPr>
              <w:fldChar w:fldCharType="end"/>
            </w:r>
            <w:r w:rsidRPr="00CC4679">
              <w:rPr>
                <w:rStyle w:val="Hyperlink"/>
                <w:noProof/>
              </w:rPr>
              <w:fldChar w:fldCharType="end"/>
            </w:r>
          </w:ins>
        </w:p>
        <w:p w14:paraId="2FA9400D" w14:textId="1B5B4A9F" w:rsidR="00B947F0" w:rsidRDefault="00B947F0">
          <w:pPr>
            <w:pStyle w:val="TOC1"/>
            <w:tabs>
              <w:tab w:val="left" w:pos="440"/>
              <w:tab w:val="right" w:leader="dot" w:pos="9736"/>
            </w:tabs>
            <w:rPr>
              <w:ins w:id="7" w:author="Isha Gupta" w:date="2017-05-08T12:24:00Z"/>
              <w:rFonts w:eastAsiaTheme="minorEastAsia"/>
              <w:noProof/>
              <w:lang w:val="en-US"/>
            </w:rPr>
          </w:pPr>
          <w:ins w:id="8"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"_Toc482009606"</w:instrText>
            </w:r>
            <w:r w:rsidRPr="00CC4679">
              <w:rPr>
                <w:rStyle w:val="Hyperlink"/>
                <w:noProof/>
              </w:rPr>
              <w:instrText xml:space="preserve"> </w:instrText>
            </w:r>
            <w:r w:rsidRPr="00CC4679">
              <w:rPr>
                <w:rStyle w:val="Hyperlink"/>
                <w:noProof/>
              </w:rPr>
              <w:fldChar w:fldCharType="separate"/>
            </w:r>
            <w:r w:rsidRPr="00CC4679">
              <w:rPr>
                <w:rStyle w:val="Hyperlink"/>
                <w:noProof/>
              </w:rPr>
              <w:t>3</w:t>
            </w:r>
            <w:r>
              <w:rPr>
                <w:rFonts w:eastAsiaTheme="minorEastAsia"/>
                <w:noProof/>
                <w:lang w:val="en-US"/>
              </w:rPr>
              <w:tab/>
            </w:r>
            <w:r w:rsidRPr="00CC4679">
              <w:rPr>
                <w:rStyle w:val="Hyperlink"/>
                <w:noProof/>
              </w:rPr>
              <w:t>Design Considerations</w:t>
            </w:r>
            <w:r>
              <w:rPr>
                <w:noProof/>
                <w:webHidden/>
              </w:rPr>
              <w:tab/>
            </w:r>
            <w:r>
              <w:rPr>
                <w:noProof/>
                <w:webHidden/>
              </w:rPr>
              <w:fldChar w:fldCharType="begin"/>
            </w:r>
            <w:r>
              <w:rPr>
                <w:noProof/>
                <w:webHidden/>
              </w:rPr>
              <w:instrText xml:space="preserve"> PAGEREF _Toc482009606 \h </w:instrText>
            </w:r>
          </w:ins>
          <w:r>
            <w:rPr>
              <w:noProof/>
              <w:webHidden/>
            </w:rPr>
          </w:r>
          <w:r>
            <w:rPr>
              <w:noProof/>
              <w:webHidden/>
            </w:rPr>
            <w:fldChar w:fldCharType="separate"/>
          </w:r>
          <w:ins w:id="9" w:author="Isha Gupta" w:date="2017-05-08T12:24:00Z">
            <w:r>
              <w:rPr>
                <w:noProof/>
                <w:webHidden/>
              </w:rPr>
              <w:t>6</w:t>
            </w:r>
            <w:r>
              <w:rPr>
                <w:noProof/>
                <w:webHidden/>
              </w:rPr>
              <w:fldChar w:fldCharType="end"/>
            </w:r>
            <w:r w:rsidRPr="00CC4679">
              <w:rPr>
                <w:rStyle w:val="Hyperlink"/>
                <w:noProof/>
              </w:rPr>
              <w:fldChar w:fldCharType="end"/>
            </w:r>
          </w:ins>
        </w:p>
        <w:p w14:paraId="0B0AF6E9" w14:textId="0F73B891" w:rsidR="00B947F0" w:rsidRDefault="00B947F0">
          <w:pPr>
            <w:pStyle w:val="TOC2"/>
            <w:tabs>
              <w:tab w:val="left" w:pos="880"/>
              <w:tab w:val="right" w:leader="dot" w:pos="9736"/>
            </w:tabs>
            <w:rPr>
              <w:ins w:id="10" w:author="Isha Gupta" w:date="2017-05-08T12:24:00Z"/>
              <w:rFonts w:eastAsiaTheme="minorEastAsia"/>
              <w:noProof/>
              <w:lang w:val="en-US"/>
            </w:rPr>
          </w:pPr>
          <w:ins w:id="11"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"_Toc482009608"</w:instrText>
            </w:r>
            <w:r w:rsidRPr="00CC4679">
              <w:rPr>
                <w:rStyle w:val="Hyperlink"/>
                <w:noProof/>
              </w:rPr>
              <w:instrText xml:space="preserve"> </w:instrText>
            </w:r>
            <w:r w:rsidRPr="00CC4679">
              <w:rPr>
                <w:rStyle w:val="Hyperlink"/>
                <w:noProof/>
              </w:rPr>
              <w:fldChar w:fldCharType="separate"/>
            </w:r>
            <w:r w:rsidRPr="00CC4679">
              <w:rPr>
                <w:rStyle w:val="Hyperlink"/>
                <w:noProof/>
              </w:rPr>
              <w:t>3.1</w:t>
            </w:r>
            <w:r>
              <w:rPr>
                <w:rFonts w:eastAsiaTheme="minorEastAsia"/>
                <w:noProof/>
                <w:lang w:val="en-US"/>
              </w:rPr>
              <w:tab/>
            </w:r>
            <w:r w:rsidRPr="00CC4679">
              <w:rPr>
                <w:rStyle w:val="Hyperlink"/>
                <w:noProof/>
              </w:rPr>
              <w:t>Assumptions and Dependencies</w:t>
            </w:r>
            <w:r>
              <w:rPr>
                <w:noProof/>
                <w:webHidden/>
              </w:rPr>
              <w:tab/>
            </w:r>
            <w:r>
              <w:rPr>
                <w:noProof/>
                <w:webHidden/>
              </w:rPr>
              <w:fldChar w:fldCharType="begin"/>
            </w:r>
            <w:r>
              <w:rPr>
                <w:noProof/>
                <w:webHidden/>
              </w:rPr>
              <w:instrText xml:space="preserve"> PAGEREF _Toc482009608 \h </w:instrText>
            </w:r>
          </w:ins>
          <w:r>
            <w:rPr>
              <w:noProof/>
              <w:webHidden/>
            </w:rPr>
          </w:r>
          <w:r>
            <w:rPr>
              <w:noProof/>
              <w:webHidden/>
            </w:rPr>
            <w:fldChar w:fldCharType="separate"/>
          </w:r>
          <w:ins w:id="12" w:author="Isha Gupta" w:date="2017-05-08T12:24:00Z">
            <w:r>
              <w:rPr>
                <w:noProof/>
                <w:webHidden/>
              </w:rPr>
              <w:t>6</w:t>
            </w:r>
            <w:r>
              <w:rPr>
                <w:noProof/>
                <w:webHidden/>
              </w:rPr>
              <w:fldChar w:fldCharType="end"/>
            </w:r>
            <w:r w:rsidRPr="00CC4679">
              <w:rPr>
                <w:rStyle w:val="Hyperlink"/>
                <w:noProof/>
              </w:rPr>
              <w:fldChar w:fldCharType="end"/>
            </w:r>
          </w:ins>
        </w:p>
        <w:p w14:paraId="3EAF075C" w14:textId="40EA2067" w:rsidR="00B947F0" w:rsidRDefault="00B947F0">
          <w:pPr>
            <w:pStyle w:val="TOC2"/>
            <w:tabs>
              <w:tab w:val="left" w:pos="880"/>
              <w:tab w:val="right" w:leader="dot" w:pos="9736"/>
            </w:tabs>
            <w:rPr>
              <w:ins w:id="13" w:author="Isha Gupta" w:date="2017-05-08T12:24:00Z"/>
              <w:rFonts w:eastAsiaTheme="minorEastAsia"/>
              <w:noProof/>
              <w:lang w:val="en-US"/>
            </w:rPr>
          </w:pPr>
          <w:ins w:id="14"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"_Toc482009610"</w:instrText>
            </w:r>
            <w:r w:rsidRPr="00CC4679">
              <w:rPr>
                <w:rStyle w:val="Hyperlink"/>
                <w:noProof/>
              </w:rPr>
              <w:instrText xml:space="preserve"> </w:instrText>
            </w:r>
            <w:r w:rsidRPr="00CC4679">
              <w:rPr>
                <w:rStyle w:val="Hyperlink"/>
                <w:noProof/>
              </w:rPr>
              <w:fldChar w:fldCharType="separate"/>
            </w:r>
            <w:r w:rsidRPr="00CC4679">
              <w:rPr>
                <w:rStyle w:val="Hyperlink"/>
                <w:noProof/>
              </w:rPr>
              <w:t>3.2</w:t>
            </w:r>
            <w:r>
              <w:rPr>
                <w:rFonts w:eastAsiaTheme="minorEastAsia"/>
                <w:noProof/>
                <w:lang w:val="en-US"/>
              </w:rPr>
              <w:tab/>
            </w:r>
            <w:r w:rsidRPr="00CC4679">
              <w:rPr>
                <w:rStyle w:val="Hyperlink"/>
                <w:noProof/>
              </w:rPr>
              <w:t>General Constraints/Limits</w:t>
            </w:r>
            <w:r>
              <w:rPr>
                <w:noProof/>
                <w:webHidden/>
              </w:rPr>
              <w:tab/>
            </w:r>
            <w:r>
              <w:rPr>
                <w:noProof/>
                <w:webHidden/>
              </w:rPr>
              <w:fldChar w:fldCharType="begin"/>
            </w:r>
            <w:r>
              <w:rPr>
                <w:noProof/>
                <w:webHidden/>
              </w:rPr>
              <w:instrText xml:space="preserve"> PAGEREF _Toc482009610 \h </w:instrText>
            </w:r>
          </w:ins>
          <w:r>
            <w:rPr>
              <w:noProof/>
              <w:webHidden/>
            </w:rPr>
          </w:r>
          <w:r>
            <w:rPr>
              <w:noProof/>
              <w:webHidden/>
            </w:rPr>
            <w:fldChar w:fldCharType="separate"/>
          </w:r>
          <w:ins w:id="15" w:author="Isha Gupta" w:date="2017-05-08T12:24:00Z">
            <w:r>
              <w:rPr>
                <w:noProof/>
                <w:webHidden/>
              </w:rPr>
              <w:t>6</w:t>
            </w:r>
            <w:r>
              <w:rPr>
                <w:noProof/>
                <w:webHidden/>
              </w:rPr>
              <w:fldChar w:fldCharType="end"/>
            </w:r>
            <w:r w:rsidRPr="00CC4679">
              <w:rPr>
                <w:rStyle w:val="Hyperlink"/>
                <w:noProof/>
              </w:rPr>
              <w:fldChar w:fldCharType="end"/>
            </w:r>
          </w:ins>
        </w:p>
        <w:p w14:paraId="5BBA2F89" w14:textId="18042327" w:rsidR="00B947F0" w:rsidRDefault="00B947F0">
          <w:pPr>
            <w:pStyle w:val="TOC2"/>
            <w:tabs>
              <w:tab w:val="left" w:pos="880"/>
              <w:tab w:val="right" w:leader="dot" w:pos="9736"/>
            </w:tabs>
            <w:rPr>
              <w:ins w:id="16" w:author="Isha Gupta" w:date="2017-05-08T12:24:00Z"/>
              <w:rFonts w:eastAsiaTheme="minorEastAsia"/>
              <w:noProof/>
              <w:lang w:val="en-US"/>
            </w:rPr>
          </w:pPr>
          <w:ins w:id="17"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"_Toc482009611"</w:instrText>
            </w:r>
            <w:r w:rsidRPr="00CC4679">
              <w:rPr>
                <w:rStyle w:val="Hyperlink"/>
                <w:noProof/>
              </w:rPr>
              <w:instrText xml:space="preserve"> </w:instrText>
            </w:r>
            <w:r w:rsidRPr="00CC4679">
              <w:rPr>
                <w:rStyle w:val="Hyperlink"/>
                <w:noProof/>
              </w:rPr>
              <w:fldChar w:fldCharType="separate"/>
            </w:r>
            <w:r w:rsidRPr="00CC4679">
              <w:rPr>
                <w:rStyle w:val="Hyperlink"/>
                <w:noProof/>
              </w:rPr>
              <w:t>3.3</w:t>
            </w:r>
            <w:r>
              <w:rPr>
                <w:rFonts w:eastAsiaTheme="minorEastAsia"/>
                <w:noProof/>
                <w:lang w:val="en-US"/>
              </w:rPr>
              <w:tab/>
            </w:r>
            <w:r w:rsidRPr="00CC4679">
              <w:rPr>
                <w:rStyle w:val="Hyperlink"/>
                <w:noProof/>
              </w:rPr>
              <w:t>Goals and Guidelines</w:t>
            </w:r>
            <w:r>
              <w:rPr>
                <w:noProof/>
                <w:webHidden/>
              </w:rPr>
              <w:tab/>
            </w:r>
            <w:r>
              <w:rPr>
                <w:noProof/>
                <w:webHidden/>
              </w:rPr>
              <w:fldChar w:fldCharType="begin"/>
            </w:r>
            <w:r>
              <w:rPr>
                <w:noProof/>
                <w:webHidden/>
              </w:rPr>
              <w:instrText xml:space="preserve"> PAGEREF _Toc482009611 \h </w:instrText>
            </w:r>
          </w:ins>
          <w:r>
            <w:rPr>
              <w:noProof/>
              <w:webHidden/>
            </w:rPr>
          </w:r>
          <w:r>
            <w:rPr>
              <w:noProof/>
              <w:webHidden/>
            </w:rPr>
            <w:fldChar w:fldCharType="separate"/>
          </w:r>
          <w:ins w:id="18" w:author="Isha Gupta" w:date="2017-05-08T12:24:00Z">
            <w:r>
              <w:rPr>
                <w:noProof/>
                <w:webHidden/>
              </w:rPr>
              <w:t>6</w:t>
            </w:r>
            <w:r>
              <w:rPr>
                <w:noProof/>
                <w:webHidden/>
              </w:rPr>
              <w:fldChar w:fldCharType="end"/>
            </w:r>
            <w:r w:rsidRPr="00CC4679">
              <w:rPr>
                <w:rStyle w:val="Hyperlink"/>
                <w:noProof/>
              </w:rPr>
              <w:fldChar w:fldCharType="end"/>
            </w:r>
          </w:ins>
        </w:p>
        <w:p w14:paraId="10BE6FD1" w14:textId="52C65070" w:rsidR="00B947F0" w:rsidRDefault="00B947F0">
          <w:pPr>
            <w:pStyle w:val="TOC1"/>
            <w:tabs>
              <w:tab w:val="left" w:pos="440"/>
              <w:tab w:val="right" w:leader="dot" w:pos="9736"/>
            </w:tabs>
            <w:rPr>
              <w:ins w:id="19" w:author="Isha Gupta" w:date="2017-05-08T12:24:00Z"/>
              <w:rFonts w:eastAsiaTheme="minorEastAsia"/>
              <w:noProof/>
              <w:lang w:val="en-US"/>
            </w:rPr>
          </w:pPr>
          <w:ins w:id="20"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"_Toc482009612"</w:instrText>
            </w:r>
            <w:r w:rsidRPr="00CC4679">
              <w:rPr>
                <w:rStyle w:val="Hyperlink"/>
                <w:noProof/>
              </w:rPr>
              <w:instrText xml:space="preserve"> </w:instrText>
            </w:r>
            <w:r w:rsidRPr="00CC4679">
              <w:rPr>
                <w:rStyle w:val="Hyperlink"/>
                <w:noProof/>
              </w:rPr>
              <w:fldChar w:fldCharType="separate"/>
            </w:r>
            <w:r w:rsidRPr="00CC4679">
              <w:rPr>
                <w:rStyle w:val="Hyperlink"/>
                <w:noProof/>
              </w:rPr>
              <w:t>4</w:t>
            </w:r>
            <w:r>
              <w:rPr>
                <w:rFonts w:eastAsiaTheme="minorEastAsia"/>
                <w:noProof/>
                <w:lang w:val="en-US"/>
              </w:rPr>
              <w:tab/>
            </w:r>
            <w:r w:rsidRPr="00CC4679">
              <w:rPr>
                <w:rStyle w:val="Hyperlink"/>
                <w:noProof/>
              </w:rPr>
              <w:t>NFR Considerations</w:t>
            </w:r>
            <w:r>
              <w:rPr>
                <w:noProof/>
                <w:webHidden/>
              </w:rPr>
              <w:tab/>
            </w:r>
            <w:r>
              <w:rPr>
                <w:noProof/>
                <w:webHidden/>
              </w:rPr>
              <w:fldChar w:fldCharType="begin"/>
            </w:r>
            <w:r>
              <w:rPr>
                <w:noProof/>
                <w:webHidden/>
              </w:rPr>
              <w:instrText xml:space="preserve"> PAGEREF _Toc482009612 \h </w:instrText>
            </w:r>
          </w:ins>
          <w:r>
            <w:rPr>
              <w:noProof/>
              <w:webHidden/>
            </w:rPr>
          </w:r>
          <w:r>
            <w:rPr>
              <w:noProof/>
              <w:webHidden/>
            </w:rPr>
            <w:fldChar w:fldCharType="separate"/>
          </w:r>
          <w:ins w:id="21" w:author="Isha Gupta" w:date="2017-05-08T12:24:00Z">
            <w:r>
              <w:rPr>
                <w:noProof/>
                <w:webHidden/>
              </w:rPr>
              <w:t>7</w:t>
            </w:r>
            <w:r>
              <w:rPr>
                <w:noProof/>
                <w:webHidden/>
              </w:rPr>
              <w:fldChar w:fldCharType="end"/>
            </w:r>
            <w:r w:rsidRPr="00CC4679">
              <w:rPr>
                <w:rStyle w:val="Hyperlink"/>
                <w:noProof/>
              </w:rPr>
              <w:fldChar w:fldCharType="end"/>
            </w:r>
          </w:ins>
        </w:p>
        <w:p w14:paraId="74D45E9E" w14:textId="54FACD98" w:rsidR="00B947F0" w:rsidRDefault="00B947F0">
          <w:pPr>
            <w:pStyle w:val="TOC2"/>
            <w:tabs>
              <w:tab w:val="left" w:pos="880"/>
              <w:tab w:val="right" w:leader="dot" w:pos="9736"/>
            </w:tabs>
            <w:rPr>
              <w:ins w:id="22" w:author="Isha Gupta" w:date="2017-05-08T12:24:00Z"/>
              <w:rFonts w:eastAsiaTheme="minorEastAsia"/>
              <w:noProof/>
              <w:lang w:val="en-US"/>
            </w:rPr>
          </w:pPr>
          <w:ins w:id="23"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"_Toc482009613"</w:instrText>
            </w:r>
            <w:r w:rsidRPr="00CC4679">
              <w:rPr>
                <w:rStyle w:val="Hyperlink"/>
                <w:noProof/>
              </w:rPr>
              <w:instrText xml:space="preserve"> </w:instrText>
            </w:r>
            <w:r w:rsidRPr="00CC4679">
              <w:rPr>
                <w:rStyle w:val="Hyperlink"/>
                <w:noProof/>
              </w:rPr>
              <w:fldChar w:fldCharType="separate"/>
            </w:r>
            <w:r w:rsidRPr="00CC4679">
              <w:rPr>
                <w:rStyle w:val="Hyperlink"/>
                <w:noProof/>
              </w:rPr>
              <w:t>4.1</w:t>
            </w:r>
            <w:r>
              <w:rPr>
                <w:rFonts w:eastAsiaTheme="minorEastAsia"/>
                <w:noProof/>
                <w:lang w:val="en-US"/>
              </w:rPr>
              <w:tab/>
            </w:r>
            <w:r w:rsidRPr="00CC4679">
              <w:rPr>
                <w:rStyle w:val="Hyperlink"/>
                <w:noProof/>
              </w:rPr>
              <w:t>Usability</w:t>
            </w:r>
            <w:r>
              <w:rPr>
                <w:noProof/>
                <w:webHidden/>
              </w:rPr>
              <w:tab/>
            </w:r>
            <w:r>
              <w:rPr>
                <w:noProof/>
                <w:webHidden/>
              </w:rPr>
              <w:fldChar w:fldCharType="begin"/>
            </w:r>
            <w:r>
              <w:rPr>
                <w:noProof/>
                <w:webHidden/>
              </w:rPr>
              <w:instrText xml:space="preserve"> PAGEREF _Toc482009613 \h </w:instrText>
            </w:r>
          </w:ins>
          <w:r>
            <w:rPr>
              <w:noProof/>
              <w:webHidden/>
            </w:rPr>
          </w:r>
          <w:r>
            <w:rPr>
              <w:noProof/>
              <w:webHidden/>
            </w:rPr>
            <w:fldChar w:fldCharType="separate"/>
          </w:r>
          <w:ins w:id="24" w:author="Isha Gupta" w:date="2017-05-08T12:24:00Z">
            <w:r>
              <w:rPr>
                <w:noProof/>
                <w:webHidden/>
              </w:rPr>
              <w:t>7</w:t>
            </w:r>
            <w:r>
              <w:rPr>
                <w:noProof/>
                <w:webHidden/>
              </w:rPr>
              <w:fldChar w:fldCharType="end"/>
            </w:r>
            <w:r w:rsidRPr="00CC4679">
              <w:rPr>
                <w:rStyle w:val="Hyperlink"/>
                <w:noProof/>
              </w:rPr>
              <w:fldChar w:fldCharType="end"/>
            </w:r>
          </w:ins>
        </w:p>
        <w:p w14:paraId="123ECE5C" w14:textId="5592BE99" w:rsidR="00B947F0" w:rsidRDefault="00B947F0">
          <w:pPr>
            <w:pStyle w:val="TOC2"/>
            <w:tabs>
              <w:tab w:val="left" w:pos="880"/>
              <w:tab w:val="right" w:leader="dot" w:pos="9736"/>
            </w:tabs>
            <w:rPr>
              <w:ins w:id="25" w:author="Isha Gupta" w:date="2017-05-08T12:24:00Z"/>
              <w:rFonts w:eastAsiaTheme="minorEastAsia"/>
              <w:noProof/>
              <w:lang w:val="en-US"/>
            </w:rPr>
          </w:pPr>
          <w:ins w:id="26"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"_Toc482009614"</w:instrText>
            </w:r>
            <w:r w:rsidRPr="00CC4679">
              <w:rPr>
                <w:rStyle w:val="Hyperlink"/>
                <w:noProof/>
              </w:rPr>
              <w:instrText xml:space="preserve"> </w:instrText>
            </w:r>
            <w:r w:rsidRPr="00CC4679">
              <w:rPr>
                <w:rStyle w:val="Hyperlink"/>
                <w:noProof/>
              </w:rPr>
              <w:fldChar w:fldCharType="separate"/>
            </w:r>
            <w:r w:rsidRPr="00CC4679">
              <w:rPr>
                <w:rStyle w:val="Hyperlink"/>
                <w:noProof/>
              </w:rPr>
              <w:t>4.2</w:t>
            </w:r>
            <w:r>
              <w:rPr>
                <w:rFonts w:eastAsiaTheme="minorEastAsia"/>
                <w:noProof/>
                <w:lang w:val="en-US"/>
              </w:rPr>
              <w:tab/>
            </w:r>
            <w:r w:rsidRPr="00CC4679">
              <w:rPr>
                <w:rStyle w:val="Hyperlink"/>
                <w:noProof/>
              </w:rPr>
              <w:t>Reliability</w:t>
            </w:r>
            <w:r>
              <w:rPr>
                <w:noProof/>
                <w:webHidden/>
              </w:rPr>
              <w:tab/>
            </w:r>
            <w:r>
              <w:rPr>
                <w:noProof/>
                <w:webHidden/>
              </w:rPr>
              <w:fldChar w:fldCharType="begin"/>
            </w:r>
            <w:r>
              <w:rPr>
                <w:noProof/>
                <w:webHidden/>
              </w:rPr>
              <w:instrText xml:space="preserve"> PAGEREF _Toc482009614 \h </w:instrText>
            </w:r>
          </w:ins>
          <w:r>
            <w:rPr>
              <w:noProof/>
              <w:webHidden/>
            </w:rPr>
          </w:r>
          <w:r>
            <w:rPr>
              <w:noProof/>
              <w:webHidden/>
            </w:rPr>
            <w:fldChar w:fldCharType="separate"/>
          </w:r>
          <w:ins w:id="27" w:author="Isha Gupta" w:date="2017-05-08T12:24:00Z">
            <w:r>
              <w:rPr>
                <w:noProof/>
                <w:webHidden/>
              </w:rPr>
              <w:t>7</w:t>
            </w:r>
            <w:r>
              <w:rPr>
                <w:noProof/>
                <w:webHidden/>
              </w:rPr>
              <w:fldChar w:fldCharType="end"/>
            </w:r>
            <w:r w:rsidRPr="00CC4679">
              <w:rPr>
                <w:rStyle w:val="Hyperlink"/>
                <w:noProof/>
              </w:rPr>
              <w:fldChar w:fldCharType="end"/>
            </w:r>
          </w:ins>
        </w:p>
        <w:p w14:paraId="0E7F55C0" w14:textId="52D0575F" w:rsidR="00B947F0" w:rsidRDefault="00B947F0">
          <w:pPr>
            <w:pStyle w:val="TOC2"/>
            <w:tabs>
              <w:tab w:val="left" w:pos="880"/>
              <w:tab w:val="right" w:leader="dot" w:pos="9736"/>
            </w:tabs>
            <w:rPr>
              <w:ins w:id="28" w:author="Isha Gupta" w:date="2017-05-08T12:24:00Z"/>
              <w:rFonts w:eastAsiaTheme="minorEastAsia"/>
              <w:noProof/>
              <w:lang w:val="en-US"/>
            </w:rPr>
          </w:pPr>
          <w:ins w:id="29"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"_Toc482009615"</w:instrText>
            </w:r>
            <w:r w:rsidRPr="00CC4679">
              <w:rPr>
                <w:rStyle w:val="Hyperlink"/>
                <w:noProof/>
              </w:rPr>
              <w:instrText xml:space="preserve"> </w:instrText>
            </w:r>
            <w:r w:rsidRPr="00CC4679">
              <w:rPr>
                <w:rStyle w:val="Hyperlink"/>
                <w:noProof/>
              </w:rPr>
              <w:fldChar w:fldCharType="separate"/>
            </w:r>
            <w:r w:rsidRPr="00CC4679">
              <w:rPr>
                <w:rStyle w:val="Hyperlink"/>
                <w:noProof/>
              </w:rPr>
              <w:t>4.3</w:t>
            </w:r>
            <w:r>
              <w:rPr>
                <w:rFonts w:eastAsiaTheme="minorEastAsia"/>
                <w:noProof/>
                <w:lang w:val="en-US"/>
              </w:rPr>
              <w:tab/>
            </w:r>
            <w:r w:rsidRPr="00CC4679">
              <w:rPr>
                <w:rStyle w:val="Hyperlink"/>
                <w:noProof/>
              </w:rPr>
              <w:t>Performance</w:t>
            </w:r>
            <w:r>
              <w:rPr>
                <w:noProof/>
                <w:webHidden/>
              </w:rPr>
              <w:tab/>
            </w:r>
            <w:r>
              <w:rPr>
                <w:noProof/>
                <w:webHidden/>
              </w:rPr>
              <w:fldChar w:fldCharType="begin"/>
            </w:r>
            <w:r>
              <w:rPr>
                <w:noProof/>
                <w:webHidden/>
              </w:rPr>
              <w:instrText xml:space="preserve"> PAGEREF _Toc482009615 \h </w:instrText>
            </w:r>
          </w:ins>
          <w:r>
            <w:rPr>
              <w:noProof/>
              <w:webHidden/>
            </w:rPr>
          </w:r>
          <w:r>
            <w:rPr>
              <w:noProof/>
              <w:webHidden/>
            </w:rPr>
            <w:fldChar w:fldCharType="separate"/>
          </w:r>
          <w:ins w:id="30" w:author="Isha Gupta" w:date="2017-05-08T12:24:00Z">
            <w:r>
              <w:rPr>
                <w:noProof/>
                <w:webHidden/>
              </w:rPr>
              <w:t>8</w:t>
            </w:r>
            <w:r>
              <w:rPr>
                <w:noProof/>
                <w:webHidden/>
              </w:rPr>
              <w:fldChar w:fldCharType="end"/>
            </w:r>
            <w:r w:rsidRPr="00CC4679">
              <w:rPr>
                <w:rStyle w:val="Hyperlink"/>
                <w:noProof/>
              </w:rPr>
              <w:fldChar w:fldCharType="end"/>
            </w:r>
          </w:ins>
        </w:p>
        <w:p w14:paraId="46094E50" w14:textId="56444335" w:rsidR="00B947F0" w:rsidRDefault="00B947F0">
          <w:pPr>
            <w:pStyle w:val="TOC2"/>
            <w:tabs>
              <w:tab w:val="left" w:pos="880"/>
              <w:tab w:val="right" w:leader="dot" w:pos="9736"/>
            </w:tabs>
            <w:rPr>
              <w:ins w:id="31" w:author="Isha Gupta" w:date="2017-05-08T12:24:00Z"/>
              <w:rFonts w:eastAsiaTheme="minorEastAsia"/>
              <w:noProof/>
              <w:lang w:val="en-US"/>
            </w:rPr>
          </w:pPr>
          <w:ins w:id="32"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"_Toc482009616"</w:instrText>
            </w:r>
            <w:r w:rsidRPr="00CC4679">
              <w:rPr>
                <w:rStyle w:val="Hyperlink"/>
                <w:noProof/>
              </w:rPr>
              <w:instrText xml:space="preserve"> </w:instrText>
            </w:r>
            <w:r w:rsidRPr="00CC4679">
              <w:rPr>
                <w:rStyle w:val="Hyperlink"/>
                <w:noProof/>
              </w:rPr>
              <w:fldChar w:fldCharType="separate"/>
            </w:r>
            <w:r w:rsidRPr="00CC4679">
              <w:rPr>
                <w:rStyle w:val="Hyperlink"/>
                <w:noProof/>
              </w:rPr>
              <w:t>4.4</w:t>
            </w:r>
            <w:r>
              <w:rPr>
                <w:rFonts w:eastAsiaTheme="minorEastAsia"/>
                <w:noProof/>
                <w:lang w:val="en-US"/>
              </w:rPr>
              <w:tab/>
            </w:r>
            <w:r w:rsidRPr="00CC4679">
              <w:rPr>
                <w:rStyle w:val="Hyperlink"/>
                <w:noProof/>
              </w:rPr>
              <w:t>Security</w:t>
            </w:r>
            <w:r>
              <w:rPr>
                <w:noProof/>
                <w:webHidden/>
              </w:rPr>
              <w:tab/>
            </w:r>
            <w:r>
              <w:rPr>
                <w:noProof/>
                <w:webHidden/>
              </w:rPr>
              <w:fldChar w:fldCharType="begin"/>
            </w:r>
            <w:r>
              <w:rPr>
                <w:noProof/>
                <w:webHidden/>
              </w:rPr>
              <w:instrText xml:space="preserve"> PAGEREF _Toc482009616 \h </w:instrText>
            </w:r>
          </w:ins>
          <w:r>
            <w:rPr>
              <w:noProof/>
              <w:webHidden/>
            </w:rPr>
          </w:r>
          <w:r>
            <w:rPr>
              <w:noProof/>
              <w:webHidden/>
            </w:rPr>
            <w:fldChar w:fldCharType="separate"/>
          </w:r>
          <w:ins w:id="33" w:author="Isha Gupta" w:date="2017-05-08T12:24:00Z">
            <w:r>
              <w:rPr>
                <w:noProof/>
                <w:webHidden/>
              </w:rPr>
              <w:t>9</w:t>
            </w:r>
            <w:r>
              <w:rPr>
                <w:noProof/>
                <w:webHidden/>
              </w:rPr>
              <w:fldChar w:fldCharType="end"/>
            </w:r>
            <w:r w:rsidRPr="00CC4679">
              <w:rPr>
                <w:rStyle w:val="Hyperlink"/>
                <w:noProof/>
              </w:rPr>
              <w:fldChar w:fldCharType="end"/>
            </w:r>
          </w:ins>
        </w:p>
        <w:p w14:paraId="6E0E294D" w14:textId="20F4E4B9" w:rsidR="00B947F0" w:rsidRDefault="00B947F0">
          <w:pPr>
            <w:pStyle w:val="TOC2"/>
            <w:tabs>
              <w:tab w:val="left" w:pos="880"/>
              <w:tab w:val="right" w:leader="dot" w:pos="9736"/>
            </w:tabs>
            <w:rPr>
              <w:ins w:id="34" w:author="Isha Gupta" w:date="2017-05-08T12:24:00Z"/>
              <w:rFonts w:eastAsiaTheme="minorEastAsia"/>
              <w:noProof/>
              <w:lang w:val="en-US"/>
            </w:rPr>
          </w:pPr>
          <w:ins w:id="35"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"_Toc482009617"</w:instrText>
            </w:r>
            <w:r w:rsidRPr="00CC4679">
              <w:rPr>
                <w:rStyle w:val="Hyperlink"/>
                <w:noProof/>
              </w:rPr>
              <w:instrText xml:space="preserve"> </w:instrText>
            </w:r>
            <w:r w:rsidRPr="00CC4679">
              <w:rPr>
                <w:rStyle w:val="Hyperlink"/>
                <w:noProof/>
              </w:rPr>
              <w:fldChar w:fldCharType="separate"/>
            </w:r>
            <w:r w:rsidRPr="00CC4679">
              <w:rPr>
                <w:rStyle w:val="Hyperlink"/>
                <w:noProof/>
              </w:rPr>
              <w:t>4.5</w:t>
            </w:r>
            <w:r>
              <w:rPr>
                <w:rFonts w:eastAsiaTheme="minorEastAsia"/>
                <w:noProof/>
                <w:lang w:val="en-US"/>
              </w:rPr>
              <w:tab/>
            </w:r>
            <w:r w:rsidRPr="00CC4679">
              <w:rPr>
                <w:rStyle w:val="Hyperlink"/>
                <w:noProof/>
              </w:rPr>
              <w:t>Supportability</w:t>
            </w:r>
            <w:r>
              <w:rPr>
                <w:noProof/>
                <w:webHidden/>
              </w:rPr>
              <w:tab/>
            </w:r>
            <w:r>
              <w:rPr>
                <w:noProof/>
                <w:webHidden/>
              </w:rPr>
              <w:fldChar w:fldCharType="begin"/>
            </w:r>
            <w:r>
              <w:rPr>
                <w:noProof/>
                <w:webHidden/>
              </w:rPr>
              <w:instrText xml:space="preserve"> PAGEREF _Toc482009617 \h </w:instrText>
            </w:r>
          </w:ins>
          <w:r>
            <w:rPr>
              <w:noProof/>
              <w:webHidden/>
            </w:rPr>
          </w:r>
          <w:r>
            <w:rPr>
              <w:noProof/>
              <w:webHidden/>
            </w:rPr>
            <w:fldChar w:fldCharType="separate"/>
          </w:r>
          <w:ins w:id="36" w:author="Isha Gupta" w:date="2017-05-08T12:24:00Z">
            <w:r>
              <w:rPr>
                <w:noProof/>
                <w:webHidden/>
              </w:rPr>
              <w:t>9</w:t>
            </w:r>
            <w:r>
              <w:rPr>
                <w:noProof/>
                <w:webHidden/>
              </w:rPr>
              <w:fldChar w:fldCharType="end"/>
            </w:r>
            <w:r w:rsidRPr="00CC4679">
              <w:rPr>
                <w:rStyle w:val="Hyperlink"/>
                <w:noProof/>
              </w:rPr>
              <w:fldChar w:fldCharType="end"/>
            </w:r>
          </w:ins>
        </w:p>
        <w:p w14:paraId="305371CC" w14:textId="361039FE" w:rsidR="00B947F0" w:rsidRDefault="00B947F0">
          <w:pPr>
            <w:pStyle w:val="TOC2"/>
            <w:tabs>
              <w:tab w:val="left" w:pos="880"/>
              <w:tab w:val="right" w:leader="dot" w:pos="9736"/>
            </w:tabs>
            <w:rPr>
              <w:ins w:id="37" w:author="Isha Gupta" w:date="2017-05-08T12:24:00Z"/>
              <w:rFonts w:eastAsiaTheme="minorEastAsia"/>
              <w:noProof/>
              <w:lang w:val="en-US"/>
            </w:rPr>
          </w:pPr>
          <w:ins w:id="38"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"_Toc482009618"</w:instrText>
            </w:r>
            <w:r w:rsidRPr="00CC4679">
              <w:rPr>
                <w:rStyle w:val="Hyperlink"/>
                <w:noProof/>
              </w:rPr>
              <w:instrText xml:space="preserve"> </w:instrText>
            </w:r>
            <w:r w:rsidRPr="00CC4679">
              <w:rPr>
                <w:rStyle w:val="Hyperlink"/>
                <w:noProof/>
              </w:rPr>
              <w:fldChar w:fldCharType="separate"/>
            </w:r>
            <w:r w:rsidRPr="00CC4679">
              <w:rPr>
                <w:rStyle w:val="Hyperlink"/>
                <w:noProof/>
              </w:rPr>
              <w:t>4.6</w:t>
            </w:r>
            <w:r>
              <w:rPr>
                <w:rFonts w:eastAsiaTheme="minorEastAsia"/>
                <w:noProof/>
                <w:lang w:val="en-US"/>
              </w:rPr>
              <w:tab/>
            </w:r>
            <w:r w:rsidRPr="00CC4679">
              <w:rPr>
                <w:rStyle w:val="Hyperlink"/>
                <w:noProof/>
              </w:rPr>
              <w:t>Infrastructure Requirements</w:t>
            </w:r>
            <w:r>
              <w:rPr>
                <w:noProof/>
                <w:webHidden/>
              </w:rPr>
              <w:tab/>
            </w:r>
            <w:r>
              <w:rPr>
                <w:noProof/>
                <w:webHidden/>
              </w:rPr>
              <w:fldChar w:fldCharType="begin"/>
            </w:r>
            <w:r>
              <w:rPr>
                <w:noProof/>
                <w:webHidden/>
              </w:rPr>
              <w:instrText xml:space="preserve"> PAGEREF _Toc482009618 \h </w:instrText>
            </w:r>
          </w:ins>
          <w:r>
            <w:rPr>
              <w:noProof/>
              <w:webHidden/>
            </w:rPr>
          </w:r>
          <w:r>
            <w:rPr>
              <w:noProof/>
              <w:webHidden/>
            </w:rPr>
            <w:fldChar w:fldCharType="separate"/>
          </w:r>
          <w:ins w:id="39" w:author="Isha Gupta" w:date="2017-05-08T12:24:00Z">
            <w:r>
              <w:rPr>
                <w:noProof/>
                <w:webHidden/>
              </w:rPr>
              <w:t>10</w:t>
            </w:r>
            <w:r>
              <w:rPr>
                <w:noProof/>
                <w:webHidden/>
              </w:rPr>
              <w:fldChar w:fldCharType="end"/>
            </w:r>
            <w:r w:rsidRPr="00CC4679">
              <w:rPr>
                <w:rStyle w:val="Hyperlink"/>
                <w:noProof/>
              </w:rPr>
              <w:fldChar w:fldCharType="end"/>
            </w:r>
          </w:ins>
        </w:p>
        <w:p w14:paraId="0C417EA5" w14:textId="1FB9495B" w:rsidR="00B947F0" w:rsidRDefault="00B947F0">
          <w:pPr>
            <w:pStyle w:val="TOC2"/>
            <w:tabs>
              <w:tab w:val="left" w:pos="880"/>
              <w:tab w:val="right" w:leader="dot" w:pos="9736"/>
            </w:tabs>
            <w:rPr>
              <w:ins w:id="40" w:author="Isha Gupta" w:date="2017-05-08T12:24:00Z"/>
              <w:rFonts w:eastAsiaTheme="minorEastAsia"/>
              <w:noProof/>
              <w:lang w:val="en-US"/>
            </w:rPr>
          </w:pPr>
          <w:ins w:id="41"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"_Toc482009619"</w:instrText>
            </w:r>
            <w:r w:rsidRPr="00CC4679">
              <w:rPr>
                <w:rStyle w:val="Hyperlink"/>
                <w:noProof/>
              </w:rPr>
              <w:instrText xml:space="preserve"> </w:instrText>
            </w:r>
            <w:r w:rsidRPr="00CC4679">
              <w:rPr>
                <w:rStyle w:val="Hyperlink"/>
                <w:noProof/>
              </w:rPr>
              <w:fldChar w:fldCharType="separate"/>
            </w:r>
            <w:r w:rsidRPr="00CC4679">
              <w:rPr>
                <w:rStyle w:val="Hyperlink"/>
                <w:noProof/>
              </w:rPr>
              <w:t>4.7</w:t>
            </w:r>
            <w:r>
              <w:rPr>
                <w:rFonts w:eastAsiaTheme="minorEastAsia"/>
                <w:noProof/>
                <w:lang w:val="en-US"/>
              </w:rPr>
              <w:tab/>
            </w:r>
            <w:r w:rsidRPr="00CC4679">
              <w:rPr>
                <w:rStyle w:val="Hyperlink"/>
                <w:noProof/>
              </w:rPr>
              <w:t>Implementation Constraints</w:t>
            </w:r>
            <w:r>
              <w:rPr>
                <w:noProof/>
                <w:webHidden/>
              </w:rPr>
              <w:tab/>
            </w:r>
            <w:r>
              <w:rPr>
                <w:noProof/>
                <w:webHidden/>
              </w:rPr>
              <w:fldChar w:fldCharType="begin"/>
            </w:r>
            <w:r>
              <w:rPr>
                <w:noProof/>
                <w:webHidden/>
              </w:rPr>
              <w:instrText xml:space="preserve"> PAGEREF _Toc482009619 \h </w:instrText>
            </w:r>
          </w:ins>
          <w:r>
            <w:rPr>
              <w:noProof/>
              <w:webHidden/>
            </w:rPr>
          </w:r>
          <w:r>
            <w:rPr>
              <w:noProof/>
              <w:webHidden/>
            </w:rPr>
            <w:fldChar w:fldCharType="separate"/>
          </w:r>
          <w:ins w:id="42" w:author="Isha Gupta" w:date="2017-05-08T12:24:00Z">
            <w:r>
              <w:rPr>
                <w:noProof/>
                <w:webHidden/>
              </w:rPr>
              <w:t>10</w:t>
            </w:r>
            <w:r>
              <w:rPr>
                <w:noProof/>
                <w:webHidden/>
              </w:rPr>
              <w:fldChar w:fldCharType="end"/>
            </w:r>
            <w:r w:rsidRPr="00CC4679">
              <w:rPr>
                <w:rStyle w:val="Hyperlink"/>
                <w:noProof/>
              </w:rPr>
              <w:fldChar w:fldCharType="end"/>
            </w:r>
          </w:ins>
        </w:p>
        <w:p w14:paraId="47A44A1F" w14:textId="26B7EE95" w:rsidR="00B947F0" w:rsidRDefault="00B947F0">
          <w:pPr>
            <w:pStyle w:val="TOC1"/>
            <w:tabs>
              <w:tab w:val="left" w:pos="440"/>
              <w:tab w:val="right" w:leader="dot" w:pos="9736"/>
            </w:tabs>
            <w:rPr>
              <w:ins w:id="43" w:author="Isha Gupta" w:date="2017-05-08T12:24:00Z"/>
              <w:rFonts w:eastAsiaTheme="minorEastAsia"/>
              <w:noProof/>
              <w:lang w:val="en-US"/>
            </w:rPr>
          </w:pPr>
          <w:ins w:id="44"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"_Toc482009620"</w:instrText>
            </w:r>
            <w:r w:rsidRPr="00CC4679">
              <w:rPr>
                <w:rStyle w:val="Hyperlink"/>
                <w:noProof/>
              </w:rPr>
              <w:instrText xml:space="preserve"> </w:instrText>
            </w:r>
            <w:r w:rsidRPr="00CC4679">
              <w:rPr>
                <w:rStyle w:val="Hyperlink"/>
                <w:noProof/>
              </w:rPr>
              <w:fldChar w:fldCharType="separate"/>
            </w:r>
            <w:r w:rsidRPr="00CC4679">
              <w:rPr>
                <w:rStyle w:val="Hyperlink"/>
                <w:noProof/>
              </w:rPr>
              <w:t>5</w:t>
            </w:r>
            <w:r>
              <w:rPr>
                <w:rFonts w:eastAsiaTheme="minorEastAsia"/>
                <w:noProof/>
                <w:lang w:val="en-US"/>
              </w:rPr>
              <w:tab/>
            </w:r>
            <w:r w:rsidRPr="00CC4679">
              <w:rPr>
                <w:rStyle w:val="Hyperlink"/>
                <w:noProof/>
              </w:rPr>
              <w:t>Solution Architecture</w:t>
            </w:r>
            <w:r>
              <w:rPr>
                <w:noProof/>
                <w:webHidden/>
              </w:rPr>
              <w:tab/>
            </w:r>
            <w:r>
              <w:rPr>
                <w:noProof/>
                <w:webHidden/>
              </w:rPr>
              <w:fldChar w:fldCharType="begin"/>
            </w:r>
            <w:r>
              <w:rPr>
                <w:noProof/>
                <w:webHidden/>
              </w:rPr>
              <w:instrText xml:space="preserve"> PAGEREF _Toc482009620 \h </w:instrText>
            </w:r>
          </w:ins>
          <w:r>
            <w:rPr>
              <w:noProof/>
              <w:webHidden/>
            </w:rPr>
          </w:r>
          <w:r>
            <w:rPr>
              <w:noProof/>
              <w:webHidden/>
            </w:rPr>
            <w:fldChar w:fldCharType="separate"/>
          </w:r>
          <w:ins w:id="45" w:author="Isha Gupta" w:date="2017-05-08T12:24:00Z">
            <w:r>
              <w:rPr>
                <w:noProof/>
                <w:webHidden/>
              </w:rPr>
              <w:t>12</w:t>
            </w:r>
            <w:r>
              <w:rPr>
                <w:noProof/>
                <w:webHidden/>
              </w:rPr>
              <w:fldChar w:fldCharType="end"/>
            </w:r>
            <w:r w:rsidRPr="00CC4679">
              <w:rPr>
                <w:rStyle w:val="Hyperlink"/>
                <w:noProof/>
              </w:rPr>
              <w:fldChar w:fldCharType="end"/>
            </w:r>
          </w:ins>
        </w:p>
        <w:p w14:paraId="04BC5A5C" w14:textId="04110C56" w:rsidR="00B947F0" w:rsidRDefault="00B947F0">
          <w:pPr>
            <w:pStyle w:val="TOC2"/>
            <w:tabs>
              <w:tab w:val="left" w:pos="880"/>
              <w:tab w:val="right" w:leader="dot" w:pos="9736"/>
            </w:tabs>
            <w:rPr>
              <w:ins w:id="46" w:author="Isha Gupta" w:date="2017-05-08T12:24:00Z"/>
              <w:rFonts w:eastAsiaTheme="minorEastAsia"/>
              <w:noProof/>
              <w:lang w:val="en-US"/>
            </w:rPr>
          </w:pPr>
          <w:ins w:id="47"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"_Toc482009621"</w:instrText>
            </w:r>
            <w:r w:rsidRPr="00CC4679">
              <w:rPr>
                <w:rStyle w:val="Hyperlink"/>
                <w:noProof/>
              </w:rPr>
              <w:instrText xml:space="preserve"> </w:instrText>
            </w:r>
            <w:r w:rsidRPr="00CC4679">
              <w:rPr>
                <w:rStyle w:val="Hyperlink"/>
                <w:noProof/>
              </w:rPr>
              <w:fldChar w:fldCharType="separate"/>
            </w:r>
            <w:r w:rsidRPr="00CC4679">
              <w:rPr>
                <w:rStyle w:val="Hyperlink"/>
                <w:noProof/>
              </w:rPr>
              <w:t>5.1</w:t>
            </w:r>
            <w:r>
              <w:rPr>
                <w:rFonts w:eastAsiaTheme="minorEastAsia"/>
                <w:noProof/>
                <w:lang w:val="en-US"/>
              </w:rPr>
              <w:tab/>
            </w:r>
            <w:r w:rsidRPr="00CC4679">
              <w:rPr>
                <w:rStyle w:val="Hyperlink"/>
                <w:noProof/>
              </w:rPr>
              <w:t>Components Description</w:t>
            </w:r>
            <w:r>
              <w:rPr>
                <w:noProof/>
                <w:webHidden/>
              </w:rPr>
              <w:tab/>
            </w:r>
            <w:r>
              <w:rPr>
                <w:noProof/>
                <w:webHidden/>
              </w:rPr>
              <w:fldChar w:fldCharType="begin"/>
            </w:r>
            <w:r>
              <w:rPr>
                <w:noProof/>
                <w:webHidden/>
              </w:rPr>
              <w:instrText xml:space="preserve"> PAGEREF _Toc482009621 \h </w:instrText>
            </w:r>
          </w:ins>
          <w:r>
            <w:rPr>
              <w:noProof/>
              <w:webHidden/>
            </w:rPr>
          </w:r>
          <w:r>
            <w:rPr>
              <w:noProof/>
              <w:webHidden/>
            </w:rPr>
            <w:fldChar w:fldCharType="separate"/>
          </w:r>
          <w:ins w:id="48" w:author="Isha Gupta" w:date="2017-05-08T12:24:00Z">
            <w:r>
              <w:rPr>
                <w:noProof/>
                <w:webHidden/>
              </w:rPr>
              <w:t>12</w:t>
            </w:r>
            <w:r>
              <w:rPr>
                <w:noProof/>
                <w:webHidden/>
              </w:rPr>
              <w:fldChar w:fldCharType="end"/>
            </w:r>
            <w:r w:rsidRPr="00CC4679">
              <w:rPr>
                <w:rStyle w:val="Hyperlink"/>
                <w:noProof/>
              </w:rPr>
              <w:fldChar w:fldCharType="end"/>
            </w:r>
          </w:ins>
        </w:p>
        <w:p w14:paraId="48E33FC2" w14:textId="35DFD075" w:rsidR="00B947F0" w:rsidRDefault="00B947F0">
          <w:pPr>
            <w:pStyle w:val="TOC1"/>
            <w:tabs>
              <w:tab w:val="left" w:pos="440"/>
              <w:tab w:val="right" w:leader="dot" w:pos="9736"/>
            </w:tabs>
            <w:rPr>
              <w:ins w:id="49" w:author="Isha Gupta" w:date="2017-05-08T12:24:00Z"/>
              <w:rFonts w:eastAsiaTheme="minorEastAsia"/>
              <w:noProof/>
              <w:lang w:val="en-US"/>
            </w:rPr>
          </w:pPr>
          <w:ins w:id="50"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"_Toc482009622"</w:instrText>
            </w:r>
            <w:r w:rsidRPr="00CC4679">
              <w:rPr>
                <w:rStyle w:val="Hyperlink"/>
                <w:noProof/>
              </w:rPr>
              <w:instrText xml:space="preserve"> </w:instrText>
            </w:r>
            <w:r w:rsidRPr="00CC4679">
              <w:rPr>
                <w:rStyle w:val="Hyperlink"/>
                <w:noProof/>
              </w:rPr>
              <w:fldChar w:fldCharType="separate"/>
            </w:r>
            <w:r w:rsidRPr="00CC4679">
              <w:rPr>
                <w:rStyle w:val="Hyperlink"/>
                <w:noProof/>
              </w:rPr>
              <w:t>6</w:t>
            </w:r>
            <w:r>
              <w:rPr>
                <w:rFonts w:eastAsiaTheme="minorEastAsia"/>
                <w:noProof/>
                <w:lang w:val="en-US"/>
              </w:rPr>
              <w:tab/>
            </w:r>
            <w:r w:rsidRPr="00CC4679">
              <w:rPr>
                <w:rStyle w:val="Hyperlink"/>
                <w:noProof/>
              </w:rPr>
              <w:t>Framework/Infrastructural Components</w:t>
            </w:r>
            <w:r>
              <w:rPr>
                <w:noProof/>
                <w:webHidden/>
              </w:rPr>
              <w:tab/>
            </w:r>
            <w:r>
              <w:rPr>
                <w:noProof/>
                <w:webHidden/>
              </w:rPr>
              <w:fldChar w:fldCharType="begin"/>
            </w:r>
            <w:r>
              <w:rPr>
                <w:noProof/>
                <w:webHidden/>
              </w:rPr>
              <w:instrText xml:space="preserve"> PAGEREF _Toc482009622 \h </w:instrText>
            </w:r>
          </w:ins>
          <w:r>
            <w:rPr>
              <w:noProof/>
              <w:webHidden/>
            </w:rPr>
          </w:r>
          <w:r>
            <w:rPr>
              <w:noProof/>
              <w:webHidden/>
            </w:rPr>
            <w:fldChar w:fldCharType="separate"/>
          </w:r>
          <w:ins w:id="51" w:author="Isha Gupta" w:date="2017-05-08T12:24:00Z">
            <w:r>
              <w:rPr>
                <w:noProof/>
                <w:webHidden/>
              </w:rPr>
              <w:t>14</w:t>
            </w:r>
            <w:r>
              <w:rPr>
                <w:noProof/>
                <w:webHidden/>
              </w:rPr>
              <w:fldChar w:fldCharType="end"/>
            </w:r>
            <w:r w:rsidRPr="00CC4679">
              <w:rPr>
                <w:rStyle w:val="Hyperlink"/>
                <w:noProof/>
              </w:rPr>
              <w:fldChar w:fldCharType="end"/>
            </w:r>
          </w:ins>
        </w:p>
        <w:p w14:paraId="5111C221" w14:textId="1F6E7B5D" w:rsidR="00B947F0" w:rsidRDefault="00B947F0">
          <w:pPr>
            <w:pStyle w:val="TOC2"/>
            <w:tabs>
              <w:tab w:val="left" w:pos="880"/>
              <w:tab w:val="right" w:leader="dot" w:pos="9736"/>
            </w:tabs>
            <w:rPr>
              <w:ins w:id="52" w:author="Isha Gupta" w:date="2017-05-08T12:24:00Z"/>
              <w:rFonts w:eastAsiaTheme="minorEastAsia"/>
              <w:noProof/>
              <w:lang w:val="en-US"/>
            </w:rPr>
          </w:pPr>
          <w:ins w:id="53"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"_Toc482009624"</w:instrText>
            </w:r>
            <w:r w:rsidRPr="00CC4679">
              <w:rPr>
                <w:rStyle w:val="Hyperlink"/>
                <w:noProof/>
              </w:rPr>
              <w:instrText xml:space="preserve"> </w:instrText>
            </w:r>
            <w:r w:rsidRPr="00CC4679">
              <w:rPr>
                <w:rStyle w:val="Hyperlink"/>
                <w:noProof/>
              </w:rPr>
              <w:fldChar w:fldCharType="separate"/>
            </w:r>
            <w:r w:rsidRPr="00CC4679">
              <w:rPr>
                <w:rStyle w:val="Hyperlink"/>
                <w:noProof/>
              </w:rPr>
              <w:t>6.1</w:t>
            </w:r>
            <w:r>
              <w:rPr>
                <w:rFonts w:eastAsiaTheme="minorEastAsia"/>
                <w:noProof/>
                <w:lang w:val="en-US"/>
              </w:rPr>
              <w:tab/>
            </w:r>
            <w:r w:rsidRPr="00CC4679">
              <w:rPr>
                <w:rStyle w:val="Hyperlink"/>
                <w:noProof/>
              </w:rPr>
              <w:t>Logging</w:t>
            </w:r>
            <w:r>
              <w:rPr>
                <w:noProof/>
                <w:webHidden/>
              </w:rPr>
              <w:tab/>
            </w:r>
            <w:r>
              <w:rPr>
                <w:noProof/>
                <w:webHidden/>
              </w:rPr>
              <w:fldChar w:fldCharType="begin"/>
            </w:r>
            <w:r>
              <w:rPr>
                <w:noProof/>
                <w:webHidden/>
              </w:rPr>
              <w:instrText xml:space="preserve"> PAGEREF _Toc482009624 \h </w:instrText>
            </w:r>
          </w:ins>
          <w:r>
            <w:rPr>
              <w:noProof/>
              <w:webHidden/>
            </w:rPr>
          </w:r>
          <w:r>
            <w:rPr>
              <w:noProof/>
              <w:webHidden/>
            </w:rPr>
            <w:fldChar w:fldCharType="separate"/>
          </w:r>
          <w:ins w:id="54" w:author="Isha Gupta" w:date="2017-05-08T12:24:00Z">
            <w:r>
              <w:rPr>
                <w:noProof/>
                <w:webHidden/>
              </w:rPr>
              <w:t>14</w:t>
            </w:r>
            <w:r>
              <w:rPr>
                <w:noProof/>
                <w:webHidden/>
              </w:rPr>
              <w:fldChar w:fldCharType="end"/>
            </w:r>
            <w:r w:rsidRPr="00CC4679">
              <w:rPr>
                <w:rStyle w:val="Hyperlink"/>
                <w:noProof/>
              </w:rPr>
              <w:fldChar w:fldCharType="end"/>
            </w:r>
          </w:ins>
        </w:p>
        <w:p w14:paraId="31513EDC" w14:textId="27A9BC14" w:rsidR="00B947F0" w:rsidRDefault="00B947F0">
          <w:pPr>
            <w:pStyle w:val="TOC2"/>
            <w:tabs>
              <w:tab w:val="left" w:pos="880"/>
              <w:tab w:val="right" w:leader="dot" w:pos="9736"/>
            </w:tabs>
            <w:rPr>
              <w:ins w:id="55" w:author="Isha Gupta" w:date="2017-05-08T12:24:00Z"/>
              <w:rFonts w:eastAsiaTheme="minorEastAsia"/>
              <w:noProof/>
              <w:lang w:val="en-US"/>
            </w:rPr>
          </w:pPr>
          <w:ins w:id="56"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"_Toc482009625"</w:instrText>
            </w:r>
            <w:r w:rsidRPr="00CC4679">
              <w:rPr>
                <w:rStyle w:val="Hyperlink"/>
                <w:noProof/>
              </w:rPr>
              <w:instrText xml:space="preserve"> </w:instrText>
            </w:r>
            <w:r w:rsidRPr="00CC4679">
              <w:rPr>
                <w:rStyle w:val="Hyperlink"/>
                <w:noProof/>
              </w:rPr>
              <w:fldChar w:fldCharType="separate"/>
            </w:r>
            <w:r w:rsidRPr="00CC4679">
              <w:rPr>
                <w:rStyle w:val="Hyperlink"/>
                <w:noProof/>
              </w:rPr>
              <w:t>6.2</w:t>
            </w:r>
            <w:r>
              <w:rPr>
                <w:rFonts w:eastAsiaTheme="minorEastAsia"/>
                <w:noProof/>
                <w:lang w:val="en-US"/>
              </w:rPr>
              <w:tab/>
            </w:r>
            <w:r w:rsidRPr="00CC4679">
              <w:rPr>
                <w:rStyle w:val="Hyperlink"/>
                <w:noProof/>
              </w:rPr>
              <w:t>Exception Handling</w:t>
            </w:r>
            <w:r>
              <w:rPr>
                <w:noProof/>
                <w:webHidden/>
              </w:rPr>
              <w:tab/>
            </w:r>
            <w:r>
              <w:rPr>
                <w:noProof/>
                <w:webHidden/>
              </w:rPr>
              <w:fldChar w:fldCharType="begin"/>
            </w:r>
            <w:r>
              <w:rPr>
                <w:noProof/>
                <w:webHidden/>
              </w:rPr>
              <w:instrText xml:space="preserve"> PAGEREF _Toc482009625 \h </w:instrText>
            </w:r>
          </w:ins>
          <w:r>
            <w:rPr>
              <w:noProof/>
              <w:webHidden/>
            </w:rPr>
          </w:r>
          <w:r>
            <w:rPr>
              <w:noProof/>
              <w:webHidden/>
            </w:rPr>
            <w:fldChar w:fldCharType="separate"/>
          </w:r>
          <w:ins w:id="57" w:author="Isha Gupta" w:date="2017-05-08T12:24:00Z">
            <w:r>
              <w:rPr>
                <w:noProof/>
                <w:webHidden/>
              </w:rPr>
              <w:t>14</w:t>
            </w:r>
            <w:r>
              <w:rPr>
                <w:noProof/>
                <w:webHidden/>
              </w:rPr>
              <w:fldChar w:fldCharType="end"/>
            </w:r>
            <w:r w:rsidRPr="00CC4679">
              <w:rPr>
                <w:rStyle w:val="Hyperlink"/>
                <w:noProof/>
              </w:rPr>
              <w:fldChar w:fldCharType="end"/>
            </w:r>
          </w:ins>
        </w:p>
        <w:p w14:paraId="14E553B8" w14:textId="2E365522" w:rsidR="00B947F0" w:rsidRDefault="00B947F0">
          <w:pPr>
            <w:pStyle w:val="TOC2"/>
            <w:tabs>
              <w:tab w:val="left" w:pos="880"/>
              <w:tab w:val="right" w:leader="dot" w:pos="9736"/>
            </w:tabs>
            <w:rPr>
              <w:ins w:id="58" w:author="Isha Gupta" w:date="2017-05-08T12:24:00Z"/>
              <w:rFonts w:eastAsiaTheme="minorEastAsia"/>
              <w:noProof/>
              <w:lang w:val="en-US"/>
            </w:rPr>
          </w:pPr>
          <w:ins w:id="59"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"_Toc482009626"</w:instrText>
            </w:r>
            <w:r w:rsidRPr="00CC4679">
              <w:rPr>
                <w:rStyle w:val="Hyperlink"/>
                <w:noProof/>
              </w:rPr>
              <w:instrText xml:space="preserve"> </w:instrText>
            </w:r>
            <w:r w:rsidRPr="00CC4679">
              <w:rPr>
                <w:rStyle w:val="Hyperlink"/>
                <w:noProof/>
              </w:rPr>
              <w:fldChar w:fldCharType="separate"/>
            </w:r>
            <w:r w:rsidRPr="00CC4679">
              <w:rPr>
                <w:rStyle w:val="Hyperlink"/>
                <w:noProof/>
              </w:rPr>
              <w:t>6.3</w:t>
            </w:r>
            <w:r>
              <w:rPr>
                <w:rFonts w:eastAsiaTheme="minorEastAsia"/>
                <w:noProof/>
                <w:lang w:val="en-US"/>
              </w:rPr>
              <w:tab/>
            </w:r>
            <w:r w:rsidRPr="00CC4679">
              <w:rPr>
                <w:rStyle w:val="Hyperlink"/>
                <w:noProof/>
              </w:rPr>
              <w:t>Security</w:t>
            </w:r>
            <w:r>
              <w:rPr>
                <w:noProof/>
                <w:webHidden/>
              </w:rPr>
              <w:tab/>
            </w:r>
            <w:r>
              <w:rPr>
                <w:noProof/>
                <w:webHidden/>
              </w:rPr>
              <w:fldChar w:fldCharType="begin"/>
            </w:r>
            <w:r>
              <w:rPr>
                <w:noProof/>
                <w:webHidden/>
              </w:rPr>
              <w:instrText xml:space="preserve"> PAGEREF _Toc482009626 \h </w:instrText>
            </w:r>
          </w:ins>
          <w:r>
            <w:rPr>
              <w:noProof/>
              <w:webHidden/>
            </w:rPr>
          </w:r>
          <w:r>
            <w:rPr>
              <w:noProof/>
              <w:webHidden/>
            </w:rPr>
            <w:fldChar w:fldCharType="separate"/>
          </w:r>
          <w:ins w:id="60" w:author="Isha Gupta" w:date="2017-05-08T12:24:00Z">
            <w:r>
              <w:rPr>
                <w:noProof/>
                <w:webHidden/>
              </w:rPr>
              <w:t>14</w:t>
            </w:r>
            <w:r>
              <w:rPr>
                <w:noProof/>
                <w:webHidden/>
              </w:rPr>
              <w:fldChar w:fldCharType="end"/>
            </w:r>
            <w:r w:rsidRPr="00CC4679">
              <w:rPr>
                <w:rStyle w:val="Hyperlink"/>
                <w:noProof/>
              </w:rPr>
              <w:fldChar w:fldCharType="end"/>
            </w:r>
          </w:ins>
        </w:p>
        <w:p w14:paraId="3CC96C7F" w14:textId="03C74F50" w:rsidR="00B947F0" w:rsidRDefault="00B947F0">
          <w:pPr>
            <w:pStyle w:val="TOC2"/>
            <w:tabs>
              <w:tab w:val="left" w:pos="880"/>
              <w:tab w:val="right" w:leader="dot" w:pos="9736"/>
            </w:tabs>
            <w:rPr>
              <w:ins w:id="61" w:author="Isha Gupta" w:date="2017-05-08T12:24:00Z"/>
              <w:rFonts w:eastAsiaTheme="minorEastAsia"/>
              <w:noProof/>
              <w:lang w:val="en-US"/>
            </w:rPr>
          </w:pPr>
          <w:ins w:id="62"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"_Toc482009627"</w:instrText>
            </w:r>
            <w:r w:rsidRPr="00CC4679">
              <w:rPr>
                <w:rStyle w:val="Hyperlink"/>
                <w:noProof/>
              </w:rPr>
              <w:instrText xml:space="preserve"> </w:instrText>
            </w:r>
            <w:r w:rsidRPr="00CC4679">
              <w:rPr>
                <w:rStyle w:val="Hyperlink"/>
                <w:noProof/>
              </w:rPr>
              <w:fldChar w:fldCharType="separate"/>
            </w:r>
            <w:r w:rsidRPr="00CC4679">
              <w:rPr>
                <w:rStyle w:val="Hyperlink"/>
                <w:noProof/>
              </w:rPr>
              <w:t>6.4</w:t>
            </w:r>
            <w:r>
              <w:rPr>
                <w:rFonts w:eastAsiaTheme="minorEastAsia"/>
                <w:noProof/>
                <w:lang w:val="en-US"/>
              </w:rPr>
              <w:tab/>
            </w:r>
            <w:r w:rsidRPr="00CC4679">
              <w:rPr>
                <w:rStyle w:val="Hyperlink"/>
                <w:noProof/>
              </w:rPr>
              <w:t>Configuration</w:t>
            </w:r>
            <w:r>
              <w:rPr>
                <w:noProof/>
                <w:webHidden/>
              </w:rPr>
              <w:tab/>
            </w:r>
            <w:r>
              <w:rPr>
                <w:noProof/>
                <w:webHidden/>
              </w:rPr>
              <w:fldChar w:fldCharType="begin"/>
            </w:r>
            <w:r>
              <w:rPr>
                <w:noProof/>
                <w:webHidden/>
              </w:rPr>
              <w:instrText xml:space="preserve"> PAGEREF _Toc482009627 \h </w:instrText>
            </w:r>
          </w:ins>
          <w:r>
            <w:rPr>
              <w:noProof/>
              <w:webHidden/>
            </w:rPr>
          </w:r>
          <w:r>
            <w:rPr>
              <w:noProof/>
              <w:webHidden/>
            </w:rPr>
            <w:fldChar w:fldCharType="separate"/>
          </w:r>
          <w:ins w:id="63" w:author="Isha Gupta" w:date="2017-05-08T12:24:00Z">
            <w:r>
              <w:rPr>
                <w:noProof/>
                <w:webHidden/>
              </w:rPr>
              <w:t>14</w:t>
            </w:r>
            <w:r>
              <w:rPr>
                <w:noProof/>
                <w:webHidden/>
              </w:rPr>
              <w:fldChar w:fldCharType="end"/>
            </w:r>
            <w:r w:rsidRPr="00CC4679">
              <w:rPr>
                <w:rStyle w:val="Hyperlink"/>
                <w:noProof/>
              </w:rPr>
              <w:fldChar w:fldCharType="end"/>
            </w:r>
          </w:ins>
        </w:p>
        <w:p w14:paraId="165415E3" w14:textId="5A770828" w:rsidR="00B947F0" w:rsidRDefault="00B947F0">
          <w:pPr>
            <w:pStyle w:val="TOC2"/>
            <w:tabs>
              <w:tab w:val="left" w:pos="880"/>
              <w:tab w:val="right" w:leader="dot" w:pos="9736"/>
            </w:tabs>
            <w:rPr>
              <w:ins w:id="64" w:author="Isha Gupta" w:date="2017-05-08T12:24:00Z"/>
              <w:rFonts w:eastAsiaTheme="minorEastAsia"/>
              <w:noProof/>
              <w:lang w:val="en-US"/>
            </w:rPr>
          </w:pPr>
          <w:ins w:id="65"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"_Toc482009628"</w:instrText>
            </w:r>
            <w:r w:rsidRPr="00CC4679">
              <w:rPr>
                <w:rStyle w:val="Hyperlink"/>
                <w:noProof/>
              </w:rPr>
              <w:instrText xml:space="preserve"> </w:instrText>
            </w:r>
            <w:r w:rsidRPr="00CC4679">
              <w:rPr>
                <w:rStyle w:val="Hyperlink"/>
                <w:noProof/>
              </w:rPr>
              <w:fldChar w:fldCharType="separate"/>
            </w:r>
            <w:r w:rsidRPr="00CC4679">
              <w:rPr>
                <w:rStyle w:val="Hyperlink"/>
                <w:noProof/>
              </w:rPr>
              <w:t>6.5</w:t>
            </w:r>
            <w:r>
              <w:rPr>
                <w:rFonts w:eastAsiaTheme="minorEastAsia"/>
                <w:noProof/>
                <w:lang w:val="en-US"/>
              </w:rPr>
              <w:tab/>
            </w:r>
            <w:r w:rsidRPr="00CC4679">
              <w:rPr>
                <w:rStyle w:val="Hyperlink"/>
                <w:noProof/>
              </w:rPr>
              <w:t>Caching</w:t>
            </w:r>
            <w:r>
              <w:rPr>
                <w:noProof/>
                <w:webHidden/>
              </w:rPr>
              <w:tab/>
            </w:r>
            <w:r>
              <w:rPr>
                <w:noProof/>
                <w:webHidden/>
              </w:rPr>
              <w:fldChar w:fldCharType="begin"/>
            </w:r>
            <w:r>
              <w:rPr>
                <w:noProof/>
                <w:webHidden/>
              </w:rPr>
              <w:instrText xml:space="preserve"> PAGEREF _Toc482009628 \h </w:instrText>
            </w:r>
          </w:ins>
          <w:r>
            <w:rPr>
              <w:noProof/>
              <w:webHidden/>
            </w:rPr>
          </w:r>
          <w:r>
            <w:rPr>
              <w:noProof/>
              <w:webHidden/>
            </w:rPr>
            <w:fldChar w:fldCharType="separate"/>
          </w:r>
          <w:ins w:id="66" w:author="Isha Gupta" w:date="2017-05-08T12:24:00Z">
            <w:r>
              <w:rPr>
                <w:noProof/>
                <w:webHidden/>
              </w:rPr>
              <w:t>14</w:t>
            </w:r>
            <w:r>
              <w:rPr>
                <w:noProof/>
                <w:webHidden/>
              </w:rPr>
              <w:fldChar w:fldCharType="end"/>
            </w:r>
            <w:r w:rsidRPr="00CC4679">
              <w:rPr>
                <w:rStyle w:val="Hyperlink"/>
                <w:noProof/>
              </w:rPr>
              <w:fldChar w:fldCharType="end"/>
            </w:r>
          </w:ins>
        </w:p>
        <w:p w14:paraId="32D85F76" w14:textId="4052413D" w:rsidR="00B947F0" w:rsidRDefault="00B947F0">
          <w:pPr>
            <w:pStyle w:val="TOC2"/>
            <w:tabs>
              <w:tab w:val="left" w:pos="880"/>
              <w:tab w:val="right" w:leader="dot" w:pos="9736"/>
            </w:tabs>
            <w:rPr>
              <w:ins w:id="67" w:author="Isha Gupta" w:date="2017-05-08T12:24:00Z"/>
              <w:rFonts w:eastAsiaTheme="minorEastAsia"/>
              <w:noProof/>
              <w:lang w:val="en-US"/>
            </w:rPr>
          </w:pPr>
          <w:ins w:id="68"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"_Toc482009629"</w:instrText>
            </w:r>
            <w:r w:rsidRPr="00CC4679">
              <w:rPr>
                <w:rStyle w:val="Hyperlink"/>
                <w:noProof/>
              </w:rPr>
              <w:instrText xml:space="preserve"> </w:instrText>
            </w:r>
            <w:r w:rsidRPr="00CC4679">
              <w:rPr>
                <w:rStyle w:val="Hyperlink"/>
                <w:noProof/>
              </w:rPr>
              <w:fldChar w:fldCharType="separate"/>
            </w:r>
            <w:r w:rsidRPr="00CC4679">
              <w:rPr>
                <w:rStyle w:val="Hyperlink"/>
                <w:noProof/>
              </w:rPr>
              <w:t>6.6</w:t>
            </w:r>
            <w:r>
              <w:rPr>
                <w:rFonts w:eastAsiaTheme="minorEastAsia"/>
                <w:noProof/>
                <w:lang w:val="en-US"/>
              </w:rPr>
              <w:tab/>
            </w:r>
            <w:r w:rsidRPr="00CC4679">
              <w:rPr>
                <w:rStyle w:val="Hyperlink"/>
                <w:noProof/>
              </w:rPr>
              <w:t>Alert &amp; Notification</w:t>
            </w:r>
            <w:r>
              <w:rPr>
                <w:noProof/>
                <w:webHidden/>
              </w:rPr>
              <w:tab/>
            </w:r>
            <w:r>
              <w:rPr>
                <w:noProof/>
                <w:webHidden/>
              </w:rPr>
              <w:fldChar w:fldCharType="begin"/>
            </w:r>
            <w:r>
              <w:rPr>
                <w:noProof/>
                <w:webHidden/>
              </w:rPr>
              <w:instrText xml:space="preserve"> PAGEREF _Toc482009629 \h </w:instrText>
            </w:r>
          </w:ins>
          <w:r>
            <w:rPr>
              <w:noProof/>
              <w:webHidden/>
            </w:rPr>
          </w:r>
          <w:r>
            <w:rPr>
              <w:noProof/>
              <w:webHidden/>
            </w:rPr>
            <w:fldChar w:fldCharType="separate"/>
          </w:r>
          <w:ins w:id="69" w:author="Isha Gupta" w:date="2017-05-08T12:24:00Z">
            <w:r>
              <w:rPr>
                <w:noProof/>
                <w:webHidden/>
              </w:rPr>
              <w:t>14</w:t>
            </w:r>
            <w:r>
              <w:rPr>
                <w:noProof/>
                <w:webHidden/>
              </w:rPr>
              <w:fldChar w:fldCharType="end"/>
            </w:r>
            <w:r w:rsidRPr="00CC4679">
              <w:rPr>
                <w:rStyle w:val="Hyperlink"/>
                <w:noProof/>
              </w:rPr>
              <w:fldChar w:fldCharType="end"/>
            </w:r>
          </w:ins>
        </w:p>
        <w:p w14:paraId="31D2FBF9" w14:textId="3FA9C20A" w:rsidR="00B947F0" w:rsidRDefault="00B947F0">
          <w:pPr>
            <w:pStyle w:val="TOC1"/>
            <w:tabs>
              <w:tab w:val="left" w:pos="440"/>
              <w:tab w:val="right" w:leader="dot" w:pos="9736"/>
            </w:tabs>
            <w:rPr>
              <w:ins w:id="70" w:author="Isha Gupta" w:date="2017-05-08T12:24:00Z"/>
              <w:rFonts w:eastAsiaTheme="minorEastAsia"/>
              <w:noProof/>
              <w:lang w:val="en-US"/>
            </w:rPr>
          </w:pPr>
          <w:ins w:id="71"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"_Toc482009630"</w:instrText>
            </w:r>
            <w:r w:rsidRPr="00CC4679">
              <w:rPr>
                <w:rStyle w:val="Hyperlink"/>
                <w:noProof/>
              </w:rPr>
              <w:instrText xml:space="preserve"> </w:instrText>
            </w:r>
            <w:r w:rsidRPr="00CC4679">
              <w:rPr>
                <w:rStyle w:val="Hyperlink"/>
                <w:noProof/>
              </w:rPr>
              <w:fldChar w:fldCharType="separate"/>
            </w:r>
            <w:r w:rsidRPr="00CC4679">
              <w:rPr>
                <w:rStyle w:val="Hyperlink"/>
                <w:noProof/>
              </w:rPr>
              <w:t>7</w:t>
            </w:r>
            <w:r>
              <w:rPr>
                <w:rFonts w:eastAsiaTheme="minorEastAsia"/>
                <w:noProof/>
                <w:lang w:val="en-US"/>
              </w:rPr>
              <w:tab/>
            </w:r>
            <w:r w:rsidRPr="00CC4679">
              <w:rPr>
                <w:rStyle w:val="Hyperlink"/>
                <w:noProof/>
              </w:rPr>
              <w:t>Integration (External Systems) Architecture</w:t>
            </w:r>
            <w:r>
              <w:rPr>
                <w:noProof/>
                <w:webHidden/>
              </w:rPr>
              <w:tab/>
            </w:r>
            <w:r>
              <w:rPr>
                <w:noProof/>
                <w:webHidden/>
              </w:rPr>
              <w:fldChar w:fldCharType="begin"/>
            </w:r>
            <w:r>
              <w:rPr>
                <w:noProof/>
                <w:webHidden/>
              </w:rPr>
              <w:instrText xml:space="preserve"> PAGEREF _Toc482009630 \h </w:instrText>
            </w:r>
          </w:ins>
          <w:r>
            <w:rPr>
              <w:noProof/>
              <w:webHidden/>
            </w:rPr>
          </w:r>
          <w:r>
            <w:rPr>
              <w:noProof/>
              <w:webHidden/>
            </w:rPr>
            <w:fldChar w:fldCharType="separate"/>
          </w:r>
          <w:ins w:id="72" w:author="Isha Gupta" w:date="2017-05-08T12:24:00Z">
            <w:r>
              <w:rPr>
                <w:noProof/>
                <w:webHidden/>
              </w:rPr>
              <w:t>15</w:t>
            </w:r>
            <w:r>
              <w:rPr>
                <w:noProof/>
                <w:webHidden/>
              </w:rPr>
              <w:fldChar w:fldCharType="end"/>
            </w:r>
            <w:r w:rsidRPr="00CC4679">
              <w:rPr>
                <w:rStyle w:val="Hyperlink"/>
                <w:noProof/>
              </w:rPr>
              <w:fldChar w:fldCharType="end"/>
            </w:r>
          </w:ins>
        </w:p>
        <w:p w14:paraId="06194B97" w14:textId="194AE173" w:rsidR="00B947F0" w:rsidRDefault="00B947F0">
          <w:pPr>
            <w:pStyle w:val="TOC2"/>
            <w:tabs>
              <w:tab w:val="left" w:pos="880"/>
              <w:tab w:val="right" w:leader="dot" w:pos="9736"/>
            </w:tabs>
            <w:rPr>
              <w:ins w:id="73" w:author="Isha Gupta" w:date="2017-05-08T12:24:00Z"/>
              <w:rFonts w:eastAsiaTheme="minorEastAsia"/>
              <w:noProof/>
              <w:lang w:val="en-US"/>
            </w:rPr>
          </w:pPr>
          <w:ins w:id="74"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"_Toc482009631"</w:instrText>
            </w:r>
            <w:r w:rsidRPr="00CC4679">
              <w:rPr>
                <w:rStyle w:val="Hyperlink"/>
                <w:noProof/>
              </w:rPr>
              <w:instrText xml:space="preserve"> </w:instrText>
            </w:r>
            <w:r w:rsidRPr="00CC4679">
              <w:rPr>
                <w:rStyle w:val="Hyperlink"/>
                <w:noProof/>
              </w:rPr>
              <w:fldChar w:fldCharType="separate"/>
            </w:r>
            <w:r w:rsidRPr="00CC4679">
              <w:rPr>
                <w:rStyle w:val="Hyperlink"/>
                <w:noProof/>
              </w:rPr>
              <w:t>7.1</w:t>
            </w:r>
            <w:r>
              <w:rPr>
                <w:rFonts w:eastAsiaTheme="minorEastAsia"/>
                <w:noProof/>
                <w:lang w:val="en-US"/>
              </w:rPr>
              <w:tab/>
            </w:r>
            <w:r w:rsidRPr="00CC4679">
              <w:rPr>
                <w:rStyle w:val="Hyperlink"/>
                <w:noProof/>
              </w:rPr>
              <w:t>Solution Integration Diagram</w:t>
            </w:r>
            <w:r>
              <w:rPr>
                <w:noProof/>
                <w:webHidden/>
              </w:rPr>
              <w:tab/>
            </w:r>
            <w:r>
              <w:rPr>
                <w:noProof/>
                <w:webHidden/>
              </w:rPr>
              <w:fldChar w:fldCharType="begin"/>
            </w:r>
            <w:r>
              <w:rPr>
                <w:noProof/>
                <w:webHidden/>
              </w:rPr>
              <w:instrText xml:space="preserve"> PAGEREF _Toc482009631 \h </w:instrText>
            </w:r>
          </w:ins>
          <w:r>
            <w:rPr>
              <w:noProof/>
              <w:webHidden/>
            </w:rPr>
          </w:r>
          <w:r>
            <w:rPr>
              <w:noProof/>
              <w:webHidden/>
            </w:rPr>
            <w:fldChar w:fldCharType="separate"/>
          </w:r>
          <w:ins w:id="75" w:author="Isha Gupta" w:date="2017-05-08T12:24:00Z">
            <w:r>
              <w:rPr>
                <w:noProof/>
                <w:webHidden/>
              </w:rPr>
              <w:t>15</w:t>
            </w:r>
            <w:r>
              <w:rPr>
                <w:noProof/>
                <w:webHidden/>
              </w:rPr>
              <w:fldChar w:fldCharType="end"/>
            </w:r>
            <w:r w:rsidRPr="00CC4679">
              <w:rPr>
                <w:rStyle w:val="Hyperlink"/>
                <w:noProof/>
              </w:rPr>
              <w:fldChar w:fldCharType="end"/>
            </w:r>
          </w:ins>
        </w:p>
        <w:p w14:paraId="137581F3" w14:textId="5FE32900" w:rsidR="00B947F0" w:rsidRDefault="00B947F0">
          <w:pPr>
            <w:pStyle w:val="TOC2"/>
            <w:tabs>
              <w:tab w:val="left" w:pos="880"/>
              <w:tab w:val="right" w:leader="dot" w:pos="9736"/>
            </w:tabs>
            <w:rPr>
              <w:ins w:id="76" w:author="Isha Gupta" w:date="2017-05-08T12:24:00Z"/>
              <w:rFonts w:eastAsiaTheme="minorEastAsia"/>
              <w:noProof/>
              <w:lang w:val="en-US"/>
            </w:rPr>
          </w:pPr>
          <w:ins w:id="77"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"_Toc482009632"</w:instrText>
            </w:r>
            <w:r w:rsidRPr="00CC4679">
              <w:rPr>
                <w:rStyle w:val="Hyperlink"/>
                <w:noProof/>
              </w:rPr>
              <w:instrText xml:space="preserve"> </w:instrText>
            </w:r>
            <w:r w:rsidRPr="00CC4679">
              <w:rPr>
                <w:rStyle w:val="Hyperlink"/>
                <w:noProof/>
              </w:rPr>
              <w:fldChar w:fldCharType="separate"/>
            </w:r>
            <w:r w:rsidRPr="00CC4679">
              <w:rPr>
                <w:rStyle w:val="Hyperlink"/>
                <w:noProof/>
              </w:rPr>
              <w:t>7.2</w:t>
            </w:r>
            <w:r>
              <w:rPr>
                <w:rFonts w:eastAsiaTheme="minorEastAsia"/>
                <w:noProof/>
                <w:lang w:val="en-US"/>
              </w:rPr>
              <w:tab/>
            </w:r>
            <w:r w:rsidRPr="00CC4679">
              <w:rPr>
                <w:rStyle w:val="Hyperlink"/>
                <w:noProof/>
              </w:rPr>
              <w:t>Integration Components Description</w:t>
            </w:r>
            <w:r>
              <w:rPr>
                <w:noProof/>
                <w:webHidden/>
              </w:rPr>
              <w:tab/>
            </w:r>
            <w:r>
              <w:rPr>
                <w:noProof/>
                <w:webHidden/>
              </w:rPr>
              <w:fldChar w:fldCharType="begin"/>
            </w:r>
            <w:r>
              <w:rPr>
                <w:noProof/>
                <w:webHidden/>
              </w:rPr>
              <w:instrText xml:space="preserve"> PAGEREF _Toc482009632 \h </w:instrText>
            </w:r>
          </w:ins>
          <w:r>
            <w:rPr>
              <w:noProof/>
              <w:webHidden/>
            </w:rPr>
          </w:r>
          <w:r>
            <w:rPr>
              <w:noProof/>
              <w:webHidden/>
            </w:rPr>
            <w:fldChar w:fldCharType="separate"/>
          </w:r>
          <w:ins w:id="78" w:author="Isha Gupta" w:date="2017-05-08T12:24:00Z">
            <w:r>
              <w:rPr>
                <w:noProof/>
                <w:webHidden/>
              </w:rPr>
              <w:t>15</w:t>
            </w:r>
            <w:r>
              <w:rPr>
                <w:noProof/>
                <w:webHidden/>
              </w:rPr>
              <w:fldChar w:fldCharType="end"/>
            </w:r>
            <w:r w:rsidRPr="00CC4679">
              <w:rPr>
                <w:rStyle w:val="Hyperlink"/>
                <w:noProof/>
              </w:rPr>
              <w:fldChar w:fldCharType="end"/>
            </w:r>
          </w:ins>
        </w:p>
        <w:p w14:paraId="1E07138F" w14:textId="49CA1823" w:rsidR="00B947F0" w:rsidRDefault="00B947F0">
          <w:pPr>
            <w:pStyle w:val="TOC1"/>
            <w:tabs>
              <w:tab w:val="left" w:pos="440"/>
              <w:tab w:val="right" w:leader="dot" w:pos="9736"/>
            </w:tabs>
            <w:rPr>
              <w:ins w:id="79" w:author="Isha Gupta" w:date="2017-05-08T12:24:00Z"/>
              <w:rFonts w:eastAsiaTheme="minorEastAsia"/>
              <w:noProof/>
              <w:lang w:val="en-US"/>
            </w:rPr>
          </w:pPr>
          <w:ins w:id="80"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"_Toc482009639"</w:instrText>
            </w:r>
            <w:r w:rsidRPr="00CC4679">
              <w:rPr>
                <w:rStyle w:val="Hyperlink"/>
                <w:noProof/>
              </w:rPr>
              <w:instrText xml:space="preserve"> </w:instrText>
            </w:r>
            <w:r w:rsidRPr="00CC4679">
              <w:rPr>
                <w:rStyle w:val="Hyperlink"/>
                <w:noProof/>
              </w:rPr>
              <w:fldChar w:fldCharType="separate"/>
            </w:r>
            <w:r w:rsidRPr="00CC4679">
              <w:rPr>
                <w:rStyle w:val="Hyperlink"/>
                <w:noProof/>
              </w:rPr>
              <w:t>8</w:t>
            </w:r>
            <w:r>
              <w:rPr>
                <w:rFonts w:eastAsiaTheme="minorEastAsia"/>
                <w:noProof/>
                <w:lang w:val="en-US"/>
              </w:rPr>
              <w:tab/>
            </w:r>
            <w:r w:rsidRPr="00CC4679">
              <w:rPr>
                <w:rStyle w:val="Hyperlink"/>
                <w:noProof/>
              </w:rPr>
              <w:t>Deployment Architecture</w:t>
            </w:r>
            <w:r>
              <w:rPr>
                <w:noProof/>
                <w:webHidden/>
              </w:rPr>
              <w:tab/>
            </w:r>
            <w:r>
              <w:rPr>
                <w:noProof/>
                <w:webHidden/>
              </w:rPr>
              <w:fldChar w:fldCharType="begin"/>
            </w:r>
            <w:r>
              <w:rPr>
                <w:noProof/>
                <w:webHidden/>
              </w:rPr>
              <w:instrText xml:space="preserve"> PAGEREF _Toc482009639 \h </w:instrText>
            </w:r>
          </w:ins>
          <w:r>
            <w:rPr>
              <w:noProof/>
              <w:webHidden/>
            </w:rPr>
          </w:r>
          <w:r>
            <w:rPr>
              <w:noProof/>
              <w:webHidden/>
            </w:rPr>
            <w:fldChar w:fldCharType="separate"/>
          </w:r>
          <w:ins w:id="81" w:author="Isha Gupta" w:date="2017-05-08T12:24:00Z">
            <w:r>
              <w:rPr>
                <w:noProof/>
                <w:webHidden/>
              </w:rPr>
              <w:t>17</w:t>
            </w:r>
            <w:r>
              <w:rPr>
                <w:noProof/>
                <w:webHidden/>
              </w:rPr>
              <w:fldChar w:fldCharType="end"/>
            </w:r>
            <w:r w:rsidRPr="00CC4679">
              <w:rPr>
                <w:rStyle w:val="Hyperlink"/>
                <w:noProof/>
              </w:rPr>
              <w:fldChar w:fldCharType="end"/>
            </w:r>
          </w:ins>
        </w:p>
        <w:p w14:paraId="108604FB" w14:textId="51C4B7E0" w:rsidR="00B947F0" w:rsidRDefault="00B947F0">
          <w:pPr>
            <w:pStyle w:val="TOC2"/>
            <w:tabs>
              <w:tab w:val="left" w:pos="880"/>
              <w:tab w:val="right" w:leader="dot" w:pos="9736"/>
            </w:tabs>
            <w:rPr>
              <w:ins w:id="82" w:author="Isha Gupta" w:date="2017-05-08T12:24:00Z"/>
              <w:rFonts w:eastAsiaTheme="minorEastAsia"/>
              <w:noProof/>
              <w:lang w:val="en-US"/>
            </w:rPr>
          </w:pPr>
          <w:ins w:id="83"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"_Toc482009640"</w:instrText>
            </w:r>
            <w:r w:rsidRPr="00CC4679">
              <w:rPr>
                <w:rStyle w:val="Hyperlink"/>
                <w:noProof/>
              </w:rPr>
              <w:instrText xml:space="preserve"> </w:instrText>
            </w:r>
            <w:r w:rsidRPr="00CC4679">
              <w:rPr>
                <w:rStyle w:val="Hyperlink"/>
                <w:noProof/>
              </w:rPr>
              <w:fldChar w:fldCharType="separate"/>
            </w:r>
            <w:r w:rsidRPr="00CC4679">
              <w:rPr>
                <w:rStyle w:val="Hyperlink"/>
                <w:noProof/>
              </w:rPr>
              <w:t>8.1</w:t>
            </w:r>
            <w:r>
              <w:rPr>
                <w:rFonts w:eastAsiaTheme="minorEastAsia"/>
                <w:noProof/>
                <w:lang w:val="en-US"/>
              </w:rPr>
              <w:tab/>
            </w:r>
            <w:r w:rsidRPr="00CC4679">
              <w:rPr>
                <w:rStyle w:val="Hyperlink"/>
                <w:noProof/>
              </w:rPr>
              <w:t>Deployment Diagram</w:t>
            </w:r>
            <w:r>
              <w:rPr>
                <w:noProof/>
                <w:webHidden/>
              </w:rPr>
              <w:tab/>
            </w:r>
            <w:r>
              <w:rPr>
                <w:noProof/>
                <w:webHidden/>
              </w:rPr>
              <w:fldChar w:fldCharType="begin"/>
            </w:r>
            <w:r>
              <w:rPr>
                <w:noProof/>
                <w:webHidden/>
              </w:rPr>
              <w:instrText xml:space="preserve"> PAGEREF _Toc482009640 \h </w:instrText>
            </w:r>
          </w:ins>
          <w:r>
            <w:rPr>
              <w:noProof/>
              <w:webHidden/>
            </w:rPr>
          </w:r>
          <w:r>
            <w:rPr>
              <w:noProof/>
              <w:webHidden/>
            </w:rPr>
            <w:fldChar w:fldCharType="separate"/>
          </w:r>
          <w:ins w:id="84" w:author="Isha Gupta" w:date="2017-05-08T12:24:00Z">
            <w:r>
              <w:rPr>
                <w:noProof/>
                <w:webHidden/>
              </w:rPr>
              <w:t>17</w:t>
            </w:r>
            <w:r>
              <w:rPr>
                <w:noProof/>
                <w:webHidden/>
              </w:rPr>
              <w:fldChar w:fldCharType="end"/>
            </w:r>
            <w:r w:rsidRPr="00CC4679">
              <w:rPr>
                <w:rStyle w:val="Hyperlink"/>
                <w:noProof/>
              </w:rPr>
              <w:fldChar w:fldCharType="end"/>
            </w:r>
          </w:ins>
        </w:p>
        <w:p w14:paraId="0079D539" w14:textId="74AACF92" w:rsidR="00B947F0" w:rsidRDefault="00B947F0">
          <w:pPr>
            <w:pStyle w:val="TOC2"/>
            <w:tabs>
              <w:tab w:val="left" w:pos="880"/>
              <w:tab w:val="right" w:leader="dot" w:pos="9736"/>
            </w:tabs>
            <w:rPr>
              <w:ins w:id="85" w:author="Isha Gupta" w:date="2017-05-08T12:24:00Z"/>
              <w:rFonts w:eastAsiaTheme="minorEastAsia"/>
              <w:noProof/>
              <w:lang w:val="en-US"/>
            </w:rPr>
          </w:pPr>
          <w:ins w:id="86"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"_Toc482009641"</w:instrText>
            </w:r>
            <w:r w:rsidRPr="00CC4679">
              <w:rPr>
                <w:rStyle w:val="Hyperlink"/>
                <w:noProof/>
              </w:rPr>
              <w:instrText xml:space="preserve"> </w:instrText>
            </w:r>
            <w:r w:rsidRPr="00CC4679">
              <w:rPr>
                <w:rStyle w:val="Hyperlink"/>
                <w:noProof/>
              </w:rPr>
              <w:fldChar w:fldCharType="separate"/>
            </w:r>
            <w:r w:rsidRPr="00CC4679">
              <w:rPr>
                <w:rStyle w:val="Hyperlink"/>
                <w:noProof/>
              </w:rPr>
              <w:t>8.2</w:t>
            </w:r>
            <w:r>
              <w:rPr>
                <w:rFonts w:eastAsiaTheme="minorEastAsia"/>
                <w:noProof/>
                <w:lang w:val="en-US"/>
              </w:rPr>
              <w:tab/>
            </w:r>
            <w:r w:rsidRPr="00CC4679">
              <w:rPr>
                <w:rStyle w:val="Hyperlink"/>
                <w:noProof/>
              </w:rPr>
              <w:t>Components Description</w:t>
            </w:r>
            <w:r>
              <w:rPr>
                <w:noProof/>
                <w:webHidden/>
              </w:rPr>
              <w:tab/>
            </w:r>
            <w:r>
              <w:rPr>
                <w:noProof/>
                <w:webHidden/>
              </w:rPr>
              <w:fldChar w:fldCharType="begin"/>
            </w:r>
            <w:r>
              <w:rPr>
                <w:noProof/>
                <w:webHidden/>
              </w:rPr>
              <w:instrText xml:space="preserve"> PAGEREF _Toc482009641 \h </w:instrText>
            </w:r>
          </w:ins>
          <w:r>
            <w:rPr>
              <w:noProof/>
              <w:webHidden/>
            </w:rPr>
          </w:r>
          <w:r>
            <w:rPr>
              <w:noProof/>
              <w:webHidden/>
            </w:rPr>
            <w:fldChar w:fldCharType="separate"/>
          </w:r>
          <w:ins w:id="87" w:author="Isha Gupta" w:date="2017-05-08T12:24:00Z">
            <w:r>
              <w:rPr>
                <w:noProof/>
                <w:webHidden/>
              </w:rPr>
              <w:t>17</w:t>
            </w:r>
            <w:r>
              <w:rPr>
                <w:noProof/>
                <w:webHidden/>
              </w:rPr>
              <w:fldChar w:fldCharType="end"/>
            </w:r>
            <w:r w:rsidRPr="00CC4679">
              <w:rPr>
                <w:rStyle w:val="Hyperlink"/>
                <w:noProof/>
              </w:rPr>
              <w:fldChar w:fldCharType="end"/>
            </w:r>
          </w:ins>
        </w:p>
        <w:p w14:paraId="5CF59C7C" w14:textId="05D9263F" w:rsidR="00B947F0" w:rsidRDefault="00B947F0">
          <w:pPr>
            <w:pStyle w:val="TOC3"/>
            <w:rPr>
              <w:ins w:id="88" w:author="Isha Gupta" w:date="2017-05-08T12:24:00Z"/>
              <w:rFonts w:eastAsiaTheme="minorEastAsia"/>
              <w:noProof/>
              <w:lang w:val="en-US"/>
            </w:rPr>
          </w:pPr>
          <w:ins w:id="89"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"_Toc482009644"</w:instrText>
            </w:r>
            <w:r w:rsidRPr="00CC4679">
              <w:rPr>
                <w:rStyle w:val="Hyperlink"/>
                <w:noProof/>
              </w:rPr>
              <w:instrText xml:space="preserve"> </w:instrText>
            </w:r>
            <w:r w:rsidRPr="00CC4679">
              <w:rPr>
                <w:rStyle w:val="Hyperlink"/>
                <w:noProof/>
              </w:rPr>
              <w:fldChar w:fldCharType="separate"/>
            </w:r>
            <w:r w:rsidRPr="00CC4679">
              <w:rPr>
                <w:rStyle w:val="Hyperlink"/>
                <w:noProof/>
              </w:rPr>
              <w:t>8.2.1</w:t>
            </w:r>
            <w:r>
              <w:rPr>
                <w:rFonts w:eastAsiaTheme="minorEastAsia"/>
                <w:noProof/>
                <w:lang w:val="en-US"/>
              </w:rPr>
              <w:tab/>
            </w:r>
            <w:r w:rsidRPr="00CC4679">
              <w:rPr>
                <w:rStyle w:val="Hyperlink"/>
                <w:noProof/>
              </w:rPr>
              <w:t>Presentation Layer</w:t>
            </w:r>
            <w:r>
              <w:rPr>
                <w:noProof/>
                <w:webHidden/>
              </w:rPr>
              <w:tab/>
            </w:r>
            <w:r>
              <w:rPr>
                <w:noProof/>
                <w:webHidden/>
              </w:rPr>
              <w:fldChar w:fldCharType="begin"/>
            </w:r>
            <w:r>
              <w:rPr>
                <w:noProof/>
                <w:webHidden/>
              </w:rPr>
              <w:instrText xml:space="preserve"> PAGEREF _Toc482009644 \h </w:instrText>
            </w:r>
          </w:ins>
          <w:r>
            <w:rPr>
              <w:noProof/>
              <w:webHidden/>
            </w:rPr>
          </w:r>
          <w:r>
            <w:rPr>
              <w:noProof/>
              <w:webHidden/>
            </w:rPr>
            <w:fldChar w:fldCharType="separate"/>
          </w:r>
          <w:ins w:id="90" w:author="Isha Gupta" w:date="2017-05-08T12:24:00Z">
            <w:r>
              <w:rPr>
                <w:noProof/>
                <w:webHidden/>
              </w:rPr>
              <w:t>17</w:t>
            </w:r>
            <w:r>
              <w:rPr>
                <w:noProof/>
                <w:webHidden/>
              </w:rPr>
              <w:fldChar w:fldCharType="end"/>
            </w:r>
            <w:r w:rsidRPr="00CC4679">
              <w:rPr>
                <w:rStyle w:val="Hyperlink"/>
                <w:noProof/>
              </w:rPr>
              <w:fldChar w:fldCharType="end"/>
            </w:r>
          </w:ins>
        </w:p>
        <w:p w14:paraId="55812467" w14:textId="2961F215" w:rsidR="00B947F0" w:rsidRDefault="00B947F0">
          <w:pPr>
            <w:pStyle w:val="TOC3"/>
            <w:rPr>
              <w:ins w:id="91" w:author="Isha Gupta" w:date="2017-05-08T12:24:00Z"/>
              <w:rFonts w:eastAsiaTheme="minorEastAsia"/>
              <w:noProof/>
              <w:lang w:val="en-US"/>
            </w:rPr>
          </w:pPr>
          <w:ins w:id="92"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"_Toc482009645"</w:instrText>
            </w:r>
            <w:r w:rsidRPr="00CC4679">
              <w:rPr>
                <w:rStyle w:val="Hyperlink"/>
                <w:noProof/>
              </w:rPr>
              <w:instrText xml:space="preserve"> </w:instrText>
            </w:r>
            <w:r w:rsidRPr="00CC4679">
              <w:rPr>
                <w:rStyle w:val="Hyperlink"/>
                <w:noProof/>
              </w:rPr>
              <w:fldChar w:fldCharType="separate"/>
            </w:r>
            <w:r w:rsidRPr="00CC4679">
              <w:rPr>
                <w:rStyle w:val="Hyperlink"/>
                <w:noProof/>
              </w:rPr>
              <w:t>8.2.2</w:t>
            </w:r>
            <w:r>
              <w:rPr>
                <w:rFonts w:eastAsiaTheme="minorEastAsia"/>
                <w:noProof/>
                <w:lang w:val="en-US"/>
              </w:rPr>
              <w:tab/>
            </w:r>
            <w:r w:rsidRPr="00CC4679">
              <w:rPr>
                <w:rStyle w:val="Hyperlink"/>
                <w:noProof/>
              </w:rPr>
              <w:t>Service Layer</w:t>
            </w:r>
            <w:r>
              <w:rPr>
                <w:noProof/>
                <w:webHidden/>
              </w:rPr>
              <w:tab/>
            </w:r>
            <w:r>
              <w:rPr>
                <w:noProof/>
                <w:webHidden/>
              </w:rPr>
              <w:fldChar w:fldCharType="begin"/>
            </w:r>
            <w:r>
              <w:rPr>
                <w:noProof/>
                <w:webHidden/>
              </w:rPr>
              <w:instrText xml:space="preserve"> PAGEREF _Toc482009645 \h </w:instrText>
            </w:r>
          </w:ins>
          <w:r>
            <w:rPr>
              <w:noProof/>
              <w:webHidden/>
            </w:rPr>
          </w:r>
          <w:r>
            <w:rPr>
              <w:noProof/>
              <w:webHidden/>
            </w:rPr>
            <w:fldChar w:fldCharType="separate"/>
          </w:r>
          <w:ins w:id="93" w:author="Isha Gupta" w:date="2017-05-08T12:24:00Z">
            <w:r>
              <w:rPr>
                <w:noProof/>
                <w:webHidden/>
              </w:rPr>
              <w:t>17</w:t>
            </w:r>
            <w:r>
              <w:rPr>
                <w:noProof/>
                <w:webHidden/>
              </w:rPr>
              <w:fldChar w:fldCharType="end"/>
            </w:r>
            <w:r w:rsidRPr="00CC4679">
              <w:rPr>
                <w:rStyle w:val="Hyperlink"/>
                <w:noProof/>
              </w:rPr>
              <w:fldChar w:fldCharType="end"/>
            </w:r>
          </w:ins>
        </w:p>
        <w:p w14:paraId="565E632D" w14:textId="479092E3" w:rsidR="00B947F0" w:rsidRDefault="00B947F0">
          <w:pPr>
            <w:pStyle w:val="TOC3"/>
            <w:rPr>
              <w:ins w:id="94" w:author="Isha Gupta" w:date="2017-05-08T12:24:00Z"/>
              <w:rFonts w:eastAsiaTheme="minorEastAsia"/>
              <w:noProof/>
              <w:lang w:val="en-US"/>
            </w:rPr>
          </w:pPr>
          <w:ins w:id="95"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"_Toc482009646"</w:instrText>
            </w:r>
            <w:r w:rsidRPr="00CC4679">
              <w:rPr>
                <w:rStyle w:val="Hyperlink"/>
                <w:noProof/>
              </w:rPr>
              <w:instrText xml:space="preserve"> </w:instrText>
            </w:r>
            <w:r w:rsidRPr="00CC4679">
              <w:rPr>
                <w:rStyle w:val="Hyperlink"/>
                <w:noProof/>
              </w:rPr>
              <w:fldChar w:fldCharType="separate"/>
            </w:r>
            <w:r w:rsidRPr="00CC4679">
              <w:rPr>
                <w:rStyle w:val="Hyperlink"/>
                <w:noProof/>
              </w:rPr>
              <w:t>8.2.3</w:t>
            </w:r>
            <w:r>
              <w:rPr>
                <w:rFonts w:eastAsiaTheme="minorEastAsia"/>
                <w:noProof/>
                <w:lang w:val="en-US"/>
              </w:rPr>
              <w:tab/>
            </w:r>
            <w:r w:rsidRPr="00CC4679">
              <w:rPr>
                <w:rStyle w:val="Hyperlink"/>
                <w:noProof/>
              </w:rPr>
              <w:t>Persistence Layer</w:t>
            </w:r>
            <w:r>
              <w:rPr>
                <w:noProof/>
                <w:webHidden/>
              </w:rPr>
              <w:tab/>
            </w:r>
            <w:r>
              <w:rPr>
                <w:noProof/>
                <w:webHidden/>
              </w:rPr>
              <w:fldChar w:fldCharType="begin"/>
            </w:r>
            <w:r>
              <w:rPr>
                <w:noProof/>
                <w:webHidden/>
              </w:rPr>
              <w:instrText xml:space="preserve"> PAGEREF _Toc482009646 \h </w:instrText>
            </w:r>
          </w:ins>
          <w:r>
            <w:rPr>
              <w:noProof/>
              <w:webHidden/>
            </w:rPr>
          </w:r>
          <w:r>
            <w:rPr>
              <w:noProof/>
              <w:webHidden/>
            </w:rPr>
            <w:fldChar w:fldCharType="separate"/>
          </w:r>
          <w:ins w:id="96" w:author="Isha Gupta" w:date="2017-05-08T12:24:00Z">
            <w:r>
              <w:rPr>
                <w:noProof/>
                <w:webHidden/>
              </w:rPr>
              <w:t>18</w:t>
            </w:r>
            <w:r>
              <w:rPr>
                <w:noProof/>
                <w:webHidden/>
              </w:rPr>
              <w:fldChar w:fldCharType="end"/>
            </w:r>
            <w:r w:rsidRPr="00CC4679">
              <w:rPr>
                <w:rStyle w:val="Hyperlink"/>
                <w:noProof/>
              </w:rPr>
              <w:fldChar w:fldCharType="end"/>
            </w:r>
          </w:ins>
        </w:p>
        <w:p w14:paraId="7E0F946E" w14:textId="6C501E8E" w:rsidR="00B947F0" w:rsidRDefault="00B947F0">
          <w:pPr>
            <w:pStyle w:val="TOC3"/>
            <w:rPr>
              <w:ins w:id="97" w:author="Isha Gupta" w:date="2017-05-08T12:24:00Z"/>
              <w:rFonts w:eastAsiaTheme="minorEastAsia"/>
              <w:noProof/>
              <w:lang w:val="en-US"/>
            </w:rPr>
          </w:pPr>
          <w:ins w:id="98"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"_Toc482009647"</w:instrText>
            </w:r>
            <w:r w:rsidRPr="00CC4679">
              <w:rPr>
                <w:rStyle w:val="Hyperlink"/>
                <w:noProof/>
              </w:rPr>
              <w:instrText xml:space="preserve"> </w:instrText>
            </w:r>
            <w:r w:rsidRPr="00CC4679">
              <w:rPr>
                <w:rStyle w:val="Hyperlink"/>
                <w:noProof/>
              </w:rPr>
              <w:fldChar w:fldCharType="separate"/>
            </w:r>
            <w:r w:rsidRPr="00CC4679">
              <w:rPr>
                <w:rStyle w:val="Hyperlink"/>
                <w:noProof/>
              </w:rPr>
              <w:t>8.2.4</w:t>
            </w:r>
            <w:r>
              <w:rPr>
                <w:rFonts w:eastAsiaTheme="minorEastAsia"/>
                <w:noProof/>
                <w:lang w:val="en-US"/>
              </w:rPr>
              <w:tab/>
            </w:r>
            <w:r w:rsidRPr="00CC4679">
              <w:rPr>
                <w:rStyle w:val="Hyperlink"/>
                <w:noProof/>
              </w:rPr>
              <w:t>Database Layer</w:t>
            </w:r>
            <w:r>
              <w:rPr>
                <w:noProof/>
                <w:webHidden/>
              </w:rPr>
              <w:tab/>
            </w:r>
            <w:r>
              <w:rPr>
                <w:noProof/>
                <w:webHidden/>
              </w:rPr>
              <w:fldChar w:fldCharType="begin"/>
            </w:r>
            <w:r>
              <w:rPr>
                <w:noProof/>
                <w:webHidden/>
              </w:rPr>
              <w:instrText xml:space="preserve"> PAGEREF _Toc482009647 \h </w:instrText>
            </w:r>
          </w:ins>
          <w:r>
            <w:rPr>
              <w:noProof/>
              <w:webHidden/>
            </w:rPr>
          </w:r>
          <w:r>
            <w:rPr>
              <w:noProof/>
              <w:webHidden/>
            </w:rPr>
            <w:fldChar w:fldCharType="separate"/>
          </w:r>
          <w:ins w:id="99" w:author="Isha Gupta" w:date="2017-05-08T12:24:00Z">
            <w:r>
              <w:rPr>
                <w:noProof/>
                <w:webHidden/>
              </w:rPr>
              <w:t>18</w:t>
            </w:r>
            <w:r>
              <w:rPr>
                <w:noProof/>
                <w:webHidden/>
              </w:rPr>
              <w:fldChar w:fldCharType="end"/>
            </w:r>
            <w:r w:rsidRPr="00CC4679">
              <w:rPr>
                <w:rStyle w:val="Hyperlink"/>
                <w:noProof/>
              </w:rPr>
              <w:fldChar w:fldCharType="end"/>
            </w:r>
          </w:ins>
        </w:p>
        <w:p w14:paraId="36BE2D0F" w14:textId="5C62F99D" w:rsidR="00B947F0" w:rsidRDefault="00B947F0">
          <w:pPr>
            <w:pStyle w:val="TOC3"/>
            <w:rPr>
              <w:ins w:id="100" w:author="Isha Gupta" w:date="2017-05-08T12:24:00Z"/>
              <w:rFonts w:eastAsiaTheme="minorEastAsia"/>
              <w:noProof/>
              <w:lang w:val="en-US"/>
            </w:rPr>
          </w:pPr>
          <w:ins w:id="101"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"_Toc482009648"</w:instrText>
            </w:r>
            <w:r w:rsidRPr="00CC4679">
              <w:rPr>
                <w:rStyle w:val="Hyperlink"/>
                <w:noProof/>
              </w:rPr>
              <w:instrText xml:space="preserve"> </w:instrText>
            </w:r>
            <w:r w:rsidRPr="00CC4679">
              <w:rPr>
                <w:rStyle w:val="Hyperlink"/>
                <w:noProof/>
              </w:rPr>
              <w:fldChar w:fldCharType="separate"/>
            </w:r>
            <w:r w:rsidRPr="00CC4679">
              <w:rPr>
                <w:rStyle w:val="Hyperlink"/>
                <w:noProof/>
              </w:rPr>
              <w:t>8.2.5</w:t>
            </w:r>
            <w:r>
              <w:rPr>
                <w:rFonts w:eastAsiaTheme="minorEastAsia"/>
                <w:noProof/>
                <w:lang w:val="en-US"/>
              </w:rPr>
              <w:tab/>
            </w:r>
            <w:r w:rsidRPr="00CC4679">
              <w:rPr>
                <w:rStyle w:val="Hyperlink"/>
                <w:noProof/>
              </w:rPr>
              <w:t>Third Party Services</w:t>
            </w:r>
            <w:r>
              <w:rPr>
                <w:noProof/>
                <w:webHidden/>
              </w:rPr>
              <w:tab/>
            </w:r>
            <w:r>
              <w:rPr>
                <w:noProof/>
                <w:webHidden/>
              </w:rPr>
              <w:fldChar w:fldCharType="begin"/>
            </w:r>
            <w:r>
              <w:rPr>
                <w:noProof/>
                <w:webHidden/>
              </w:rPr>
              <w:instrText xml:space="preserve"> PAGEREF _Toc482009648 \h </w:instrText>
            </w:r>
          </w:ins>
          <w:r>
            <w:rPr>
              <w:noProof/>
              <w:webHidden/>
            </w:rPr>
          </w:r>
          <w:r>
            <w:rPr>
              <w:noProof/>
              <w:webHidden/>
            </w:rPr>
            <w:fldChar w:fldCharType="separate"/>
          </w:r>
          <w:ins w:id="102" w:author="Isha Gupta" w:date="2017-05-08T12:24:00Z">
            <w:r>
              <w:rPr>
                <w:noProof/>
                <w:webHidden/>
              </w:rPr>
              <w:t>18</w:t>
            </w:r>
            <w:r>
              <w:rPr>
                <w:noProof/>
                <w:webHidden/>
              </w:rPr>
              <w:fldChar w:fldCharType="end"/>
            </w:r>
            <w:r w:rsidRPr="00CC4679">
              <w:rPr>
                <w:rStyle w:val="Hyperlink"/>
                <w:noProof/>
              </w:rPr>
              <w:fldChar w:fldCharType="end"/>
            </w:r>
          </w:ins>
        </w:p>
        <w:p w14:paraId="38D35DE9" w14:textId="03522B7A" w:rsidR="00B947F0" w:rsidRDefault="00B947F0">
          <w:pPr>
            <w:pStyle w:val="TOC3"/>
            <w:rPr>
              <w:ins w:id="103" w:author="Isha Gupta" w:date="2017-05-08T12:24:00Z"/>
              <w:rFonts w:eastAsiaTheme="minorEastAsia"/>
              <w:noProof/>
              <w:lang w:val="en-US"/>
            </w:rPr>
          </w:pPr>
          <w:ins w:id="104" w:author="Isha Gupta" w:date="2017-05-08T12:24:00Z">
            <w:r w:rsidRPr="00CC4679">
              <w:rPr>
                <w:rStyle w:val="Hyperlink"/>
                <w:noProof/>
              </w:rPr>
              <w:lastRenderedPageBreak/>
              <w:fldChar w:fldCharType="begin"/>
            </w:r>
            <w:r w:rsidRPr="00CC4679">
              <w:rPr>
                <w:rStyle w:val="Hyperlink"/>
                <w:noProof/>
              </w:rPr>
              <w:instrText xml:space="preserve"> </w:instrText>
            </w:r>
            <w:r>
              <w:rPr>
                <w:noProof/>
              </w:rPr>
              <w:instrText>HYPERLINK \l "_Toc482009649"</w:instrText>
            </w:r>
            <w:r w:rsidRPr="00CC4679">
              <w:rPr>
                <w:rStyle w:val="Hyperlink"/>
                <w:noProof/>
              </w:rPr>
              <w:instrText xml:space="preserve"> </w:instrText>
            </w:r>
            <w:r w:rsidRPr="00CC4679">
              <w:rPr>
                <w:rStyle w:val="Hyperlink"/>
                <w:noProof/>
              </w:rPr>
              <w:fldChar w:fldCharType="separate"/>
            </w:r>
            <w:r w:rsidRPr="00CC4679">
              <w:rPr>
                <w:rStyle w:val="Hyperlink"/>
                <w:noProof/>
              </w:rPr>
              <w:t>8.2.6</w:t>
            </w:r>
            <w:r>
              <w:rPr>
                <w:rFonts w:eastAsiaTheme="minorEastAsia"/>
                <w:noProof/>
                <w:lang w:val="en-US"/>
              </w:rPr>
              <w:tab/>
            </w:r>
            <w:r w:rsidRPr="00CC4679">
              <w:rPr>
                <w:rStyle w:val="Hyperlink"/>
                <w:noProof/>
              </w:rPr>
              <w:t>Scheduler Service</w:t>
            </w:r>
            <w:r>
              <w:rPr>
                <w:noProof/>
                <w:webHidden/>
              </w:rPr>
              <w:tab/>
            </w:r>
            <w:r>
              <w:rPr>
                <w:noProof/>
                <w:webHidden/>
              </w:rPr>
              <w:fldChar w:fldCharType="begin"/>
            </w:r>
            <w:r>
              <w:rPr>
                <w:noProof/>
                <w:webHidden/>
              </w:rPr>
              <w:instrText xml:space="preserve"> PAGEREF _Toc482009649 \h </w:instrText>
            </w:r>
          </w:ins>
          <w:r>
            <w:rPr>
              <w:noProof/>
              <w:webHidden/>
            </w:rPr>
          </w:r>
          <w:r>
            <w:rPr>
              <w:noProof/>
              <w:webHidden/>
            </w:rPr>
            <w:fldChar w:fldCharType="separate"/>
          </w:r>
          <w:ins w:id="105" w:author="Isha Gupta" w:date="2017-05-08T12:24:00Z">
            <w:r>
              <w:rPr>
                <w:noProof/>
                <w:webHidden/>
              </w:rPr>
              <w:t>18</w:t>
            </w:r>
            <w:r>
              <w:rPr>
                <w:noProof/>
                <w:webHidden/>
              </w:rPr>
              <w:fldChar w:fldCharType="end"/>
            </w:r>
            <w:r w:rsidRPr="00CC4679">
              <w:rPr>
                <w:rStyle w:val="Hyperlink"/>
                <w:noProof/>
              </w:rPr>
              <w:fldChar w:fldCharType="end"/>
            </w:r>
          </w:ins>
        </w:p>
        <w:p w14:paraId="1FC675BC" w14:textId="2261AE6F" w:rsidR="00B947F0" w:rsidRDefault="00B947F0">
          <w:pPr>
            <w:pStyle w:val="TOC3"/>
            <w:rPr>
              <w:ins w:id="106" w:author="Isha Gupta" w:date="2017-05-08T12:24:00Z"/>
              <w:rFonts w:eastAsiaTheme="minorEastAsia"/>
              <w:noProof/>
              <w:lang w:val="en-US"/>
            </w:rPr>
          </w:pPr>
          <w:ins w:id="107"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"_Toc482009650"</w:instrText>
            </w:r>
            <w:r w:rsidRPr="00CC4679">
              <w:rPr>
                <w:rStyle w:val="Hyperlink"/>
                <w:noProof/>
              </w:rPr>
              <w:instrText xml:space="preserve"> </w:instrText>
            </w:r>
            <w:r w:rsidRPr="00CC4679">
              <w:rPr>
                <w:rStyle w:val="Hyperlink"/>
                <w:noProof/>
              </w:rPr>
              <w:fldChar w:fldCharType="separate"/>
            </w:r>
            <w:r w:rsidRPr="00CC4679">
              <w:rPr>
                <w:rStyle w:val="Hyperlink"/>
                <w:noProof/>
              </w:rPr>
              <w:t>8.2.7</w:t>
            </w:r>
            <w:r>
              <w:rPr>
                <w:rFonts w:eastAsiaTheme="minorEastAsia"/>
                <w:noProof/>
                <w:lang w:val="en-US"/>
              </w:rPr>
              <w:tab/>
            </w:r>
            <w:r w:rsidRPr="00CC4679">
              <w:rPr>
                <w:rStyle w:val="Hyperlink"/>
                <w:noProof/>
              </w:rPr>
              <w:t>Document Repository</w:t>
            </w:r>
            <w:r>
              <w:rPr>
                <w:noProof/>
                <w:webHidden/>
              </w:rPr>
              <w:tab/>
            </w:r>
            <w:r>
              <w:rPr>
                <w:noProof/>
                <w:webHidden/>
              </w:rPr>
              <w:fldChar w:fldCharType="begin"/>
            </w:r>
            <w:r>
              <w:rPr>
                <w:noProof/>
                <w:webHidden/>
              </w:rPr>
              <w:instrText xml:space="preserve"> PAGEREF _Toc482009650 \h </w:instrText>
            </w:r>
          </w:ins>
          <w:r>
            <w:rPr>
              <w:noProof/>
              <w:webHidden/>
            </w:rPr>
          </w:r>
          <w:r>
            <w:rPr>
              <w:noProof/>
              <w:webHidden/>
            </w:rPr>
            <w:fldChar w:fldCharType="separate"/>
          </w:r>
          <w:ins w:id="108" w:author="Isha Gupta" w:date="2017-05-08T12:24:00Z">
            <w:r>
              <w:rPr>
                <w:noProof/>
                <w:webHidden/>
              </w:rPr>
              <w:t>18</w:t>
            </w:r>
            <w:r>
              <w:rPr>
                <w:noProof/>
                <w:webHidden/>
              </w:rPr>
              <w:fldChar w:fldCharType="end"/>
            </w:r>
            <w:r w:rsidRPr="00CC4679">
              <w:rPr>
                <w:rStyle w:val="Hyperlink"/>
                <w:noProof/>
              </w:rPr>
              <w:fldChar w:fldCharType="end"/>
            </w:r>
          </w:ins>
        </w:p>
        <w:p w14:paraId="1B9F68B8" w14:textId="6D4BFD40" w:rsidR="00B947F0" w:rsidRDefault="00B947F0">
          <w:pPr>
            <w:pStyle w:val="TOC1"/>
            <w:tabs>
              <w:tab w:val="left" w:pos="440"/>
              <w:tab w:val="right" w:leader="dot" w:pos="9736"/>
            </w:tabs>
            <w:rPr>
              <w:ins w:id="109" w:author="Isha Gupta" w:date="2017-05-08T12:24:00Z"/>
              <w:rFonts w:eastAsiaTheme="minorEastAsia"/>
              <w:noProof/>
              <w:lang w:val="en-US"/>
            </w:rPr>
          </w:pPr>
          <w:ins w:id="110"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"_Toc482009651"</w:instrText>
            </w:r>
            <w:r w:rsidRPr="00CC4679">
              <w:rPr>
                <w:rStyle w:val="Hyperlink"/>
                <w:noProof/>
              </w:rPr>
              <w:instrText xml:space="preserve"> </w:instrText>
            </w:r>
            <w:r w:rsidRPr="00CC4679">
              <w:rPr>
                <w:rStyle w:val="Hyperlink"/>
                <w:noProof/>
              </w:rPr>
              <w:fldChar w:fldCharType="separate"/>
            </w:r>
            <w:r w:rsidRPr="00CC4679">
              <w:rPr>
                <w:rStyle w:val="Hyperlink"/>
                <w:noProof/>
              </w:rPr>
              <w:t>9</w:t>
            </w:r>
            <w:r>
              <w:rPr>
                <w:rFonts w:eastAsiaTheme="minorEastAsia"/>
                <w:noProof/>
                <w:lang w:val="en-US"/>
              </w:rPr>
              <w:tab/>
            </w:r>
            <w:r w:rsidRPr="00CC4679">
              <w:rPr>
                <w:rStyle w:val="Hyperlink"/>
                <w:noProof/>
              </w:rPr>
              <w:t>Solution Maintenance Tips and Caveats</w:t>
            </w:r>
            <w:r>
              <w:rPr>
                <w:noProof/>
                <w:webHidden/>
              </w:rPr>
              <w:tab/>
            </w:r>
            <w:r>
              <w:rPr>
                <w:noProof/>
                <w:webHidden/>
              </w:rPr>
              <w:fldChar w:fldCharType="begin"/>
            </w:r>
            <w:r>
              <w:rPr>
                <w:noProof/>
                <w:webHidden/>
              </w:rPr>
              <w:instrText xml:space="preserve"> PAGEREF _Toc482009651 \h </w:instrText>
            </w:r>
          </w:ins>
          <w:r>
            <w:rPr>
              <w:noProof/>
              <w:webHidden/>
            </w:rPr>
          </w:r>
          <w:r>
            <w:rPr>
              <w:noProof/>
              <w:webHidden/>
            </w:rPr>
            <w:fldChar w:fldCharType="separate"/>
          </w:r>
          <w:ins w:id="111" w:author="Isha Gupta" w:date="2017-05-08T12:24:00Z">
            <w:r>
              <w:rPr>
                <w:noProof/>
                <w:webHidden/>
              </w:rPr>
              <w:t>19</w:t>
            </w:r>
            <w:r>
              <w:rPr>
                <w:noProof/>
                <w:webHidden/>
              </w:rPr>
              <w:fldChar w:fldCharType="end"/>
            </w:r>
            <w:r w:rsidRPr="00CC4679">
              <w:rPr>
                <w:rStyle w:val="Hyperlink"/>
                <w:noProof/>
              </w:rPr>
              <w:fldChar w:fldCharType="end"/>
            </w:r>
          </w:ins>
        </w:p>
        <w:p w14:paraId="4D810FE4" w14:textId="24AC85AD" w:rsidR="00B947F0" w:rsidRDefault="00B947F0">
          <w:pPr>
            <w:pStyle w:val="TOC2"/>
            <w:tabs>
              <w:tab w:val="left" w:pos="880"/>
              <w:tab w:val="right" w:leader="dot" w:pos="9736"/>
            </w:tabs>
            <w:rPr>
              <w:ins w:id="112" w:author="Isha Gupta" w:date="2017-05-08T12:24:00Z"/>
              <w:rFonts w:eastAsiaTheme="minorEastAsia"/>
              <w:noProof/>
              <w:lang w:val="en-US"/>
            </w:rPr>
          </w:pPr>
          <w:ins w:id="113"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"_Toc482009652"</w:instrText>
            </w:r>
            <w:r w:rsidRPr="00CC4679">
              <w:rPr>
                <w:rStyle w:val="Hyperlink"/>
                <w:noProof/>
              </w:rPr>
              <w:instrText xml:space="preserve"> </w:instrText>
            </w:r>
            <w:r w:rsidRPr="00CC4679">
              <w:rPr>
                <w:rStyle w:val="Hyperlink"/>
                <w:noProof/>
              </w:rPr>
              <w:fldChar w:fldCharType="separate"/>
            </w:r>
            <w:r w:rsidRPr="00CC4679">
              <w:rPr>
                <w:rStyle w:val="Hyperlink"/>
                <w:noProof/>
              </w:rPr>
              <w:t>9.1</w:t>
            </w:r>
            <w:r>
              <w:rPr>
                <w:rFonts w:eastAsiaTheme="minorEastAsia"/>
                <w:noProof/>
                <w:lang w:val="en-US"/>
              </w:rPr>
              <w:tab/>
            </w:r>
            <w:r w:rsidRPr="00CC4679">
              <w:rPr>
                <w:rStyle w:val="Hyperlink"/>
                <w:noProof/>
              </w:rPr>
              <w:t>What to do to add a new module?</w:t>
            </w:r>
            <w:r>
              <w:rPr>
                <w:noProof/>
                <w:webHidden/>
              </w:rPr>
              <w:tab/>
            </w:r>
            <w:r>
              <w:rPr>
                <w:noProof/>
                <w:webHidden/>
              </w:rPr>
              <w:fldChar w:fldCharType="begin"/>
            </w:r>
            <w:r>
              <w:rPr>
                <w:noProof/>
                <w:webHidden/>
              </w:rPr>
              <w:instrText xml:space="preserve"> PAGEREF _Toc482009652 \h </w:instrText>
            </w:r>
          </w:ins>
          <w:r>
            <w:rPr>
              <w:noProof/>
              <w:webHidden/>
            </w:rPr>
          </w:r>
          <w:r>
            <w:rPr>
              <w:noProof/>
              <w:webHidden/>
            </w:rPr>
            <w:fldChar w:fldCharType="separate"/>
          </w:r>
          <w:ins w:id="114" w:author="Isha Gupta" w:date="2017-05-08T12:24:00Z">
            <w:r>
              <w:rPr>
                <w:noProof/>
                <w:webHidden/>
              </w:rPr>
              <w:t>19</w:t>
            </w:r>
            <w:r>
              <w:rPr>
                <w:noProof/>
                <w:webHidden/>
              </w:rPr>
              <w:fldChar w:fldCharType="end"/>
            </w:r>
            <w:r w:rsidRPr="00CC4679">
              <w:rPr>
                <w:rStyle w:val="Hyperlink"/>
                <w:noProof/>
              </w:rPr>
              <w:fldChar w:fldCharType="end"/>
            </w:r>
          </w:ins>
        </w:p>
        <w:p w14:paraId="6B4B8EBE" w14:textId="6A075C4A" w:rsidR="00B947F0" w:rsidRDefault="00B947F0">
          <w:pPr>
            <w:pStyle w:val="TOC2"/>
            <w:tabs>
              <w:tab w:val="left" w:pos="880"/>
              <w:tab w:val="right" w:leader="dot" w:pos="9736"/>
            </w:tabs>
            <w:rPr>
              <w:ins w:id="115" w:author="Isha Gupta" w:date="2017-05-08T12:24:00Z"/>
              <w:rFonts w:eastAsiaTheme="minorEastAsia"/>
              <w:noProof/>
              <w:lang w:val="en-US"/>
            </w:rPr>
          </w:pPr>
          <w:ins w:id="116"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"_Toc482009653"</w:instrText>
            </w:r>
            <w:r w:rsidRPr="00CC4679">
              <w:rPr>
                <w:rStyle w:val="Hyperlink"/>
                <w:noProof/>
              </w:rPr>
              <w:instrText xml:space="preserve"> </w:instrText>
            </w:r>
            <w:r w:rsidRPr="00CC4679">
              <w:rPr>
                <w:rStyle w:val="Hyperlink"/>
                <w:noProof/>
              </w:rPr>
              <w:fldChar w:fldCharType="separate"/>
            </w:r>
            <w:r w:rsidRPr="00CC4679">
              <w:rPr>
                <w:rStyle w:val="Hyperlink"/>
                <w:noProof/>
              </w:rPr>
              <w:t>9.2</w:t>
            </w:r>
            <w:r>
              <w:rPr>
                <w:rFonts w:eastAsiaTheme="minorEastAsia"/>
                <w:noProof/>
                <w:lang w:val="en-US"/>
              </w:rPr>
              <w:tab/>
            </w:r>
            <w:r w:rsidRPr="00CC4679">
              <w:rPr>
                <w:rStyle w:val="Hyperlink"/>
                <w:noProof/>
              </w:rPr>
              <w:t>What to do to run application in debug mode?</w:t>
            </w:r>
            <w:r>
              <w:rPr>
                <w:noProof/>
                <w:webHidden/>
              </w:rPr>
              <w:tab/>
            </w:r>
            <w:r>
              <w:rPr>
                <w:noProof/>
                <w:webHidden/>
              </w:rPr>
              <w:fldChar w:fldCharType="begin"/>
            </w:r>
            <w:r>
              <w:rPr>
                <w:noProof/>
                <w:webHidden/>
              </w:rPr>
              <w:instrText xml:space="preserve"> PAGEREF _Toc482009653 \h </w:instrText>
            </w:r>
          </w:ins>
          <w:r>
            <w:rPr>
              <w:noProof/>
              <w:webHidden/>
            </w:rPr>
          </w:r>
          <w:r>
            <w:rPr>
              <w:noProof/>
              <w:webHidden/>
            </w:rPr>
            <w:fldChar w:fldCharType="separate"/>
          </w:r>
          <w:ins w:id="117" w:author="Isha Gupta" w:date="2017-05-08T12:24:00Z">
            <w:r>
              <w:rPr>
                <w:noProof/>
                <w:webHidden/>
              </w:rPr>
              <w:t>19</w:t>
            </w:r>
            <w:r>
              <w:rPr>
                <w:noProof/>
                <w:webHidden/>
              </w:rPr>
              <w:fldChar w:fldCharType="end"/>
            </w:r>
            <w:r w:rsidRPr="00CC4679">
              <w:rPr>
                <w:rStyle w:val="Hyperlink"/>
                <w:noProof/>
              </w:rPr>
              <w:fldChar w:fldCharType="end"/>
            </w:r>
          </w:ins>
        </w:p>
        <w:p w14:paraId="4CB004F6" w14:textId="196A1CF7" w:rsidR="00B947F0" w:rsidRDefault="00B947F0">
          <w:pPr>
            <w:pStyle w:val="TOC2"/>
            <w:tabs>
              <w:tab w:val="left" w:pos="880"/>
              <w:tab w:val="right" w:leader="dot" w:pos="9736"/>
            </w:tabs>
            <w:rPr>
              <w:ins w:id="118" w:author="Isha Gupta" w:date="2017-05-08T12:24:00Z"/>
              <w:rFonts w:eastAsiaTheme="minorEastAsia"/>
              <w:noProof/>
              <w:lang w:val="en-US"/>
            </w:rPr>
          </w:pPr>
          <w:ins w:id="119"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"_Toc482009654"</w:instrText>
            </w:r>
            <w:r w:rsidRPr="00CC4679">
              <w:rPr>
                <w:rStyle w:val="Hyperlink"/>
                <w:noProof/>
              </w:rPr>
              <w:instrText xml:space="preserve"> </w:instrText>
            </w:r>
            <w:r w:rsidRPr="00CC4679">
              <w:rPr>
                <w:rStyle w:val="Hyperlink"/>
                <w:noProof/>
              </w:rPr>
              <w:fldChar w:fldCharType="separate"/>
            </w:r>
            <w:r w:rsidRPr="00CC4679">
              <w:rPr>
                <w:rStyle w:val="Hyperlink"/>
                <w:noProof/>
              </w:rPr>
              <w:t>9.3</w:t>
            </w:r>
            <w:r>
              <w:rPr>
                <w:rFonts w:eastAsiaTheme="minorEastAsia"/>
                <w:noProof/>
                <w:lang w:val="en-US"/>
              </w:rPr>
              <w:tab/>
            </w:r>
            <w:r w:rsidRPr="00CC4679">
              <w:rPr>
                <w:rStyle w:val="Hyperlink"/>
                <w:noProof/>
              </w:rPr>
              <w:t>……</w:t>
            </w:r>
            <w:r>
              <w:rPr>
                <w:noProof/>
                <w:webHidden/>
              </w:rPr>
              <w:tab/>
            </w:r>
            <w:r>
              <w:rPr>
                <w:noProof/>
                <w:webHidden/>
              </w:rPr>
              <w:fldChar w:fldCharType="begin"/>
            </w:r>
            <w:r>
              <w:rPr>
                <w:noProof/>
                <w:webHidden/>
              </w:rPr>
              <w:instrText xml:space="preserve"> PAGEREF _Toc482009654 \h </w:instrText>
            </w:r>
          </w:ins>
          <w:r>
            <w:rPr>
              <w:noProof/>
              <w:webHidden/>
            </w:rPr>
          </w:r>
          <w:r>
            <w:rPr>
              <w:noProof/>
              <w:webHidden/>
            </w:rPr>
            <w:fldChar w:fldCharType="separate"/>
          </w:r>
          <w:ins w:id="120" w:author="Isha Gupta" w:date="2017-05-08T12:24:00Z">
            <w:r>
              <w:rPr>
                <w:noProof/>
                <w:webHidden/>
              </w:rPr>
              <w:t>19</w:t>
            </w:r>
            <w:r>
              <w:rPr>
                <w:noProof/>
                <w:webHidden/>
              </w:rPr>
              <w:fldChar w:fldCharType="end"/>
            </w:r>
            <w:r w:rsidRPr="00CC4679">
              <w:rPr>
                <w:rStyle w:val="Hyperlink"/>
                <w:noProof/>
              </w:rPr>
              <w:fldChar w:fldCharType="end"/>
            </w:r>
          </w:ins>
        </w:p>
        <w:p w14:paraId="17BB279D" w14:textId="305C24B3" w:rsidR="00B947F0" w:rsidRDefault="00B947F0">
          <w:pPr>
            <w:pStyle w:val="TOC1"/>
            <w:tabs>
              <w:tab w:val="left" w:pos="660"/>
              <w:tab w:val="right" w:leader="dot" w:pos="9736"/>
            </w:tabs>
            <w:rPr>
              <w:ins w:id="121" w:author="Isha Gupta" w:date="2017-05-08T12:24:00Z"/>
              <w:rFonts w:eastAsiaTheme="minorEastAsia"/>
              <w:noProof/>
              <w:lang w:val="en-US"/>
            </w:rPr>
          </w:pPr>
          <w:ins w:id="122"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"_Toc482009655"</w:instrText>
            </w:r>
            <w:r w:rsidRPr="00CC4679">
              <w:rPr>
                <w:rStyle w:val="Hyperlink"/>
                <w:noProof/>
              </w:rPr>
              <w:instrText xml:space="preserve"> </w:instrText>
            </w:r>
            <w:r w:rsidRPr="00CC4679">
              <w:rPr>
                <w:rStyle w:val="Hyperlink"/>
                <w:noProof/>
              </w:rPr>
              <w:fldChar w:fldCharType="separate"/>
            </w:r>
            <w:r w:rsidRPr="00CC4679">
              <w:rPr>
                <w:rStyle w:val="Hyperlink"/>
                <w:noProof/>
              </w:rPr>
              <w:t>10</w:t>
            </w:r>
            <w:r>
              <w:rPr>
                <w:rFonts w:eastAsiaTheme="minorEastAsia"/>
                <w:noProof/>
                <w:lang w:val="en-US"/>
              </w:rPr>
              <w:tab/>
            </w:r>
            <w:r w:rsidRPr="00CC4679">
              <w:rPr>
                <w:rStyle w:val="Hyperlink"/>
                <w:noProof/>
              </w:rPr>
              <w:t>Glossary</w:t>
            </w:r>
            <w:r>
              <w:rPr>
                <w:noProof/>
                <w:webHidden/>
              </w:rPr>
              <w:tab/>
            </w:r>
            <w:r>
              <w:rPr>
                <w:noProof/>
                <w:webHidden/>
              </w:rPr>
              <w:fldChar w:fldCharType="begin"/>
            </w:r>
            <w:r>
              <w:rPr>
                <w:noProof/>
                <w:webHidden/>
              </w:rPr>
              <w:instrText xml:space="preserve"> PAGEREF _Toc482009655 \h </w:instrText>
            </w:r>
          </w:ins>
          <w:r>
            <w:rPr>
              <w:noProof/>
              <w:webHidden/>
            </w:rPr>
          </w:r>
          <w:r>
            <w:rPr>
              <w:noProof/>
              <w:webHidden/>
            </w:rPr>
            <w:fldChar w:fldCharType="separate"/>
          </w:r>
          <w:ins w:id="123" w:author="Isha Gupta" w:date="2017-05-08T12:24:00Z">
            <w:r>
              <w:rPr>
                <w:noProof/>
                <w:webHidden/>
              </w:rPr>
              <w:t>20</w:t>
            </w:r>
            <w:r>
              <w:rPr>
                <w:noProof/>
                <w:webHidden/>
              </w:rPr>
              <w:fldChar w:fldCharType="end"/>
            </w:r>
            <w:r w:rsidRPr="00CC4679">
              <w:rPr>
                <w:rStyle w:val="Hyperlink"/>
                <w:noProof/>
              </w:rPr>
              <w:fldChar w:fldCharType="end"/>
            </w:r>
          </w:ins>
        </w:p>
        <w:p w14:paraId="01EB6823" w14:textId="23428660" w:rsidR="00B947F0" w:rsidRDefault="00B947F0">
          <w:pPr>
            <w:pStyle w:val="TOC2"/>
            <w:tabs>
              <w:tab w:val="left" w:pos="880"/>
              <w:tab w:val="right" w:leader="dot" w:pos="9736"/>
            </w:tabs>
            <w:rPr>
              <w:ins w:id="124" w:author="Isha Gupta" w:date="2017-05-08T12:24:00Z"/>
              <w:rFonts w:eastAsiaTheme="minorEastAsia"/>
              <w:noProof/>
              <w:lang w:val="en-US"/>
            </w:rPr>
          </w:pPr>
          <w:ins w:id="125"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"_Toc482009656"</w:instrText>
            </w:r>
            <w:r w:rsidRPr="00CC4679">
              <w:rPr>
                <w:rStyle w:val="Hyperlink"/>
                <w:noProof/>
              </w:rPr>
              <w:instrText xml:space="preserve"> </w:instrText>
            </w:r>
            <w:r w:rsidRPr="00CC4679">
              <w:rPr>
                <w:rStyle w:val="Hyperlink"/>
                <w:noProof/>
              </w:rPr>
              <w:fldChar w:fldCharType="separate"/>
            </w:r>
            <w:r w:rsidRPr="00CC4679">
              <w:rPr>
                <w:rStyle w:val="Hyperlink"/>
                <w:noProof/>
              </w:rPr>
              <w:t>10.1</w:t>
            </w:r>
            <w:r>
              <w:rPr>
                <w:rFonts w:eastAsiaTheme="minorEastAsia"/>
                <w:noProof/>
                <w:lang w:val="en-US"/>
              </w:rPr>
              <w:tab/>
            </w:r>
            <w:r w:rsidRPr="00CC4679">
              <w:rPr>
                <w:rStyle w:val="Hyperlink"/>
                <w:noProof/>
              </w:rPr>
              <w:t>Requirements Traceability Matrix</w:t>
            </w:r>
            <w:r>
              <w:rPr>
                <w:noProof/>
                <w:webHidden/>
              </w:rPr>
              <w:tab/>
            </w:r>
            <w:r>
              <w:rPr>
                <w:noProof/>
                <w:webHidden/>
              </w:rPr>
              <w:fldChar w:fldCharType="begin"/>
            </w:r>
            <w:r>
              <w:rPr>
                <w:noProof/>
                <w:webHidden/>
              </w:rPr>
              <w:instrText xml:space="preserve"> PAGEREF _Toc482009656 \h </w:instrText>
            </w:r>
          </w:ins>
          <w:r>
            <w:rPr>
              <w:noProof/>
              <w:webHidden/>
            </w:rPr>
          </w:r>
          <w:r>
            <w:rPr>
              <w:noProof/>
              <w:webHidden/>
            </w:rPr>
            <w:fldChar w:fldCharType="separate"/>
          </w:r>
          <w:ins w:id="126" w:author="Isha Gupta" w:date="2017-05-08T12:24:00Z">
            <w:r>
              <w:rPr>
                <w:noProof/>
                <w:webHidden/>
              </w:rPr>
              <w:t>20</w:t>
            </w:r>
            <w:r>
              <w:rPr>
                <w:noProof/>
                <w:webHidden/>
              </w:rPr>
              <w:fldChar w:fldCharType="end"/>
            </w:r>
            <w:r w:rsidRPr="00CC4679">
              <w:rPr>
                <w:rStyle w:val="Hyperlink"/>
                <w:noProof/>
              </w:rPr>
              <w:fldChar w:fldCharType="end"/>
            </w:r>
          </w:ins>
        </w:p>
        <w:p w14:paraId="3F06BFBC" w14:textId="21A35A03" w:rsidR="00B947F0" w:rsidRDefault="00B947F0">
          <w:pPr>
            <w:pStyle w:val="TOC2"/>
            <w:tabs>
              <w:tab w:val="left" w:pos="880"/>
              <w:tab w:val="right" w:leader="dot" w:pos="9736"/>
            </w:tabs>
            <w:rPr>
              <w:ins w:id="127" w:author="Isha Gupta" w:date="2017-05-08T12:24:00Z"/>
              <w:rFonts w:eastAsiaTheme="minorEastAsia"/>
              <w:noProof/>
              <w:lang w:val="en-US"/>
            </w:rPr>
          </w:pPr>
          <w:ins w:id="128"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"_Toc482009657"</w:instrText>
            </w:r>
            <w:r w:rsidRPr="00CC4679">
              <w:rPr>
                <w:rStyle w:val="Hyperlink"/>
                <w:noProof/>
              </w:rPr>
              <w:instrText xml:space="preserve"> </w:instrText>
            </w:r>
            <w:r w:rsidRPr="00CC4679">
              <w:rPr>
                <w:rStyle w:val="Hyperlink"/>
                <w:noProof/>
              </w:rPr>
              <w:fldChar w:fldCharType="separate"/>
            </w:r>
            <w:r w:rsidRPr="00CC4679">
              <w:rPr>
                <w:rStyle w:val="Hyperlink"/>
                <w:noProof/>
              </w:rPr>
              <w:t>10.2</w:t>
            </w:r>
            <w:r>
              <w:rPr>
                <w:rFonts w:eastAsiaTheme="minorEastAsia"/>
                <w:noProof/>
                <w:lang w:val="en-US"/>
              </w:rPr>
              <w:tab/>
            </w:r>
            <w:r w:rsidRPr="00CC4679">
              <w:rPr>
                <w:rStyle w:val="Hyperlink"/>
                <w:noProof/>
              </w:rPr>
              <w:t>Terms</w:t>
            </w:r>
            <w:r>
              <w:rPr>
                <w:noProof/>
                <w:webHidden/>
              </w:rPr>
              <w:tab/>
            </w:r>
            <w:r>
              <w:rPr>
                <w:noProof/>
                <w:webHidden/>
              </w:rPr>
              <w:fldChar w:fldCharType="begin"/>
            </w:r>
            <w:r>
              <w:rPr>
                <w:noProof/>
                <w:webHidden/>
              </w:rPr>
              <w:instrText xml:space="preserve"> PAGEREF _Toc482009657 \h </w:instrText>
            </w:r>
          </w:ins>
          <w:r>
            <w:rPr>
              <w:noProof/>
              <w:webHidden/>
            </w:rPr>
          </w:r>
          <w:r>
            <w:rPr>
              <w:noProof/>
              <w:webHidden/>
            </w:rPr>
            <w:fldChar w:fldCharType="separate"/>
          </w:r>
          <w:ins w:id="129" w:author="Isha Gupta" w:date="2017-05-08T12:24:00Z">
            <w:r>
              <w:rPr>
                <w:noProof/>
                <w:webHidden/>
              </w:rPr>
              <w:t>20</w:t>
            </w:r>
            <w:r>
              <w:rPr>
                <w:noProof/>
                <w:webHidden/>
              </w:rPr>
              <w:fldChar w:fldCharType="end"/>
            </w:r>
            <w:r w:rsidRPr="00CC4679">
              <w:rPr>
                <w:rStyle w:val="Hyperlink"/>
                <w:noProof/>
              </w:rPr>
              <w:fldChar w:fldCharType="end"/>
            </w:r>
          </w:ins>
        </w:p>
        <w:p w14:paraId="00F671E9" w14:textId="1FAD47B5" w:rsidR="00B947F0" w:rsidRDefault="00B947F0">
          <w:pPr>
            <w:pStyle w:val="TOC2"/>
            <w:tabs>
              <w:tab w:val="left" w:pos="880"/>
              <w:tab w:val="right" w:leader="dot" w:pos="9736"/>
            </w:tabs>
            <w:rPr>
              <w:ins w:id="130" w:author="Isha Gupta" w:date="2017-05-08T12:24:00Z"/>
              <w:rFonts w:eastAsiaTheme="minorEastAsia"/>
              <w:noProof/>
              <w:lang w:val="en-US"/>
            </w:rPr>
          </w:pPr>
          <w:ins w:id="131"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"_Toc482009658"</w:instrText>
            </w:r>
            <w:r w:rsidRPr="00CC4679">
              <w:rPr>
                <w:rStyle w:val="Hyperlink"/>
                <w:noProof/>
              </w:rPr>
              <w:instrText xml:space="preserve"> </w:instrText>
            </w:r>
            <w:r w:rsidRPr="00CC4679">
              <w:rPr>
                <w:rStyle w:val="Hyperlink"/>
                <w:noProof/>
              </w:rPr>
              <w:fldChar w:fldCharType="separate"/>
            </w:r>
            <w:r w:rsidRPr="00CC4679">
              <w:rPr>
                <w:rStyle w:val="Hyperlink"/>
                <w:noProof/>
              </w:rPr>
              <w:t>10.3</w:t>
            </w:r>
            <w:r>
              <w:rPr>
                <w:rFonts w:eastAsiaTheme="minorEastAsia"/>
                <w:noProof/>
                <w:lang w:val="en-US"/>
              </w:rPr>
              <w:tab/>
            </w:r>
            <w:r w:rsidRPr="00CC4679">
              <w:rPr>
                <w:rStyle w:val="Hyperlink"/>
                <w:noProof/>
              </w:rPr>
              <w:t>Technology POCs</w:t>
            </w:r>
            <w:r>
              <w:rPr>
                <w:noProof/>
                <w:webHidden/>
              </w:rPr>
              <w:tab/>
            </w:r>
            <w:r>
              <w:rPr>
                <w:noProof/>
                <w:webHidden/>
              </w:rPr>
              <w:fldChar w:fldCharType="begin"/>
            </w:r>
            <w:r>
              <w:rPr>
                <w:noProof/>
                <w:webHidden/>
              </w:rPr>
              <w:instrText xml:space="preserve"> PAGEREF _Toc482009658 \h </w:instrText>
            </w:r>
          </w:ins>
          <w:r>
            <w:rPr>
              <w:noProof/>
              <w:webHidden/>
            </w:rPr>
          </w:r>
          <w:r>
            <w:rPr>
              <w:noProof/>
              <w:webHidden/>
            </w:rPr>
            <w:fldChar w:fldCharType="separate"/>
          </w:r>
          <w:ins w:id="132" w:author="Isha Gupta" w:date="2017-05-08T12:24:00Z">
            <w:r>
              <w:rPr>
                <w:noProof/>
                <w:webHidden/>
              </w:rPr>
              <w:t>21</w:t>
            </w:r>
            <w:r>
              <w:rPr>
                <w:noProof/>
                <w:webHidden/>
              </w:rPr>
              <w:fldChar w:fldCharType="end"/>
            </w:r>
            <w:r w:rsidRPr="00CC4679">
              <w:rPr>
                <w:rStyle w:val="Hyperlink"/>
                <w:noProof/>
              </w:rPr>
              <w:fldChar w:fldCharType="end"/>
            </w:r>
          </w:ins>
        </w:p>
        <w:p w14:paraId="097C9D43" w14:textId="7B1C76EF" w:rsidR="00B947F0" w:rsidRDefault="00B947F0">
          <w:pPr>
            <w:pStyle w:val="TOC3"/>
            <w:rPr>
              <w:ins w:id="133" w:author="Isha Gupta" w:date="2017-05-08T12:24:00Z"/>
              <w:rFonts w:eastAsiaTheme="minorEastAsia"/>
              <w:noProof/>
              <w:lang w:val="en-US"/>
            </w:rPr>
          </w:pPr>
          <w:ins w:id="134"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"_Toc482009659"</w:instrText>
            </w:r>
            <w:r w:rsidRPr="00CC4679">
              <w:rPr>
                <w:rStyle w:val="Hyperlink"/>
                <w:noProof/>
              </w:rPr>
              <w:instrText xml:space="preserve"> </w:instrText>
            </w:r>
            <w:r w:rsidRPr="00CC4679">
              <w:rPr>
                <w:rStyle w:val="Hyperlink"/>
                <w:noProof/>
              </w:rPr>
              <w:fldChar w:fldCharType="separate"/>
            </w:r>
            <w:r w:rsidRPr="00CC4679">
              <w:rPr>
                <w:rStyle w:val="Hyperlink"/>
                <w:noProof/>
              </w:rPr>
              <w:t>10.3.1</w:t>
            </w:r>
            <w:r>
              <w:rPr>
                <w:rFonts w:eastAsiaTheme="minorEastAsia"/>
                <w:noProof/>
                <w:lang w:val="en-US"/>
              </w:rPr>
              <w:tab/>
            </w:r>
            <w:r w:rsidRPr="00CC4679">
              <w:rPr>
                <w:rStyle w:val="Hyperlink"/>
                <w:noProof/>
              </w:rPr>
              <w:t>&lt;POC1&gt;</w:t>
            </w:r>
            <w:r>
              <w:rPr>
                <w:noProof/>
                <w:webHidden/>
              </w:rPr>
              <w:tab/>
            </w:r>
            <w:r>
              <w:rPr>
                <w:noProof/>
                <w:webHidden/>
              </w:rPr>
              <w:fldChar w:fldCharType="begin"/>
            </w:r>
            <w:r>
              <w:rPr>
                <w:noProof/>
                <w:webHidden/>
              </w:rPr>
              <w:instrText xml:space="preserve"> PAGEREF _Toc482009659 \h </w:instrText>
            </w:r>
          </w:ins>
          <w:r>
            <w:rPr>
              <w:noProof/>
              <w:webHidden/>
            </w:rPr>
          </w:r>
          <w:r>
            <w:rPr>
              <w:noProof/>
              <w:webHidden/>
            </w:rPr>
            <w:fldChar w:fldCharType="separate"/>
          </w:r>
          <w:ins w:id="135" w:author="Isha Gupta" w:date="2017-05-08T12:24:00Z">
            <w:r>
              <w:rPr>
                <w:noProof/>
                <w:webHidden/>
              </w:rPr>
              <w:t>21</w:t>
            </w:r>
            <w:r>
              <w:rPr>
                <w:noProof/>
                <w:webHidden/>
              </w:rPr>
              <w:fldChar w:fldCharType="end"/>
            </w:r>
            <w:r w:rsidRPr="00CC4679">
              <w:rPr>
                <w:rStyle w:val="Hyperlink"/>
                <w:noProof/>
              </w:rPr>
              <w:fldChar w:fldCharType="end"/>
            </w:r>
          </w:ins>
        </w:p>
        <w:p w14:paraId="0CA9CDDD" w14:textId="0D03557E" w:rsidR="00B947F0" w:rsidRDefault="00B947F0">
          <w:pPr>
            <w:pStyle w:val="TOC3"/>
            <w:rPr>
              <w:ins w:id="136" w:author="Isha Gupta" w:date="2017-05-08T12:24:00Z"/>
              <w:rFonts w:eastAsiaTheme="minorEastAsia"/>
              <w:noProof/>
              <w:lang w:val="en-US"/>
            </w:rPr>
          </w:pPr>
          <w:ins w:id="137" w:author="Isha Gupta" w:date="2017-05-08T12:24:00Z">
            <w:r w:rsidRPr="00CC4679">
              <w:rPr>
                <w:rStyle w:val="Hyperlink"/>
                <w:noProof/>
              </w:rPr>
              <w:fldChar w:fldCharType="begin"/>
            </w:r>
            <w:r w:rsidRPr="00CC4679">
              <w:rPr>
                <w:rStyle w:val="Hyperlink"/>
                <w:noProof/>
              </w:rPr>
              <w:instrText xml:space="preserve"> </w:instrText>
            </w:r>
            <w:r>
              <w:rPr>
                <w:noProof/>
              </w:rPr>
              <w:instrText>HYPERLINK \l "_Toc482009660"</w:instrText>
            </w:r>
            <w:r w:rsidRPr="00CC4679">
              <w:rPr>
                <w:rStyle w:val="Hyperlink"/>
                <w:noProof/>
              </w:rPr>
              <w:instrText xml:space="preserve"> </w:instrText>
            </w:r>
            <w:r w:rsidRPr="00CC4679">
              <w:rPr>
                <w:rStyle w:val="Hyperlink"/>
                <w:noProof/>
              </w:rPr>
              <w:fldChar w:fldCharType="separate"/>
            </w:r>
            <w:r w:rsidRPr="00CC4679">
              <w:rPr>
                <w:rStyle w:val="Hyperlink"/>
                <w:noProof/>
              </w:rPr>
              <w:t>10.3.2</w:t>
            </w:r>
            <w:r>
              <w:rPr>
                <w:rFonts w:eastAsiaTheme="minorEastAsia"/>
                <w:noProof/>
                <w:lang w:val="en-US"/>
              </w:rPr>
              <w:tab/>
            </w:r>
            <w:r w:rsidRPr="00CC4679">
              <w:rPr>
                <w:rStyle w:val="Hyperlink"/>
                <w:noProof/>
              </w:rPr>
              <w:t>&lt;POC2&gt;</w:t>
            </w:r>
            <w:r>
              <w:rPr>
                <w:noProof/>
                <w:webHidden/>
              </w:rPr>
              <w:tab/>
            </w:r>
            <w:r>
              <w:rPr>
                <w:noProof/>
                <w:webHidden/>
              </w:rPr>
              <w:fldChar w:fldCharType="begin"/>
            </w:r>
            <w:r>
              <w:rPr>
                <w:noProof/>
                <w:webHidden/>
              </w:rPr>
              <w:instrText xml:space="preserve"> PAGEREF _Toc482009660 \h </w:instrText>
            </w:r>
          </w:ins>
          <w:r>
            <w:rPr>
              <w:noProof/>
              <w:webHidden/>
            </w:rPr>
          </w:r>
          <w:r>
            <w:rPr>
              <w:noProof/>
              <w:webHidden/>
            </w:rPr>
            <w:fldChar w:fldCharType="separate"/>
          </w:r>
          <w:ins w:id="138" w:author="Isha Gupta" w:date="2017-05-08T12:24:00Z">
            <w:r>
              <w:rPr>
                <w:noProof/>
                <w:webHidden/>
              </w:rPr>
              <w:t>21</w:t>
            </w:r>
            <w:r>
              <w:rPr>
                <w:noProof/>
                <w:webHidden/>
              </w:rPr>
              <w:fldChar w:fldCharType="end"/>
            </w:r>
            <w:r w:rsidRPr="00CC4679">
              <w:rPr>
                <w:rStyle w:val="Hyperlink"/>
                <w:noProof/>
              </w:rPr>
              <w:fldChar w:fldCharType="end"/>
            </w:r>
          </w:ins>
        </w:p>
        <w:p w14:paraId="1BAE567F" w14:textId="61F7A2C4" w:rsidR="006428FA" w:rsidDel="007F5593" w:rsidRDefault="006428FA">
          <w:pPr>
            <w:pStyle w:val="TOC1"/>
            <w:tabs>
              <w:tab w:val="left" w:pos="440"/>
              <w:tab w:val="right" w:leader="dot" w:pos="9736"/>
            </w:tabs>
            <w:rPr>
              <w:del w:id="139" w:author="Isha Gupta" w:date="2017-05-08T12:11:00Z"/>
              <w:rFonts w:eastAsiaTheme="minorEastAsia"/>
              <w:noProof/>
              <w:lang w:eastAsia="en-IN"/>
            </w:rPr>
          </w:pPr>
          <w:del w:id="140" w:author="Isha Gupta" w:date="2017-05-08T12:11:00Z">
            <w:r w:rsidRPr="007F5593" w:rsidDel="007F5593">
              <w:rPr>
                <w:rPrChange w:id="141" w:author="Isha Gupta" w:date="2017-05-08T12:11:00Z">
                  <w:rPr>
                    <w:rStyle w:val="Hyperlink"/>
                    <w:noProof/>
                  </w:rPr>
                </w:rPrChange>
              </w:rPr>
              <w:delText>1</w:delText>
            </w:r>
            <w:r w:rsidDel="007F5593">
              <w:rPr>
                <w:rFonts w:eastAsiaTheme="minorEastAsia"/>
                <w:noProof/>
                <w:lang w:eastAsia="en-IN"/>
              </w:rPr>
              <w:tab/>
            </w:r>
            <w:r w:rsidRPr="007F5593" w:rsidDel="007F5593">
              <w:rPr>
                <w:rPrChange w:id="142" w:author="Isha Gupta" w:date="2017-05-08T12:11:00Z">
                  <w:rPr>
                    <w:rStyle w:val="Hyperlink"/>
                    <w:noProof/>
                  </w:rPr>
                </w:rPrChange>
              </w:rPr>
              <w:delText>Introduction</w:delText>
            </w:r>
            <w:r w:rsidDel="007F5593">
              <w:rPr>
                <w:noProof/>
                <w:webHidden/>
              </w:rPr>
              <w:tab/>
            </w:r>
            <w:r w:rsidR="00C3108A" w:rsidDel="007F5593">
              <w:rPr>
                <w:noProof/>
                <w:webHidden/>
              </w:rPr>
              <w:delText>2</w:delText>
            </w:r>
          </w:del>
        </w:p>
        <w:p w14:paraId="0A390408" w14:textId="54172D66" w:rsidR="006428FA" w:rsidDel="007F5593" w:rsidRDefault="006428FA">
          <w:pPr>
            <w:pStyle w:val="TOC1"/>
            <w:tabs>
              <w:tab w:val="left" w:pos="440"/>
              <w:tab w:val="right" w:leader="dot" w:pos="9736"/>
            </w:tabs>
            <w:rPr>
              <w:del w:id="143" w:author="Isha Gupta" w:date="2017-05-08T12:11:00Z"/>
              <w:rFonts w:eastAsiaTheme="minorEastAsia"/>
              <w:noProof/>
              <w:lang w:eastAsia="en-IN"/>
            </w:rPr>
          </w:pPr>
          <w:del w:id="144" w:author="Isha Gupta" w:date="2017-05-08T12:11:00Z">
            <w:r w:rsidRPr="007F5593" w:rsidDel="007F5593">
              <w:rPr>
                <w:rPrChange w:id="145" w:author="Isha Gupta" w:date="2017-05-08T12:11:00Z">
                  <w:rPr>
                    <w:rStyle w:val="Hyperlink"/>
                    <w:noProof/>
                  </w:rPr>
                </w:rPrChange>
              </w:rPr>
              <w:delText>2</w:delText>
            </w:r>
            <w:r w:rsidDel="007F5593">
              <w:rPr>
                <w:rFonts w:eastAsiaTheme="minorEastAsia"/>
                <w:noProof/>
                <w:lang w:eastAsia="en-IN"/>
              </w:rPr>
              <w:tab/>
            </w:r>
            <w:r w:rsidRPr="007F5593" w:rsidDel="007F5593">
              <w:rPr>
                <w:rPrChange w:id="146" w:author="Isha Gupta" w:date="2017-05-08T12:11:00Z">
                  <w:rPr>
                    <w:rStyle w:val="Hyperlink"/>
                    <w:noProof/>
                  </w:rPr>
                </w:rPrChange>
              </w:rPr>
              <w:delText>System Overview</w:delText>
            </w:r>
            <w:r w:rsidDel="007F5593">
              <w:rPr>
                <w:noProof/>
                <w:webHidden/>
              </w:rPr>
              <w:tab/>
            </w:r>
            <w:r w:rsidR="00C3108A" w:rsidDel="007F5593">
              <w:rPr>
                <w:noProof/>
                <w:webHidden/>
              </w:rPr>
              <w:delText>2</w:delText>
            </w:r>
          </w:del>
        </w:p>
        <w:p w14:paraId="485C5BBB" w14:textId="7C8C1B83" w:rsidR="006428FA" w:rsidDel="007F5593" w:rsidRDefault="006428FA">
          <w:pPr>
            <w:pStyle w:val="TOC1"/>
            <w:tabs>
              <w:tab w:val="left" w:pos="440"/>
              <w:tab w:val="right" w:leader="dot" w:pos="9736"/>
            </w:tabs>
            <w:rPr>
              <w:del w:id="147" w:author="Isha Gupta" w:date="2017-05-08T12:11:00Z"/>
              <w:rFonts w:eastAsiaTheme="minorEastAsia"/>
              <w:noProof/>
              <w:lang w:eastAsia="en-IN"/>
            </w:rPr>
          </w:pPr>
          <w:del w:id="148" w:author="Isha Gupta" w:date="2017-05-08T12:11:00Z">
            <w:r w:rsidRPr="007F5593" w:rsidDel="007F5593">
              <w:rPr>
                <w:rPrChange w:id="149" w:author="Isha Gupta" w:date="2017-05-08T12:11:00Z">
                  <w:rPr>
                    <w:rStyle w:val="Hyperlink"/>
                    <w:noProof/>
                  </w:rPr>
                </w:rPrChange>
              </w:rPr>
              <w:delText>3</w:delText>
            </w:r>
            <w:r w:rsidDel="007F5593">
              <w:rPr>
                <w:rFonts w:eastAsiaTheme="minorEastAsia"/>
                <w:noProof/>
                <w:lang w:eastAsia="en-IN"/>
              </w:rPr>
              <w:tab/>
            </w:r>
            <w:r w:rsidRPr="007F5593" w:rsidDel="007F5593">
              <w:rPr>
                <w:rPrChange w:id="150" w:author="Isha Gupta" w:date="2017-05-08T12:11:00Z">
                  <w:rPr>
                    <w:rStyle w:val="Hyperlink"/>
                    <w:noProof/>
                  </w:rPr>
                </w:rPrChange>
              </w:rPr>
              <w:delText>Design Considerations</w:delText>
            </w:r>
            <w:r w:rsidDel="007F5593">
              <w:rPr>
                <w:noProof/>
                <w:webHidden/>
              </w:rPr>
              <w:tab/>
            </w:r>
            <w:r w:rsidR="00C3108A" w:rsidDel="007F5593">
              <w:rPr>
                <w:noProof/>
                <w:webHidden/>
              </w:rPr>
              <w:delText>2</w:delText>
            </w:r>
          </w:del>
        </w:p>
        <w:p w14:paraId="1A37F0F3" w14:textId="1BC1E35B" w:rsidR="006428FA" w:rsidDel="007F5593" w:rsidRDefault="006428FA">
          <w:pPr>
            <w:pStyle w:val="TOC2"/>
            <w:tabs>
              <w:tab w:val="left" w:pos="880"/>
              <w:tab w:val="right" w:leader="dot" w:pos="9736"/>
            </w:tabs>
            <w:rPr>
              <w:del w:id="151" w:author="Isha Gupta" w:date="2017-05-08T12:11:00Z"/>
              <w:rFonts w:eastAsiaTheme="minorEastAsia"/>
              <w:noProof/>
              <w:lang w:eastAsia="en-IN"/>
            </w:rPr>
          </w:pPr>
          <w:del w:id="152" w:author="Isha Gupta" w:date="2017-05-08T12:11:00Z">
            <w:r w:rsidRPr="007F5593" w:rsidDel="007F5593">
              <w:rPr>
                <w:rPrChange w:id="153" w:author="Isha Gupta" w:date="2017-05-08T12:11:00Z">
                  <w:rPr>
                    <w:rStyle w:val="Hyperlink"/>
                    <w:noProof/>
                  </w:rPr>
                </w:rPrChange>
              </w:rPr>
              <w:delText>3.1</w:delText>
            </w:r>
            <w:r w:rsidDel="007F5593">
              <w:rPr>
                <w:rFonts w:eastAsiaTheme="minorEastAsia"/>
                <w:noProof/>
                <w:lang w:eastAsia="en-IN"/>
              </w:rPr>
              <w:tab/>
            </w:r>
            <w:r w:rsidRPr="007F5593" w:rsidDel="007F5593">
              <w:rPr>
                <w:rPrChange w:id="154" w:author="Isha Gupta" w:date="2017-05-08T12:11:00Z">
                  <w:rPr>
                    <w:rStyle w:val="Hyperlink"/>
                    <w:noProof/>
                  </w:rPr>
                </w:rPrChange>
              </w:rPr>
              <w:delText>Assumptions and Dependencies</w:delText>
            </w:r>
            <w:r w:rsidDel="007F5593">
              <w:rPr>
                <w:noProof/>
                <w:webHidden/>
              </w:rPr>
              <w:tab/>
            </w:r>
            <w:r w:rsidR="00C3108A" w:rsidDel="007F5593">
              <w:rPr>
                <w:noProof/>
                <w:webHidden/>
              </w:rPr>
              <w:delText>2</w:delText>
            </w:r>
          </w:del>
        </w:p>
        <w:p w14:paraId="6F234FD9" w14:textId="6C541024" w:rsidR="006428FA" w:rsidDel="007F5593" w:rsidRDefault="006428FA">
          <w:pPr>
            <w:pStyle w:val="TOC2"/>
            <w:tabs>
              <w:tab w:val="left" w:pos="880"/>
              <w:tab w:val="right" w:leader="dot" w:pos="9736"/>
            </w:tabs>
            <w:rPr>
              <w:del w:id="155" w:author="Isha Gupta" w:date="2017-05-08T12:11:00Z"/>
              <w:rFonts w:eastAsiaTheme="minorEastAsia"/>
              <w:noProof/>
              <w:lang w:eastAsia="en-IN"/>
            </w:rPr>
          </w:pPr>
          <w:del w:id="156" w:author="Isha Gupta" w:date="2017-05-08T12:11:00Z">
            <w:r w:rsidRPr="007F5593" w:rsidDel="007F5593">
              <w:rPr>
                <w:rPrChange w:id="157" w:author="Isha Gupta" w:date="2017-05-08T12:11:00Z">
                  <w:rPr>
                    <w:rStyle w:val="Hyperlink"/>
                    <w:noProof/>
                  </w:rPr>
                </w:rPrChange>
              </w:rPr>
              <w:delText>3.2</w:delText>
            </w:r>
            <w:r w:rsidDel="007F5593">
              <w:rPr>
                <w:rFonts w:eastAsiaTheme="minorEastAsia"/>
                <w:noProof/>
                <w:lang w:eastAsia="en-IN"/>
              </w:rPr>
              <w:tab/>
            </w:r>
            <w:r w:rsidRPr="007F5593" w:rsidDel="007F5593">
              <w:rPr>
                <w:rPrChange w:id="158" w:author="Isha Gupta" w:date="2017-05-08T12:11:00Z">
                  <w:rPr>
                    <w:rStyle w:val="Hyperlink"/>
                    <w:noProof/>
                  </w:rPr>
                </w:rPrChange>
              </w:rPr>
              <w:delText>General Constraints</w:delText>
            </w:r>
            <w:r w:rsidDel="007F5593">
              <w:rPr>
                <w:noProof/>
                <w:webHidden/>
              </w:rPr>
              <w:tab/>
            </w:r>
            <w:r w:rsidR="00C3108A" w:rsidDel="007F5593">
              <w:rPr>
                <w:noProof/>
                <w:webHidden/>
              </w:rPr>
              <w:delText>2</w:delText>
            </w:r>
          </w:del>
        </w:p>
        <w:p w14:paraId="38BB332A" w14:textId="73E4B7AE" w:rsidR="006428FA" w:rsidDel="007F5593" w:rsidRDefault="006428FA">
          <w:pPr>
            <w:pStyle w:val="TOC2"/>
            <w:tabs>
              <w:tab w:val="left" w:pos="880"/>
              <w:tab w:val="right" w:leader="dot" w:pos="9736"/>
            </w:tabs>
            <w:rPr>
              <w:del w:id="159" w:author="Isha Gupta" w:date="2017-05-08T12:11:00Z"/>
              <w:rFonts w:eastAsiaTheme="minorEastAsia"/>
              <w:noProof/>
              <w:lang w:eastAsia="en-IN"/>
            </w:rPr>
          </w:pPr>
          <w:del w:id="160" w:author="Isha Gupta" w:date="2017-05-08T12:11:00Z">
            <w:r w:rsidRPr="007F5593" w:rsidDel="007F5593">
              <w:rPr>
                <w:rPrChange w:id="161" w:author="Isha Gupta" w:date="2017-05-08T12:11:00Z">
                  <w:rPr>
                    <w:rStyle w:val="Hyperlink"/>
                    <w:noProof/>
                  </w:rPr>
                </w:rPrChange>
              </w:rPr>
              <w:delText>3.3</w:delText>
            </w:r>
            <w:r w:rsidDel="007F5593">
              <w:rPr>
                <w:rFonts w:eastAsiaTheme="minorEastAsia"/>
                <w:noProof/>
                <w:lang w:eastAsia="en-IN"/>
              </w:rPr>
              <w:tab/>
            </w:r>
            <w:r w:rsidRPr="007F5593" w:rsidDel="007F5593">
              <w:rPr>
                <w:rPrChange w:id="162" w:author="Isha Gupta" w:date="2017-05-08T12:11:00Z">
                  <w:rPr>
                    <w:rStyle w:val="Hyperlink"/>
                    <w:noProof/>
                  </w:rPr>
                </w:rPrChange>
              </w:rPr>
              <w:delText>Goals and Guidelines</w:delText>
            </w:r>
            <w:r w:rsidDel="007F5593">
              <w:rPr>
                <w:noProof/>
                <w:webHidden/>
              </w:rPr>
              <w:tab/>
            </w:r>
            <w:r w:rsidR="00C3108A" w:rsidDel="007F5593">
              <w:rPr>
                <w:noProof/>
                <w:webHidden/>
              </w:rPr>
              <w:delText>2</w:delText>
            </w:r>
          </w:del>
        </w:p>
        <w:p w14:paraId="00A6AB80" w14:textId="5F3C138C" w:rsidR="006428FA" w:rsidDel="007F5593" w:rsidRDefault="006428FA">
          <w:pPr>
            <w:pStyle w:val="TOC1"/>
            <w:tabs>
              <w:tab w:val="left" w:pos="440"/>
              <w:tab w:val="right" w:leader="dot" w:pos="9736"/>
            </w:tabs>
            <w:rPr>
              <w:del w:id="163" w:author="Isha Gupta" w:date="2017-05-08T12:11:00Z"/>
              <w:rFonts w:eastAsiaTheme="minorEastAsia"/>
              <w:noProof/>
              <w:lang w:eastAsia="en-IN"/>
            </w:rPr>
          </w:pPr>
          <w:del w:id="164" w:author="Isha Gupta" w:date="2017-05-08T12:11:00Z">
            <w:r w:rsidRPr="007F5593" w:rsidDel="007F5593">
              <w:rPr>
                <w:rPrChange w:id="165" w:author="Isha Gupta" w:date="2017-05-08T12:11:00Z">
                  <w:rPr>
                    <w:rStyle w:val="Hyperlink"/>
                    <w:noProof/>
                  </w:rPr>
                </w:rPrChange>
              </w:rPr>
              <w:delText>4</w:delText>
            </w:r>
            <w:r w:rsidDel="007F5593">
              <w:rPr>
                <w:rFonts w:eastAsiaTheme="minorEastAsia"/>
                <w:noProof/>
                <w:lang w:eastAsia="en-IN"/>
              </w:rPr>
              <w:tab/>
            </w:r>
            <w:r w:rsidRPr="007F5593" w:rsidDel="007F5593">
              <w:rPr>
                <w:rPrChange w:id="166" w:author="Isha Gupta" w:date="2017-05-08T12:11:00Z">
                  <w:rPr>
                    <w:rStyle w:val="Hyperlink"/>
                    <w:noProof/>
                  </w:rPr>
                </w:rPrChange>
              </w:rPr>
              <w:delText>NFR Considerations</w:delText>
            </w:r>
            <w:r w:rsidDel="007F5593">
              <w:rPr>
                <w:noProof/>
                <w:webHidden/>
              </w:rPr>
              <w:tab/>
            </w:r>
            <w:r w:rsidR="00C3108A" w:rsidDel="007F5593">
              <w:rPr>
                <w:noProof/>
                <w:webHidden/>
              </w:rPr>
              <w:delText>2</w:delText>
            </w:r>
          </w:del>
        </w:p>
        <w:p w14:paraId="150E0DCB" w14:textId="363A52F2" w:rsidR="006428FA" w:rsidDel="007F5593" w:rsidRDefault="006428FA">
          <w:pPr>
            <w:pStyle w:val="TOC2"/>
            <w:tabs>
              <w:tab w:val="left" w:pos="880"/>
              <w:tab w:val="right" w:leader="dot" w:pos="9736"/>
            </w:tabs>
            <w:rPr>
              <w:del w:id="167" w:author="Isha Gupta" w:date="2017-05-08T12:11:00Z"/>
              <w:rFonts w:eastAsiaTheme="minorEastAsia"/>
              <w:noProof/>
              <w:lang w:eastAsia="en-IN"/>
            </w:rPr>
          </w:pPr>
          <w:del w:id="168" w:author="Isha Gupta" w:date="2017-05-08T12:11:00Z">
            <w:r w:rsidRPr="007F5593" w:rsidDel="007F5593">
              <w:rPr>
                <w:rPrChange w:id="169" w:author="Isha Gupta" w:date="2017-05-08T12:11:00Z">
                  <w:rPr>
                    <w:rStyle w:val="Hyperlink"/>
                    <w:noProof/>
                  </w:rPr>
                </w:rPrChange>
              </w:rPr>
              <w:delText>4.1</w:delText>
            </w:r>
            <w:r w:rsidDel="007F5593">
              <w:rPr>
                <w:rFonts w:eastAsiaTheme="minorEastAsia"/>
                <w:noProof/>
                <w:lang w:eastAsia="en-IN"/>
              </w:rPr>
              <w:tab/>
            </w:r>
            <w:r w:rsidRPr="007F5593" w:rsidDel="007F5593">
              <w:rPr>
                <w:rPrChange w:id="170" w:author="Isha Gupta" w:date="2017-05-08T12:11:00Z">
                  <w:rPr>
                    <w:rStyle w:val="Hyperlink"/>
                    <w:noProof/>
                  </w:rPr>
                </w:rPrChange>
              </w:rPr>
              <w:delText>Usability</w:delText>
            </w:r>
            <w:r w:rsidDel="007F5593">
              <w:rPr>
                <w:noProof/>
                <w:webHidden/>
              </w:rPr>
              <w:tab/>
            </w:r>
            <w:r w:rsidR="00C3108A" w:rsidDel="007F5593">
              <w:rPr>
                <w:noProof/>
                <w:webHidden/>
              </w:rPr>
              <w:delText>2</w:delText>
            </w:r>
          </w:del>
        </w:p>
        <w:p w14:paraId="5733D261" w14:textId="3068BB2A" w:rsidR="006428FA" w:rsidDel="007F5593" w:rsidRDefault="006428FA">
          <w:pPr>
            <w:pStyle w:val="TOC2"/>
            <w:tabs>
              <w:tab w:val="left" w:pos="880"/>
              <w:tab w:val="right" w:leader="dot" w:pos="9736"/>
            </w:tabs>
            <w:rPr>
              <w:del w:id="171" w:author="Isha Gupta" w:date="2017-05-08T12:11:00Z"/>
              <w:rFonts w:eastAsiaTheme="minorEastAsia"/>
              <w:noProof/>
              <w:lang w:eastAsia="en-IN"/>
            </w:rPr>
          </w:pPr>
          <w:del w:id="172" w:author="Isha Gupta" w:date="2017-05-08T12:11:00Z">
            <w:r w:rsidRPr="007F5593" w:rsidDel="007F5593">
              <w:rPr>
                <w:rPrChange w:id="173" w:author="Isha Gupta" w:date="2017-05-08T12:11:00Z">
                  <w:rPr>
                    <w:rStyle w:val="Hyperlink"/>
                    <w:noProof/>
                  </w:rPr>
                </w:rPrChange>
              </w:rPr>
              <w:delText>4.2</w:delText>
            </w:r>
            <w:r w:rsidDel="007F5593">
              <w:rPr>
                <w:rFonts w:eastAsiaTheme="minorEastAsia"/>
                <w:noProof/>
                <w:lang w:eastAsia="en-IN"/>
              </w:rPr>
              <w:tab/>
            </w:r>
            <w:r w:rsidRPr="007F5593" w:rsidDel="007F5593">
              <w:rPr>
                <w:rPrChange w:id="174" w:author="Isha Gupta" w:date="2017-05-08T12:11:00Z">
                  <w:rPr>
                    <w:rStyle w:val="Hyperlink"/>
                    <w:noProof/>
                  </w:rPr>
                </w:rPrChange>
              </w:rPr>
              <w:delText>Reliability</w:delText>
            </w:r>
            <w:r w:rsidDel="007F5593">
              <w:rPr>
                <w:noProof/>
                <w:webHidden/>
              </w:rPr>
              <w:tab/>
            </w:r>
            <w:r w:rsidR="00C3108A" w:rsidDel="007F5593">
              <w:rPr>
                <w:noProof/>
                <w:webHidden/>
              </w:rPr>
              <w:delText>2</w:delText>
            </w:r>
          </w:del>
        </w:p>
        <w:p w14:paraId="7A1AA9F7" w14:textId="2850670A" w:rsidR="006428FA" w:rsidDel="007F5593" w:rsidRDefault="006428FA">
          <w:pPr>
            <w:pStyle w:val="TOC2"/>
            <w:tabs>
              <w:tab w:val="left" w:pos="880"/>
              <w:tab w:val="right" w:leader="dot" w:pos="9736"/>
            </w:tabs>
            <w:rPr>
              <w:del w:id="175" w:author="Isha Gupta" w:date="2017-05-08T12:11:00Z"/>
              <w:rFonts w:eastAsiaTheme="minorEastAsia"/>
              <w:noProof/>
              <w:lang w:eastAsia="en-IN"/>
            </w:rPr>
          </w:pPr>
          <w:del w:id="176" w:author="Isha Gupta" w:date="2017-05-08T12:11:00Z">
            <w:r w:rsidRPr="007F5593" w:rsidDel="007F5593">
              <w:rPr>
                <w:rPrChange w:id="177" w:author="Isha Gupta" w:date="2017-05-08T12:11:00Z">
                  <w:rPr>
                    <w:rStyle w:val="Hyperlink"/>
                    <w:noProof/>
                  </w:rPr>
                </w:rPrChange>
              </w:rPr>
              <w:delText>4.3</w:delText>
            </w:r>
            <w:r w:rsidDel="007F5593">
              <w:rPr>
                <w:rFonts w:eastAsiaTheme="minorEastAsia"/>
                <w:noProof/>
                <w:lang w:eastAsia="en-IN"/>
              </w:rPr>
              <w:tab/>
            </w:r>
            <w:r w:rsidRPr="007F5593" w:rsidDel="007F5593">
              <w:rPr>
                <w:rPrChange w:id="178" w:author="Isha Gupta" w:date="2017-05-08T12:11:00Z">
                  <w:rPr>
                    <w:rStyle w:val="Hyperlink"/>
                    <w:noProof/>
                  </w:rPr>
                </w:rPrChange>
              </w:rPr>
              <w:delText>Performance</w:delText>
            </w:r>
            <w:r w:rsidDel="007F5593">
              <w:rPr>
                <w:noProof/>
                <w:webHidden/>
              </w:rPr>
              <w:tab/>
            </w:r>
            <w:r w:rsidR="00C3108A" w:rsidDel="007F5593">
              <w:rPr>
                <w:noProof/>
                <w:webHidden/>
              </w:rPr>
              <w:delText>2</w:delText>
            </w:r>
          </w:del>
        </w:p>
        <w:p w14:paraId="6BF75F44" w14:textId="6331E969" w:rsidR="006428FA" w:rsidDel="007F5593" w:rsidRDefault="006428FA">
          <w:pPr>
            <w:pStyle w:val="TOC2"/>
            <w:tabs>
              <w:tab w:val="left" w:pos="880"/>
              <w:tab w:val="right" w:leader="dot" w:pos="9736"/>
            </w:tabs>
            <w:rPr>
              <w:del w:id="179" w:author="Isha Gupta" w:date="2017-05-08T12:11:00Z"/>
              <w:rFonts w:eastAsiaTheme="minorEastAsia"/>
              <w:noProof/>
              <w:lang w:eastAsia="en-IN"/>
            </w:rPr>
          </w:pPr>
          <w:del w:id="180" w:author="Isha Gupta" w:date="2017-05-08T12:11:00Z">
            <w:r w:rsidRPr="007F5593" w:rsidDel="007F5593">
              <w:rPr>
                <w:rPrChange w:id="181" w:author="Isha Gupta" w:date="2017-05-08T12:11:00Z">
                  <w:rPr>
                    <w:rStyle w:val="Hyperlink"/>
                    <w:noProof/>
                  </w:rPr>
                </w:rPrChange>
              </w:rPr>
              <w:delText>4.4</w:delText>
            </w:r>
            <w:r w:rsidDel="007F5593">
              <w:rPr>
                <w:rFonts w:eastAsiaTheme="minorEastAsia"/>
                <w:noProof/>
                <w:lang w:eastAsia="en-IN"/>
              </w:rPr>
              <w:tab/>
            </w:r>
            <w:r w:rsidRPr="007F5593" w:rsidDel="007F5593">
              <w:rPr>
                <w:rPrChange w:id="182" w:author="Isha Gupta" w:date="2017-05-08T12:11:00Z">
                  <w:rPr>
                    <w:rStyle w:val="Hyperlink"/>
                    <w:noProof/>
                  </w:rPr>
                </w:rPrChange>
              </w:rPr>
              <w:delText>Security</w:delText>
            </w:r>
            <w:r w:rsidDel="007F5593">
              <w:rPr>
                <w:noProof/>
                <w:webHidden/>
              </w:rPr>
              <w:tab/>
            </w:r>
            <w:r w:rsidR="00C3108A" w:rsidDel="007F5593">
              <w:rPr>
                <w:noProof/>
                <w:webHidden/>
              </w:rPr>
              <w:delText>2</w:delText>
            </w:r>
          </w:del>
        </w:p>
        <w:p w14:paraId="0C0E9B55" w14:textId="1F61133F" w:rsidR="006428FA" w:rsidDel="007F5593" w:rsidRDefault="006428FA">
          <w:pPr>
            <w:pStyle w:val="TOC2"/>
            <w:tabs>
              <w:tab w:val="left" w:pos="880"/>
              <w:tab w:val="right" w:leader="dot" w:pos="9736"/>
            </w:tabs>
            <w:rPr>
              <w:del w:id="183" w:author="Isha Gupta" w:date="2017-05-08T12:11:00Z"/>
              <w:rFonts w:eastAsiaTheme="minorEastAsia"/>
              <w:noProof/>
              <w:lang w:eastAsia="en-IN"/>
            </w:rPr>
          </w:pPr>
          <w:del w:id="184" w:author="Isha Gupta" w:date="2017-05-08T12:11:00Z">
            <w:r w:rsidRPr="007F5593" w:rsidDel="007F5593">
              <w:rPr>
                <w:rPrChange w:id="185" w:author="Isha Gupta" w:date="2017-05-08T12:11:00Z">
                  <w:rPr>
                    <w:rStyle w:val="Hyperlink"/>
                    <w:noProof/>
                  </w:rPr>
                </w:rPrChange>
              </w:rPr>
              <w:delText>4.5</w:delText>
            </w:r>
            <w:r w:rsidDel="007F5593">
              <w:rPr>
                <w:rFonts w:eastAsiaTheme="minorEastAsia"/>
                <w:noProof/>
                <w:lang w:eastAsia="en-IN"/>
              </w:rPr>
              <w:tab/>
            </w:r>
            <w:r w:rsidRPr="007F5593" w:rsidDel="007F5593">
              <w:rPr>
                <w:rPrChange w:id="186" w:author="Isha Gupta" w:date="2017-05-08T12:11:00Z">
                  <w:rPr>
                    <w:rStyle w:val="Hyperlink"/>
                    <w:noProof/>
                  </w:rPr>
                </w:rPrChange>
              </w:rPr>
              <w:delText>Supportability</w:delText>
            </w:r>
            <w:r w:rsidDel="007F5593">
              <w:rPr>
                <w:noProof/>
                <w:webHidden/>
              </w:rPr>
              <w:tab/>
            </w:r>
            <w:r w:rsidR="00C3108A" w:rsidDel="007F5593">
              <w:rPr>
                <w:noProof/>
                <w:webHidden/>
              </w:rPr>
              <w:delText>2</w:delText>
            </w:r>
          </w:del>
        </w:p>
        <w:p w14:paraId="2769C773" w14:textId="38E8B99E" w:rsidR="006428FA" w:rsidDel="007F5593" w:rsidRDefault="006428FA">
          <w:pPr>
            <w:pStyle w:val="TOC2"/>
            <w:tabs>
              <w:tab w:val="left" w:pos="880"/>
              <w:tab w:val="right" w:leader="dot" w:pos="9736"/>
            </w:tabs>
            <w:rPr>
              <w:del w:id="187" w:author="Isha Gupta" w:date="2017-05-08T12:11:00Z"/>
              <w:rFonts w:eastAsiaTheme="minorEastAsia"/>
              <w:noProof/>
              <w:lang w:eastAsia="en-IN"/>
            </w:rPr>
          </w:pPr>
          <w:del w:id="188" w:author="Isha Gupta" w:date="2017-05-08T12:11:00Z">
            <w:r w:rsidRPr="007F5593" w:rsidDel="007F5593">
              <w:rPr>
                <w:rPrChange w:id="189" w:author="Isha Gupta" w:date="2017-05-08T12:11:00Z">
                  <w:rPr>
                    <w:rStyle w:val="Hyperlink"/>
                    <w:noProof/>
                  </w:rPr>
                </w:rPrChange>
              </w:rPr>
              <w:delText>4.6</w:delText>
            </w:r>
            <w:r w:rsidDel="007F5593">
              <w:rPr>
                <w:rFonts w:eastAsiaTheme="minorEastAsia"/>
                <w:noProof/>
                <w:lang w:eastAsia="en-IN"/>
              </w:rPr>
              <w:tab/>
            </w:r>
            <w:r w:rsidRPr="007F5593" w:rsidDel="007F5593">
              <w:rPr>
                <w:rPrChange w:id="190" w:author="Isha Gupta" w:date="2017-05-08T12:11:00Z">
                  <w:rPr>
                    <w:rStyle w:val="Hyperlink"/>
                    <w:noProof/>
                  </w:rPr>
                </w:rPrChange>
              </w:rPr>
              <w:delText>Infrastructure Requirements</w:delText>
            </w:r>
            <w:r w:rsidDel="007F5593">
              <w:rPr>
                <w:noProof/>
                <w:webHidden/>
              </w:rPr>
              <w:tab/>
            </w:r>
            <w:r w:rsidR="00C3108A" w:rsidDel="007F5593">
              <w:rPr>
                <w:noProof/>
                <w:webHidden/>
              </w:rPr>
              <w:delText>2</w:delText>
            </w:r>
          </w:del>
        </w:p>
        <w:p w14:paraId="201549C4" w14:textId="21D45FF1" w:rsidR="006428FA" w:rsidDel="007F5593" w:rsidRDefault="006428FA">
          <w:pPr>
            <w:pStyle w:val="TOC2"/>
            <w:tabs>
              <w:tab w:val="left" w:pos="880"/>
              <w:tab w:val="right" w:leader="dot" w:pos="9736"/>
            </w:tabs>
            <w:rPr>
              <w:del w:id="191" w:author="Isha Gupta" w:date="2017-05-08T12:11:00Z"/>
              <w:rFonts w:eastAsiaTheme="minorEastAsia"/>
              <w:noProof/>
              <w:lang w:eastAsia="en-IN"/>
            </w:rPr>
          </w:pPr>
          <w:del w:id="192" w:author="Isha Gupta" w:date="2017-05-08T12:11:00Z">
            <w:r w:rsidRPr="007F5593" w:rsidDel="007F5593">
              <w:rPr>
                <w:rPrChange w:id="193" w:author="Isha Gupta" w:date="2017-05-08T12:11:00Z">
                  <w:rPr>
                    <w:rStyle w:val="Hyperlink"/>
                    <w:noProof/>
                  </w:rPr>
                </w:rPrChange>
              </w:rPr>
              <w:delText>4.7</w:delText>
            </w:r>
            <w:r w:rsidDel="007F5593">
              <w:rPr>
                <w:rFonts w:eastAsiaTheme="minorEastAsia"/>
                <w:noProof/>
                <w:lang w:eastAsia="en-IN"/>
              </w:rPr>
              <w:tab/>
            </w:r>
            <w:r w:rsidRPr="007F5593" w:rsidDel="007F5593">
              <w:rPr>
                <w:rPrChange w:id="194" w:author="Isha Gupta" w:date="2017-05-08T12:11:00Z">
                  <w:rPr>
                    <w:rStyle w:val="Hyperlink"/>
                    <w:noProof/>
                  </w:rPr>
                </w:rPrChange>
              </w:rPr>
              <w:delText>Implementation Constraints</w:delText>
            </w:r>
            <w:r w:rsidDel="007F5593">
              <w:rPr>
                <w:noProof/>
                <w:webHidden/>
              </w:rPr>
              <w:tab/>
            </w:r>
            <w:r w:rsidR="00C3108A" w:rsidDel="007F5593">
              <w:rPr>
                <w:noProof/>
                <w:webHidden/>
              </w:rPr>
              <w:delText>2</w:delText>
            </w:r>
          </w:del>
        </w:p>
        <w:p w14:paraId="6BBBA683" w14:textId="5CE16327" w:rsidR="006428FA" w:rsidDel="007F5593" w:rsidRDefault="006428FA">
          <w:pPr>
            <w:pStyle w:val="TOC1"/>
            <w:tabs>
              <w:tab w:val="left" w:pos="440"/>
              <w:tab w:val="right" w:leader="dot" w:pos="9736"/>
            </w:tabs>
            <w:rPr>
              <w:del w:id="195" w:author="Isha Gupta" w:date="2017-05-08T12:11:00Z"/>
              <w:rFonts w:eastAsiaTheme="minorEastAsia"/>
              <w:noProof/>
              <w:lang w:eastAsia="en-IN"/>
            </w:rPr>
          </w:pPr>
          <w:del w:id="196" w:author="Isha Gupta" w:date="2017-05-08T12:11:00Z">
            <w:r w:rsidRPr="007F5593" w:rsidDel="007F5593">
              <w:rPr>
                <w:rPrChange w:id="197" w:author="Isha Gupta" w:date="2017-05-08T12:11:00Z">
                  <w:rPr>
                    <w:rStyle w:val="Hyperlink"/>
                    <w:noProof/>
                  </w:rPr>
                </w:rPrChange>
              </w:rPr>
              <w:delText>5</w:delText>
            </w:r>
            <w:r w:rsidDel="007F5593">
              <w:rPr>
                <w:rFonts w:eastAsiaTheme="minorEastAsia"/>
                <w:noProof/>
                <w:lang w:eastAsia="en-IN"/>
              </w:rPr>
              <w:tab/>
            </w:r>
            <w:r w:rsidRPr="007F5593" w:rsidDel="007F5593">
              <w:rPr>
                <w:rPrChange w:id="198" w:author="Isha Gupta" w:date="2017-05-08T12:11:00Z">
                  <w:rPr>
                    <w:rStyle w:val="Hyperlink"/>
                    <w:noProof/>
                  </w:rPr>
                </w:rPrChange>
              </w:rPr>
              <w:delText>Solution Architecture</w:delText>
            </w:r>
            <w:r w:rsidDel="007F5593">
              <w:rPr>
                <w:noProof/>
                <w:webHidden/>
              </w:rPr>
              <w:tab/>
            </w:r>
            <w:r w:rsidR="00C3108A" w:rsidDel="007F5593">
              <w:rPr>
                <w:noProof/>
                <w:webHidden/>
              </w:rPr>
              <w:delText>2</w:delText>
            </w:r>
          </w:del>
        </w:p>
        <w:p w14:paraId="18EFE647" w14:textId="16C58CC0" w:rsidR="006428FA" w:rsidDel="007F5593" w:rsidRDefault="006428FA">
          <w:pPr>
            <w:pStyle w:val="TOC2"/>
            <w:tabs>
              <w:tab w:val="left" w:pos="880"/>
              <w:tab w:val="right" w:leader="dot" w:pos="9736"/>
            </w:tabs>
            <w:rPr>
              <w:del w:id="199" w:author="Isha Gupta" w:date="2017-05-08T12:11:00Z"/>
              <w:rFonts w:eastAsiaTheme="minorEastAsia"/>
              <w:noProof/>
              <w:lang w:eastAsia="en-IN"/>
            </w:rPr>
          </w:pPr>
          <w:del w:id="200" w:author="Isha Gupta" w:date="2017-05-08T12:11:00Z">
            <w:r w:rsidRPr="007F5593" w:rsidDel="007F5593">
              <w:rPr>
                <w:rPrChange w:id="201" w:author="Isha Gupta" w:date="2017-05-08T12:11:00Z">
                  <w:rPr>
                    <w:rStyle w:val="Hyperlink"/>
                    <w:noProof/>
                  </w:rPr>
                </w:rPrChange>
              </w:rPr>
              <w:delText>5.1</w:delText>
            </w:r>
            <w:r w:rsidDel="007F5593">
              <w:rPr>
                <w:rFonts w:eastAsiaTheme="minorEastAsia"/>
                <w:noProof/>
                <w:lang w:eastAsia="en-IN"/>
              </w:rPr>
              <w:tab/>
            </w:r>
            <w:r w:rsidRPr="007F5593" w:rsidDel="007F5593">
              <w:rPr>
                <w:rPrChange w:id="202" w:author="Isha Gupta" w:date="2017-05-08T12:11:00Z">
                  <w:rPr>
                    <w:rStyle w:val="Hyperlink"/>
                    <w:noProof/>
                  </w:rPr>
                </w:rPrChange>
              </w:rPr>
              <w:delText>Solution Diagram</w:delText>
            </w:r>
            <w:r w:rsidDel="007F5593">
              <w:rPr>
                <w:noProof/>
                <w:webHidden/>
              </w:rPr>
              <w:tab/>
            </w:r>
            <w:r w:rsidR="00C3108A" w:rsidDel="007F5593">
              <w:rPr>
                <w:noProof/>
                <w:webHidden/>
              </w:rPr>
              <w:delText>2</w:delText>
            </w:r>
          </w:del>
        </w:p>
        <w:p w14:paraId="466200D8" w14:textId="1FC1D2A8" w:rsidR="006428FA" w:rsidDel="007F5593" w:rsidRDefault="006428FA">
          <w:pPr>
            <w:pStyle w:val="TOC2"/>
            <w:tabs>
              <w:tab w:val="left" w:pos="880"/>
              <w:tab w:val="right" w:leader="dot" w:pos="9736"/>
            </w:tabs>
            <w:rPr>
              <w:del w:id="203" w:author="Isha Gupta" w:date="2017-05-08T12:11:00Z"/>
              <w:rFonts w:eastAsiaTheme="minorEastAsia"/>
              <w:noProof/>
              <w:lang w:eastAsia="en-IN"/>
            </w:rPr>
          </w:pPr>
          <w:del w:id="204" w:author="Isha Gupta" w:date="2017-05-08T12:11:00Z">
            <w:r w:rsidRPr="007F5593" w:rsidDel="007F5593">
              <w:rPr>
                <w:rPrChange w:id="205" w:author="Isha Gupta" w:date="2017-05-08T12:11:00Z">
                  <w:rPr>
                    <w:rStyle w:val="Hyperlink"/>
                    <w:noProof/>
                  </w:rPr>
                </w:rPrChange>
              </w:rPr>
              <w:delText>5.2</w:delText>
            </w:r>
            <w:r w:rsidDel="007F5593">
              <w:rPr>
                <w:rFonts w:eastAsiaTheme="minorEastAsia"/>
                <w:noProof/>
                <w:lang w:eastAsia="en-IN"/>
              </w:rPr>
              <w:tab/>
            </w:r>
            <w:r w:rsidRPr="007F5593" w:rsidDel="007F5593">
              <w:rPr>
                <w:rPrChange w:id="206" w:author="Isha Gupta" w:date="2017-05-08T12:11:00Z">
                  <w:rPr>
                    <w:rStyle w:val="Hyperlink"/>
                    <w:noProof/>
                  </w:rPr>
                </w:rPrChange>
              </w:rPr>
              <w:delText>Components Description</w:delText>
            </w:r>
            <w:r w:rsidDel="007F5593">
              <w:rPr>
                <w:noProof/>
                <w:webHidden/>
              </w:rPr>
              <w:tab/>
            </w:r>
            <w:r w:rsidR="00C3108A" w:rsidDel="007F5593">
              <w:rPr>
                <w:noProof/>
                <w:webHidden/>
              </w:rPr>
              <w:delText>2</w:delText>
            </w:r>
          </w:del>
        </w:p>
        <w:p w14:paraId="38C72A26" w14:textId="31DF956D" w:rsidR="006428FA" w:rsidDel="007F5593" w:rsidRDefault="006428FA">
          <w:pPr>
            <w:pStyle w:val="TOC3"/>
            <w:rPr>
              <w:del w:id="207" w:author="Isha Gupta" w:date="2017-05-08T12:11:00Z"/>
              <w:rFonts w:eastAsiaTheme="minorEastAsia"/>
              <w:noProof/>
              <w:lang w:eastAsia="en-IN"/>
            </w:rPr>
          </w:pPr>
          <w:del w:id="208" w:author="Isha Gupta" w:date="2017-05-08T12:11:00Z">
            <w:r w:rsidRPr="007F5593" w:rsidDel="007F5593">
              <w:rPr>
                <w:rPrChange w:id="209" w:author="Isha Gupta" w:date="2017-05-08T12:11:00Z">
                  <w:rPr>
                    <w:rStyle w:val="Hyperlink"/>
                    <w:noProof/>
                  </w:rPr>
                </w:rPrChange>
              </w:rPr>
              <w:delText>5.2.1</w:delText>
            </w:r>
            <w:r w:rsidDel="007F5593">
              <w:rPr>
                <w:rFonts w:eastAsiaTheme="minorEastAsia"/>
                <w:noProof/>
                <w:lang w:eastAsia="en-IN"/>
              </w:rPr>
              <w:tab/>
            </w:r>
            <w:r w:rsidRPr="007F5593" w:rsidDel="007F5593">
              <w:rPr>
                <w:rPrChange w:id="210" w:author="Isha Gupta" w:date="2017-05-08T12:11:00Z">
                  <w:rPr>
                    <w:rStyle w:val="Hyperlink"/>
                    <w:noProof/>
                  </w:rPr>
                </w:rPrChange>
              </w:rPr>
              <w:delText>&lt;Component 1&gt;</w:delText>
            </w:r>
            <w:r w:rsidDel="007F5593">
              <w:rPr>
                <w:noProof/>
                <w:webHidden/>
              </w:rPr>
              <w:tab/>
            </w:r>
            <w:r w:rsidR="00C3108A" w:rsidDel="007F5593">
              <w:rPr>
                <w:noProof/>
                <w:webHidden/>
              </w:rPr>
              <w:delText>2</w:delText>
            </w:r>
          </w:del>
        </w:p>
        <w:p w14:paraId="4BA8B8D0" w14:textId="10213E3F" w:rsidR="006428FA" w:rsidDel="007F5593" w:rsidRDefault="006428FA">
          <w:pPr>
            <w:pStyle w:val="TOC3"/>
            <w:rPr>
              <w:del w:id="211" w:author="Isha Gupta" w:date="2017-05-08T12:11:00Z"/>
              <w:rFonts w:eastAsiaTheme="minorEastAsia"/>
              <w:noProof/>
              <w:lang w:eastAsia="en-IN"/>
            </w:rPr>
          </w:pPr>
          <w:del w:id="212" w:author="Isha Gupta" w:date="2017-05-08T12:11:00Z">
            <w:r w:rsidRPr="007F5593" w:rsidDel="007F5593">
              <w:rPr>
                <w:rPrChange w:id="213" w:author="Isha Gupta" w:date="2017-05-08T12:11:00Z">
                  <w:rPr>
                    <w:rStyle w:val="Hyperlink"/>
                    <w:noProof/>
                  </w:rPr>
                </w:rPrChange>
              </w:rPr>
              <w:delText>5.2.2</w:delText>
            </w:r>
            <w:r w:rsidDel="007F5593">
              <w:rPr>
                <w:rFonts w:eastAsiaTheme="minorEastAsia"/>
                <w:noProof/>
                <w:lang w:eastAsia="en-IN"/>
              </w:rPr>
              <w:tab/>
            </w:r>
            <w:r w:rsidRPr="007F5593" w:rsidDel="007F5593">
              <w:rPr>
                <w:rPrChange w:id="214" w:author="Isha Gupta" w:date="2017-05-08T12:11:00Z">
                  <w:rPr>
                    <w:rStyle w:val="Hyperlink"/>
                    <w:noProof/>
                  </w:rPr>
                </w:rPrChange>
              </w:rPr>
              <w:delText>&lt;Component 2&gt;</w:delText>
            </w:r>
            <w:r w:rsidDel="007F5593">
              <w:rPr>
                <w:noProof/>
                <w:webHidden/>
              </w:rPr>
              <w:tab/>
            </w:r>
            <w:r w:rsidR="00C3108A" w:rsidDel="007F5593">
              <w:rPr>
                <w:noProof/>
                <w:webHidden/>
              </w:rPr>
              <w:delText>2</w:delText>
            </w:r>
          </w:del>
        </w:p>
        <w:p w14:paraId="22C6E891" w14:textId="7F40FE83" w:rsidR="006428FA" w:rsidDel="007F5593" w:rsidRDefault="006428FA">
          <w:pPr>
            <w:pStyle w:val="TOC1"/>
            <w:tabs>
              <w:tab w:val="left" w:pos="440"/>
              <w:tab w:val="right" w:leader="dot" w:pos="9736"/>
            </w:tabs>
            <w:rPr>
              <w:del w:id="215" w:author="Isha Gupta" w:date="2017-05-08T12:11:00Z"/>
              <w:rFonts w:eastAsiaTheme="minorEastAsia"/>
              <w:noProof/>
              <w:lang w:eastAsia="en-IN"/>
            </w:rPr>
          </w:pPr>
          <w:del w:id="216" w:author="Isha Gupta" w:date="2017-05-08T12:11:00Z">
            <w:r w:rsidRPr="007F5593" w:rsidDel="007F5593">
              <w:rPr>
                <w:rPrChange w:id="217" w:author="Isha Gupta" w:date="2017-05-08T12:11:00Z">
                  <w:rPr>
                    <w:rStyle w:val="Hyperlink"/>
                    <w:noProof/>
                  </w:rPr>
                </w:rPrChange>
              </w:rPr>
              <w:delText>6</w:delText>
            </w:r>
            <w:r w:rsidDel="007F5593">
              <w:rPr>
                <w:rFonts w:eastAsiaTheme="minorEastAsia"/>
                <w:noProof/>
                <w:lang w:eastAsia="en-IN"/>
              </w:rPr>
              <w:tab/>
            </w:r>
            <w:r w:rsidRPr="007F5593" w:rsidDel="007F5593">
              <w:rPr>
                <w:rPrChange w:id="218" w:author="Isha Gupta" w:date="2017-05-08T12:11:00Z">
                  <w:rPr>
                    <w:rStyle w:val="Hyperlink"/>
                    <w:noProof/>
                  </w:rPr>
                </w:rPrChange>
              </w:rPr>
              <w:delText>Framework/Infrastructural Components</w:delText>
            </w:r>
            <w:r w:rsidDel="007F5593">
              <w:rPr>
                <w:noProof/>
                <w:webHidden/>
              </w:rPr>
              <w:tab/>
            </w:r>
            <w:r w:rsidR="00C3108A" w:rsidDel="007F5593">
              <w:rPr>
                <w:noProof/>
                <w:webHidden/>
              </w:rPr>
              <w:delText>2</w:delText>
            </w:r>
          </w:del>
        </w:p>
        <w:p w14:paraId="43D4D6D2" w14:textId="34AFC76D" w:rsidR="006428FA" w:rsidDel="007F5593" w:rsidRDefault="006428FA">
          <w:pPr>
            <w:pStyle w:val="TOC2"/>
            <w:tabs>
              <w:tab w:val="left" w:pos="880"/>
              <w:tab w:val="right" w:leader="dot" w:pos="9736"/>
            </w:tabs>
            <w:rPr>
              <w:del w:id="219" w:author="Isha Gupta" w:date="2017-05-08T12:11:00Z"/>
              <w:rFonts w:eastAsiaTheme="minorEastAsia"/>
              <w:noProof/>
              <w:lang w:eastAsia="en-IN"/>
            </w:rPr>
          </w:pPr>
          <w:del w:id="220" w:author="Isha Gupta" w:date="2017-05-08T12:11:00Z">
            <w:r w:rsidRPr="007F5593" w:rsidDel="007F5593">
              <w:rPr>
                <w:rPrChange w:id="221" w:author="Isha Gupta" w:date="2017-05-08T12:11:00Z">
                  <w:rPr>
                    <w:rStyle w:val="Hyperlink"/>
                    <w:noProof/>
                  </w:rPr>
                </w:rPrChange>
              </w:rPr>
              <w:delText>6.1</w:delText>
            </w:r>
            <w:r w:rsidDel="007F5593">
              <w:rPr>
                <w:rFonts w:eastAsiaTheme="minorEastAsia"/>
                <w:noProof/>
                <w:lang w:eastAsia="en-IN"/>
              </w:rPr>
              <w:tab/>
            </w:r>
            <w:r w:rsidRPr="007F5593" w:rsidDel="007F5593">
              <w:rPr>
                <w:rPrChange w:id="222" w:author="Isha Gupta" w:date="2017-05-08T12:11:00Z">
                  <w:rPr>
                    <w:rStyle w:val="Hyperlink"/>
                    <w:noProof/>
                  </w:rPr>
                </w:rPrChange>
              </w:rPr>
              <w:delText>Logging</w:delText>
            </w:r>
            <w:r w:rsidDel="007F5593">
              <w:rPr>
                <w:noProof/>
                <w:webHidden/>
              </w:rPr>
              <w:tab/>
            </w:r>
            <w:r w:rsidR="00C3108A" w:rsidDel="007F5593">
              <w:rPr>
                <w:noProof/>
                <w:webHidden/>
              </w:rPr>
              <w:delText>2</w:delText>
            </w:r>
          </w:del>
        </w:p>
        <w:p w14:paraId="57420F74" w14:textId="65C59567" w:rsidR="006428FA" w:rsidDel="007F5593" w:rsidRDefault="006428FA">
          <w:pPr>
            <w:pStyle w:val="TOC2"/>
            <w:tabs>
              <w:tab w:val="left" w:pos="880"/>
              <w:tab w:val="right" w:leader="dot" w:pos="9736"/>
            </w:tabs>
            <w:rPr>
              <w:del w:id="223" w:author="Isha Gupta" w:date="2017-05-08T12:11:00Z"/>
              <w:rFonts w:eastAsiaTheme="minorEastAsia"/>
              <w:noProof/>
              <w:lang w:eastAsia="en-IN"/>
            </w:rPr>
          </w:pPr>
          <w:del w:id="224" w:author="Isha Gupta" w:date="2017-05-08T12:11:00Z">
            <w:r w:rsidRPr="007F5593" w:rsidDel="007F5593">
              <w:rPr>
                <w:rPrChange w:id="225" w:author="Isha Gupta" w:date="2017-05-08T12:11:00Z">
                  <w:rPr>
                    <w:rStyle w:val="Hyperlink"/>
                    <w:noProof/>
                  </w:rPr>
                </w:rPrChange>
              </w:rPr>
              <w:delText>6.2</w:delText>
            </w:r>
            <w:r w:rsidDel="007F5593">
              <w:rPr>
                <w:rFonts w:eastAsiaTheme="minorEastAsia"/>
                <w:noProof/>
                <w:lang w:eastAsia="en-IN"/>
              </w:rPr>
              <w:tab/>
            </w:r>
            <w:r w:rsidRPr="007F5593" w:rsidDel="007F5593">
              <w:rPr>
                <w:rPrChange w:id="226" w:author="Isha Gupta" w:date="2017-05-08T12:11:00Z">
                  <w:rPr>
                    <w:rStyle w:val="Hyperlink"/>
                    <w:noProof/>
                  </w:rPr>
                </w:rPrChange>
              </w:rPr>
              <w:delText>Exception Handling</w:delText>
            </w:r>
            <w:r w:rsidDel="007F5593">
              <w:rPr>
                <w:noProof/>
                <w:webHidden/>
              </w:rPr>
              <w:tab/>
            </w:r>
            <w:r w:rsidR="00C3108A" w:rsidDel="007F5593">
              <w:rPr>
                <w:noProof/>
                <w:webHidden/>
              </w:rPr>
              <w:delText>2</w:delText>
            </w:r>
          </w:del>
        </w:p>
        <w:p w14:paraId="1C57B4D4" w14:textId="5BC477FA" w:rsidR="006428FA" w:rsidDel="007F5593" w:rsidRDefault="006428FA">
          <w:pPr>
            <w:pStyle w:val="TOC2"/>
            <w:tabs>
              <w:tab w:val="left" w:pos="880"/>
              <w:tab w:val="right" w:leader="dot" w:pos="9736"/>
            </w:tabs>
            <w:rPr>
              <w:del w:id="227" w:author="Isha Gupta" w:date="2017-05-08T12:11:00Z"/>
              <w:rFonts w:eastAsiaTheme="minorEastAsia"/>
              <w:noProof/>
              <w:lang w:eastAsia="en-IN"/>
            </w:rPr>
          </w:pPr>
          <w:del w:id="228" w:author="Isha Gupta" w:date="2017-05-08T12:11:00Z">
            <w:r w:rsidRPr="007F5593" w:rsidDel="007F5593">
              <w:rPr>
                <w:rPrChange w:id="229" w:author="Isha Gupta" w:date="2017-05-08T12:11:00Z">
                  <w:rPr>
                    <w:rStyle w:val="Hyperlink"/>
                    <w:noProof/>
                  </w:rPr>
                </w:rPrChange>
              </w:rPr>
              <w:delText>6.3</w:delText>
            </w:r>
            <w:r w:rsidDel="007F5593">
              <w:rPr>
                <w:rFonts w:eastAsiaTheme="minorEastAsia"/>
                <w:noProof/>
                <w:lang w:eastAsia="en-IN"/>
              </w:rPr>
              <w:tab/>
            </w:r>
            <w:r w:rsidRPr="007F5593" w:rsidDel="007F5593">
              <w:rPr>
                <w:rPrChange w:id="230" w:author="Isha Gupta" w:date="2017-05-08T12:11:00Z">
                  <w:rPr>
                    <w:rStyle w:val="Hyperlink"/>
                    <w:noProof/>
                  </w:rPr>
                </w:rPrChange>
              </w:rPr>
              <w:delText>Security</w:delText>
            </w:r>
            <w:r w:rsidDel="007F5593">
              <w:rPr>
                <w:noProof/>
                <w:webHidden/>
              </w:rPr>
              <w:tab/>
            </w:r>
            <w:r w:rsidR="00C3108A" w:rsidDel="007F5593">
              <w:rPr>
                <w:noProof/>
                <w:webHidden/>
              </w:rPr>
              <w:delText>2</w:delText>
            </w:r>
          </w:del>
        </w:p>
        <w:p w14:paraId="6BC0DAC4" w14:textId="7178EBEC" w:rsidR="006428FA" w:rsidDel="007F5593" w:rsidRDefault="006428FA">
          <w:pPr>
            <w:pStyle w:val="TOC2"/>
            <w:tabs>
              <w:tab w:val="left" w:pos="880"/>
              <w:tab w:val="right" w:leader="dot" w:pos="9736"/>
            </w:tabs>
            <w:rPr>
              <w:del w:id="231" w:author="Isha Gupta" w:date="2017-05-08T12:11:00Z"/>
              <w:rFonts w:eastAsiaTheme="minorEastAsia"/>
              <w:noProof/>
              <w:lang w:eastAsia="en-IN"/>
            </w:rPr>
          </w:pPr>
          <w:del w:id="232" w:author="Isha Gupta" w:date="2017-05-08T12:11:00Z">
            <w:r w:rsidRPr="007F5593" w:rsidDel="007F5593">
              <w:rPr>
                <w:rPrChange w:id="233" w:author="Isha Gupta" w:date="2017-05-08T12:11:00Z">
                  <w:rPr>
                    <w:rStyle w:val="Hyperlink"/>
                    <w:noProof/>
                  </w:rPr>
                </w:rPrChange>
              </w:rPr>
              <w:delText>6.4</w:delText>
            </w:r>
            <w:r w:rsidDel="007F5593">
              <w:rPr>
                <w:rFonts w:eastAsiaTheme="minorEastAsia"/>
                <w:noProof/>
                <w:lang w:eastAsia="en-IN"/>
              </w:rPr>
              <w:tab/>
            </w:r>
            <w:r w:rsidRPr="007F5593" w:rsidDel="007F5593">
              <w:rPr>
                <w:rPrChange w:id="234" w:author="Isha Gupta" w:date="2017-05-08T12:11:00Z">
                  <w:rPr>
                    <w:rStyle w:val="Hyperlink"/>
                    <w:noProof/>
                  </w:rPr>
                </w:rPrChange>
              </w:rPr>
              <w:delText>Data Access</w:delText>
            </w:r>
            <w:r w:rsidDel="007F5593">
              <w:rPr>
                <w:noProof/>
                <w:webHidden/>
              </w:rPr>
              <w:tab/>
            </w:r>
            <w:r w:rsidR="00C3108A" w:rsidDel="007F5593">
              <w:rPr>
                <w:noProof/>
                <w:webHidden/>
              </w:rPr>
              <w:delText>2</w:delText>
            </w:r>
          </w:del>
        </w:p>
        <w:p w14:paraId="6095826B" w14:textId="7CB6F4AF" w:rsidR="006428FA" w:rsidDel="007F5593" w:rsidRDefault="006428FA">
          <w:pPr>
            <w:pStyle w:val="TOC2"/>
            <w:tabs>
              <w:tab w:val="left" w:pos="880"/>
              <w:tab w:val="right" w:leader="dot" w:pos="9736"/>
            </w:tabs>
            <w:rPr>
              <w:del w:id="235" w:author="Isha Gupta" w:date="2017-05-08T12:11:00Z"/>
              <w:rFonts w:eastAsiaTheme="minorEastAsia"/>
              <w:noProof/>
              <w:lang w:eastAsia="en-IN"/>
            </w:rPr>
          </w:pPr>
          <w:del w:id="236" w:author="Isha Gupta" w:date="2017-05-08T12:11:00Z">
            <w:r w:rsidRPr="007F5593" w:rsidDel="007F5593">
              <w:rPr>
                <w:rPrChange w:id="237" w:author="Isha Gupta" w:date="2017-05-08T12:11:00Z">
                  <w:rPr>
                    <w:rStyle w:val="Hyperlink"/>
                    <w:noProof/>
                  </w:rPr>
                </w:rPrChange>
              </w:rPr>
              <w:delText>6.5</w:delText>
            </w:r>
            <w:r w:rsidDel="007F5593">
              <w:rPr>
                <w:rFonts w:eastAsiaTheme="minorEastAsia"/>
                <w:noProof/>
                <w:lang w:eastAsia="en-IN"/>
              </w:rPr>
              <w:tab/>
            </w:r>
            <w:r w:rsidRPr="007F5593" w:rsidDel="007F5593">
              <w:rPr>
                <w:rPrChange w:id="238" w:author="Isha Gupta" w:date="2017-05-08T12:11:00Z">
                  <w:rPr>
                    <w:rStyle w:val="Hyperlink"/>
                    <w:noProof/>
                  </w:rPr>
                </w:rPrChange>
              </w:rPr>
              <w:delText>Caching</w:delText>
            </w:r>
            <w:r w:rsidDel="007F5593">
              <w:rPr>
                <w:noProof/>
                <w:webHidden/>
              </w:rPr>
              <w:tab/>
            </w:r>
            <w:r w:rsidR="00C3108A" w:rsidDel="007F5593">
              <w:rPr>
                <w:noProof/>
                <w:webHidden/>
              </w:rPr>
              <w:delText>2</w:delText>
            </w:r>
          </w:del>
        </w:p>
        <w:p w14:paraId="62B92E64" w14:textId="247B563F" w:rsidR="006428FA" w:rsidDel="007F5593" w:rsidRDefault="006428FA">
          <w:pPr>
            <w:pStyle w:val="TOC2"/>
            <w:tabs>
              <w:tab w:val="left" w:pos="880"/>
              <w:tab w:val="right" w:leader="dot" w:pos="9736"/>
            </w:tabs>
            <w:rPr>
              <w:del w:id="239" w:author="Isha Gupta" w:date="2017-05-08T12:11:00Z"/>
              <w:rFonts w:eastAsiaTheme="minorEastAsia"/>
              <w:noProof/>
              <w:lang w:eastAsia="en-IN"/>
            </w:rPr>
          </w:pPr>
          <w:del w:id="240" w:author="Isha Gupta" w:date="2017-05-08T12:11:00Z">
            <w:r w:rsidRPr="007F5593" w:rsidDel="007F5593">
              <w:rPr>
                <w:rPrChange w:id="241" w:author="Isha Gupta" w:date="2017-05-08T12:11:00Z">
                  <w:rPr>
                    <w:rStyle w:val="Hyperlink"/>
                    <w:noProof/>
                  </w:rPr>
                </w:rPrChange>
              </w:rPr>
              <w:delText>6.6</w:delText>
            </w:r>
            <w:r w:rsidDel="007F5593">
              <w:rPr>
                <w:rFonts w:eastAsiaTheme="minorEastAsia"/>
                <w:noProof/>
                <w:lang w:eastAsia="en-IN"/>
              </w:rPr>
              <w:tab/>
            </w:r>
            <w:r w:rsidRPr="007F5593" w:rsidDel="007F5593">
              <w:rPr>
                <w:rPrChange w:id="242" w:author="Isha Gupta" w:date="2017-05-08T12:11:00Z">
                  <w:rPr>
                    <w:rStyle w:val="Hyperlink"/>
                    <w:noProof/>
                  </w:rPr>
                </w:rPrChange>
              </w:rPr>
              <w:delText>Input Validation</w:delText>
            </w:r>
            <w:r w:rsidDel="007F5593">
              <w:rPr>
                <w:noProof/>
                <w:webHidden/>
              </w:rPr>
              <w:tab/>
            </w:r>
            <w:r w:rsidR="00C3108A" w:rsidDel="007F5593">
              <w:rPr>
                <w:noProof/>
                <w:webHidden/>
              </w:rPr>
              <w:delText>2</w:delText>
            </w:r>
          </w:del>
        </w:p>
        <w:p w14:paraId="7535A544" w14:textId="34674A91" w:rsidR="006428FA" w:rsidDel="007F5593" w:rsidRDefault="006428FA">
          <w:pPr>
            <w:pStyle w:val="TOC2"/>
            <w:tabs>
              <w:tab w:val="left" w:pos="880"/>
              <w:tab w:val="right" w:leader="dot" w:pos="9736"/>
            </w:tabs>
            <w:rPr>
              <w:del w:id="243" w:author="Isha Gupta" w:date="2017-05-08T12:11:00Z"/>
              <w:rFonts w:eastAsiaTheme="minorEastAsia"/>
              <w:noProof/>
              <w:lang w:eastAsia="en-IN"/>
            </w:rPr>
          </w:pPr>
          <w:del w:id="244" w:author="Isha Gupta" w:date="2017-05-08T12:11:00Z">
            <w:r w:rsidRPr="007F5593" w:rsidDel="007F5593">
              <w:rPr>
                <w:rPrChange w:id="245" w:author="Isha Gupta" w:date="2017-05-08T12:11:00Z">
                  <w:rPr>
                    <w:rStyle w:val="Hyperlink"/>
                    <w:noProof/>
                  </w:rPr>
                </w:rPrChange>
              </w:rPr>
              <w:delText>6.7</w:delText>
            </w:r>
            <w:r w:rsidDel="007F5593">
              <w:rPr>
                <w:rFonts w:eastAsiaTheme="minorEastAsia"/>
                <w:noProof/>
                <w:lang w:eastAsia="en-IN"/>
              </w:rPr>
              <w:tab/>
            </w:r>
            <w:r w:rsidRPr="007F5593" w:rsidDel="007F5593">
              <w:rPr>
                <w:rPrChange w:id="246" w:author="Isha Gupta" w:date="2017-05-08T12:11:00Z">
                  <w:rPr>
                    <w:rStyle w:val="Hyperlink"/>
                    <w:noProof/>
                  </w:rPr>
                </w:rPrChange>
              </w:rPr>
              <w:delText>Object Creation</w:delText>
            </w:r>
            <w:r w:rsidDel="007F5593">
              <w:rPr>
                <w:noProof/>
                <w:webHidden/>
              </w:rPr>
              <w:tab/>
            </w:r>
            <w:r w:rsidR="00C3108A" w:rsidDel="007F5593">
              <w:rPr>
                <w:noProof/>
                <w:webHidden/>
              </w:rPr>
              <w:delText>2</w:delText>
            </w:r>
          </w:del>
        </w:p>
        <w:p w14:paraId="261213F8" w14:textId="778CFDD1" w:rsidR="006428FA" w:rsidDel="007F5593" w:rsidRDefault="006428FA">
          <w:pPr>
            <w:pStyle w:val="TOC2"/>
            <w:tabs>
              <w:tab w:val="left" w:pos="880"/>
              <w:tab w:val="right" w:leader="dot" w:pos="9736"/>
            </w:tabs>
            <w:rPr>
              <w:del w:id="247" w:author="Isha Gupta" w:date="2017-05-08T12:11:00Z"/>
              <w:rFonts w:eastAsiaTheme="minorEastAsia"/>
              <w:noProof/>
              <w:lang w:eastAsia="en-IN"/>
            </w:rPr>
          </w:pPr>
          <w:del w:id="248" w:author="Isha Gupta" w:date="2017-05-08T12:11:00Z">
            <w:r w:rsidRPr="007F5593" w:rsidDel="007F5593">
              <w:rPr>
                <w:rPrChange w:id="249" w:author="Isha Gupta" w:date="2017-05-08T12:11:00Z">
                  <w:rPr>
                    <w:rStyle w:val="Hyperlink"/>
                    <w:noProof/>
                  </w:rPr>
                </w:rPrChange>
              </w:rPr>
              <w:delText>6.8</w:delText>
            </w:r>
            <w:r w:rsidDel="007F5593">
              <w:rPr>
                <w:rFonts w:eastAsiaTheme="minorEastAsia"/>
                <w:noProof/>
                <w:lang w:eastAsia="en-IN"/>
              </w:rPr>
              <w:tab/>
            </w:r>
            <w:r w:rsidRPr="007F5593" w:rsidDel="007F5593">
              <w:rPr>
                <w:rPrChange w:id="250" w:author="Isha Gupta" w:date="2017-05-08T12:11:00Z">
                  <w:rPr>
                    <w:rStyle w:val="Hyperlink"/>
                    <w:noProof/>
                  </w:rPr>
                </w:rPrChange>
              </w:rPr>
              <w:delText>Data Transfer between Layers</w:delText>
            </w:r>
            <w:r w:rsidDel="007F5593">
              <w:rPr>
                <w:noProof/>
                <w:webHidden/>
              </w:rPr>
              <w:tab/>
            </w:r>
            <w:r w:rsidR="00C3108A" w:rsidDel="007F5593">
              <w:rPr>
                <w:noProof/>
                <w:webHidden/>
              </w:rPr>
              <w:delText>2</w:delText>
            </w:r>
          </w:del>
        </w:p>
        <w:p w14:paraId="1E94EB16" w14:textId="615257D4" w:rsidR="006428FA" w:rsidDel="007F5593" w:rsidRDefault="006428FA">
          <w:pPr>
            <w:pStyle w:val="TOC1"/>
            <w:tabs>
              <w:tab w:val="left" w:pos="440"/>
              <w:tab w:val="right" w:leader="dot" w:pos="9736"/>
            </w:tabs>
            <w:rPr>
              <w:del w:id="251" w:author="Isha Gupta" w:date="2017-05-08T12:11:00Z"/>
              <w:rFonts w:eastAsiaTheme="minorEastAsia"/>
              <w:noProof/>
              <w:lang w:eastAsia="en-IN"/>
            </w:rPr>
          </w:pPr>
          <w:del w:id="252" w:author="Isha Gupta" w:date="2017-05-08T12:11:00Z">
            <w:r w:rsidRPr="007F5593" w:rsidDel="007F5593">
              <w:rPr>
                <w:rPrChange w:id="253" w:author="Isha Gupta" w:date="2017-05-08T12:11:00Z">
                  <w:rPr>
                    <w:rStyle w:val="Hyperlink"/>
                    <w:noProof/>
                  </w:rPr>
                </w:rPrChange>
              </w:rPr>
              <w:delText>7</w:delText>
            </w:r>
            <w:r w:rsidDel="007F5593">
              <w:rPr>
                <w:rFonts w:eastAsiaTheme="minorEastAsia"/>
                <w:noProof/>
                <w:lang w:eastAsia="en-IN"/>
              </w:rPr>
              <w:tab/>
            </w:r>
            <w:r w:rsidRPr="007F5593" w:rsidDel="007F5593">
              <w:rPr>
                <w:rPrChange w:id="254" w:author="Isha Gupta" w:date="2017-05-08T12:11:00Z">
                  <w:rPr>
                    <w:rStyle w:val="Hyperlink"/>
                    <w:noProof/>
                  </w:rPr>
                </w:rPrChange>
              </w:rPr>
              <w:delText>Integration (External Systems) Architecture</w:delText>
            </w:r>
            <w:r w:rsidDel="007F5593">
              <w:rPr>
                <w:noProof/>
                <w:webHidden/>
              </w:rPr>
              <w:tab/>
            </w:r>
            <w:r w:rsidR="00C3108A" w:rsidDel="007F5593">
              <w:rPr>
                <w:noProof/>
                <w:webHidden/>
              </w:rPr>
              <w:delText>2</w:delText>
            </w:r>
          </w:del>
        </w:p>
        <w:p w14:paraId="520B643D" w14:textId="75583E39" w:rsidR="006428FA" w:rsidDel="007F5593" w:rsidRDefault="006428FA">
          <w:pPr>
            <w:pStyle w:val="TOC2"/>
            <w:tabs>
              <w:tab w:val="left" w:pos="880"/>
              <w:tab w:val="right" w:leader="dot" w:pos="9736"/>
            </w:tabs>
            <w:rPr>
              <w:del w:id="255" w:author="Isha Gupta" w:date="2017-05-08T12:11:00Z"/>
              <w:rFonts w:eastAsiaTheme="minorEastAsia"/>
              <w:noProof/>
              <w:lang w:eastAsia="en-IN"/>
            </w:rPr>
          </w:pPr>
          <w:del w:id="256" w:author="Isha Gupta" w:date="2017-05-08T12:11:00Z">
            <w:r w:rsidRPr="007F5593" w:rsidDel="007F5593">
              <w:rPr>
                <w:rPrChange w:id="257" w:author="Isha Gupta" w:date="2017-05-08T12:11:00Z">
                  <w:rPr>
                    <w:rStyle w:val="Hyperlink"/>
                    <w:noProof/>
                  </w:rPr>
                </w:rPrChange>
              </w:rPr>
              <w:delText>7.1</w:delText>
            </w:r>
            <w:r w:rsidDel="007F5593">
              <w:rPr>
                <w:rFonts w:eastAsiaTheme="minorEastAsia"/>
                <w:noProof/>
                <w:lang w:eastAsia="en-IN"/>
              </w:rPr>
              <w:tab/>
            </w:r>
            <w:r w:rsidRPr="007F5593" w:rsidDel="007F5593">
              <w:rPr>
                <w:rPrChange w:id="258" w:author="Isha Gupta" w:date="2017-05-08T12:11:00Z">
                  <w:rPr>
                    <w:rStyle w:val="Hyperlink"/>
                    <w:noProof/>
                  </w:rPr>
                </w:rPrChange>
              </w:rPr>
              <w:delText>Solution Integration Diagram</w:delText>
            </w:r>
            <w:r w:rsidDel="007F5593">
              <w:rPr>
                <w:noProof/>
                <w:webHidden/>
              </w:rPr>
              <w:tab/>
            </w:r>
            <w:r w:rsidR="00C3108A" w:rsidDel="007F5593">
              <w:rPr>
                <w:noProof/>
                <w:webHidden/>
              </w:rPr>
              <w:delText>2</w:delText>
            </w:r>
          </w:del>
        </w:p>
        <w:p w14:paraId="1A11494F" w14:textId="2343E3A3" w:rsidR="006428FA" w:rsidDel="007F5593" w:rsidRDefault="006428FA">
          <w:pPr>
            <w:pStyle w:val="TOC2"/>
            <w:tabs>
              <w:tab w:val="left" w:pos="880"/>
              <w:tab w:val="right" w:leader="dot" w:pos="9736"/>
            </w:tabs>
            <w:rPr>
              <w:del w:id="259" w:author="Isha Gupta" w:date="2017-05-08T12:11:00Z"/>
              <w:rFonts w:eastAsiaTheme="minorEastAsia"/>
              <w:noProof/>
              <w:lang w:eastAsia="en-IN"/>
            </w:rPr>
          </w:pPr>
          <w:del w:id="260" w:author="Isha Gupta" w:date="2017-05-08T12:11:00Z">
            <w:r w:rsidRPr="007F5593" w:rsidDel="007F5593">
              <w:rPr>
                <w:rPrChange w:id="261" w:author="Isha Gupta" w:date="2017-05-08T12:11:00Z">
                  <w:rPr>
                    <w:rStyle w:val="Hyperlink"/>
                    <w:noProof/>
                  </w:rPr>
                </w:rPrChange>
              </w:rPr>
              <w:delText>7.2</w:delText>
            </w:r>
            <w:r w:rsidDel="007F5593">
              <w:rPr>
                <w:rFonts w:eastAsiaTheme="minorEastAsia"/>
                <w:noProof/>
                <w:lang w:eastAsia="en-IN"/>
              </w:rPr>
              <w:tab/>
            </w:r>
            <w:r w:rsidRPr="007F5593" w:rsidDel="007F5593">
              <w:rPr>
                <w:rPrChange w:id="262" w:author="Isha Gupta" w:date="2017-05-08T12:11:00Z">
                  <w:rPr>
                    <w:rStyle w:val="Hyperlink"/>
                    <w:noProof/>
                  </w:rPr>
                </w:rPrChange>
              </w:rPr>
              <w:delText>Integration Components Description</w:delText>
            </w:r>
            <w:r w:rsidDel="007F5593">
              <w:rPr>
                <w:noProof/>
                <w:webHidden/>
              </w:rPr>
              <w:tab/>
            </w:r>
            <w:r w:rsidR="00C3108A" w:rsidDel="007F5593">
              <w:rPr>
                <w:noProof/>
                <w:webHidden/>
              </w:rPr>
              <w:delText>2</w:delText>
            </w:r>
          </w:del>
        </w:p>
        <w:p w14:paraId="24362AAD" w14:textId="6A316460" w:rsidR="006428FA" w:rsidDel="007F5593" w:rsidRDefault="006428FA">
          <w:pPr>
            <w:pStyle w:val="TOC3"/>
            <w:rPr>
              <w:del w:id="263" w:author="Isha Gupta" w:date="2017-05-08T12:11:00Z"/>
              <w:rFonts w:eastAsiaTheme="minorEastAsia"/>
              <w:noProof/>
              <w:lang w:eastAsia="en-IN"/>
            </w:rPr>
          </w:pPr>
          <w:del w:id="264" w:author="Isha Gupta" w:date="2017-05-08T12:11:00Z">
            <w:r w:rsidRPr="007F5593" w:rsidDel="007F5593">
              <w:rPr>
                <w:rPrChange w:id="265" w:author="Isha Gupta" w:date="2017-05-08T12:11:00Z">
                  <w:rPr>
                    <w:rStyle w:val="Hyperlink"/>
                    <w:noProof/>
                  </w:rPr>
                </w:rPrChange>
              </w:rPr>
              <w:delText>7.2.1</w:delText>
            </w:r>
            <w:r w:rsidDel="007F5593">
              <w:rPr>
                <w:rFonts w:eastAsiaTheme="minorEastAsia"/>
                <w:noProof/>
                <w:lang w:eastAsia="en-IN"/>
              </w:rPr>
              <w:tab/>
            </w:r>
            <w:r w:rsidRPr="007F5593" w:rsidDel="007F5593">
              <w:rPr>
                <w:rPrChange w:id="266" w:author="Isha Gupta" w:date="2017-05-08T12:11:00Z">
                  <w:rPr>
                    <w:rStyle w:val="Hyperlink"/>
                    <w:noProof/>
                  </w:rPr>
                </w:rPrChange>
              </w:rPr>
              <w:delText>&lt;Component 1&gt;</w:delText>
            </w:r>
            <w:r w:rsidDel="007F5593">
              <w:rPr>
                <w:noProof/>
                <w:webHidden/>
              </w:rPr>
              <w:tab/>
            </w:r>
            <w:r w:rsidR="00C3108A" w:rsidDel="007F5593">
              <w:rPr>
                <w:noProof/>
                <w:webHidden/>
              </w:rPr>
              <w:delText>2</w:delText>
            </w:r>
          </w:del>
        </w:p>
        <w:p w14:paraId="4D0FF38E" w14:textId="2BF4F0B1" w:rsidR="006428FA" w:rsidDel="007F5593" w:rsidRDefault="006428FA">
          <w:pPr>
            <w:pStyle w:val="TOC3"/>
            <w:rPr>
              <w:del w:id="267" w:author="Isha Gupta" w:date="2017-05-08T12:11:00Z"/>
              <w:rFonts w:eastAsiaTheme="minorEastAsia"/>
              <w:noProof/>
              <w:lang w:eastAsia="en-IN"/>
            </w:rPr>
          </w:pPr>
          <w:del w:id="268" w:author="Isha Gupta" w:date="2017-05-08T12:11:00Z">
            <w:r w:rsidRPr="007F5593" w:rsidDel="007F5593">
              <w:rPr>
                <w:rPrChange w:id="269" w:author="Isha Gupta" w:date="2017-05-08T12:11:00Z">
                  <w:rPr>
                    <w:rStyle w:val="Hyperlink"/>
                    <w:noProof/>
                  </w:rPr>
                </w:rPrChange>
              </w:rPr>
              <w:delText>7.2.2</w:delText>
            </w:r>
            <w:r w:rsidDel="007F5593">
              <w:rPr>
                <w:rFonts w:eastAsiaTheme="minorEastAsia"/>
                <w:noProof/>
                <w:lang w:eastAsia="en-IN"/>
              </w:rPr>
              <w:tab/>
            </w:r>
            <w:r w:rsidRPr="007F5593" w:rsidDel="007F5593">
              <w:rPr>
                <w:rPrChange w:id="270" w:author="Isha Gupta" w:date="2017-05-08T12:11:00Z">
                  <w:rPr>
                    <w:rStyle w:val="Hyperlink"/>
                    <w:noProof/>
                  </w:rPr>
                </w:rPrChange>
              </w:rPr>
              <w:delText>&lt;Component 2&gt;</w:delText>
            </w:r>
            <w:r w:rsidDel="007F5593">
              <w:rPr>
                <w:noProof/>
                <w:webHidden/>
              </w:rPr>
              <w:tab/>
            </w:r>
            <w:r w:rsidR="00C3108A" w:rsidDel="007F5593">
              <w:rPr>
                <w:noProof/>
                <w:webHidden/>
              </w:rPr>
              <w:delText>2</w:delText>
            </w:r>
          </w:del>
        </w:p>
        <w:p w14:paraId="77FF7E13" w14:textId="547CC44A" w:rsidR="006428FA" w:rsidDel="007F5593" w:rsidRDefault="006428FA">
          <w:pPr>
            <w:pStyle w:val="TOC2"/>
            <w:tabs>
              <w:tab w:val="left" w:pos="880"/>
              <w:tab w:val="right" w:leader="dot" w:pos="9736"/>
            </w:tabs>
            <w:rPr>
              <w:del w:id="271" w:author="Isha Gupta" w:date="2017-05-08T12:11:00Z"/>
              <w:rFonts w:eastAsiaTheme="minorEastAsia"/>
              <w:noProof/>
              <w:lang w:eastAsia="en-IN"/>
            </w:rPr>
          </w:pPr>
          <w:del w:id="272" w:author="Isha Gupta" w:date="2017-05-08T12:11:00Z">
            <w:r w:rsidRPr="007F5593" w:rsidDel="007F5593">
              <w:rPr>
                <w:rPrChange w:id="273" w:author="Isha Gupta" w:date="2017-05-08T12:11:00Z">
                  <w:rPr>
                    <w:rStyle w:val="Hyperlink"/>
                    <w:noProof/>
                  </w:rPr>
                </w:rPrChange>
              </w:rPr>
              <w:delText>7.3</w:delText>
            </w:r>
            <w:r w:rsidDel="007F5593">
              <w:rPr>
                <w:rFonts w:eastAsiaTheme="minorEastAsia"/>
                <w:noProof/>
                <w:lang w:eastAsia="en-IN"/>
              </w:rPr>
              <w:tab/>
            </w:r>
            <w:r w:rsidRPr="007F5593" w:rsidDel="007F5593">
              <w:rPr>
                <w:rPrChange w:id="274" w:author="Isha Gupta" w:date="2017-05-08T12:11:00Z">
                  <w:rPr>
                    <w:rStyle w:val="Hyperlink"/>
                    <w:noProof/>
                  </w:rPr>
                </w:rPrChange>
              </w:rPr>
              <w:delText>Trade Offs Made</w:delText>
            </w:r>
            <w:r w:rsidDel="007F5593">
              <w:rPr>
                <w:noProof/>
                <w:webHidden/>
              </w:rPr>
              <w:tab/>
            </w:r>
            <w:r w:rsidR="00C3108A" w:rsidDel="007F5593">
              <w:rPr>
                <w:noProof/>
                <w:webHidden/>
              </w:rPr>
              <w:delText>2</w:delText>
            </w:r>
          </w:del>
        </w:p>
        <w:p w14:paraId="1F94A9E6" w14:textId="77F9B795" w:rsidR="006428FA" w:rsidDel="007F5593" w:rsidRDefault="006428FA">
          <w:pPr>
            <w:pStyle w:val="TOC1"/>
            <w:tabs>
              <w:tab w:val="left" w:pos="440"/>
              <w:tab w:val="right" w:leader="dot" w:pos="9736"/>
            </w:tabs>
            <w:rPr>
              <w:del w:id="275" w:author="Isha Gupta" w:date="2017-05-08T12:11:00Z"/>
              <w:rFonts w:eastAsiaTheme="minorEastAsia"/>
              <w:noProof/>
              <w:lang w:eastAsia="en-IN"/>
            </w:rPr>
          </w:pPr>
          <w:del w:id="276" w:author="Isha Gupta" w:date="2017-05-08T12:11:00Z">
            <w:r w:rsidRPr="007F5593" w:rsidDel="007F5593">
              <w:rPr>
                <w:rPrChange w:id="277" w:author="Isha Gupta" w:date="2017-05-08T12:11:00Z">
                  <w:rPr>
                    <w:rStyle w:val="Hyperlink"/>
                    <w:noProof/>
                  </w:rPr>
                </w:rPrChange>
              </w:rPr>
              <w:delText>8</w:delText>
            </w:r>
            <w:r w:rsidDel="007F5593">
              <w:rPr>
                <w:rFonts w:eastAsiaTheme="minorEastAsia"/>
                <w:noProof/>
                <w:lang w:eastAsia="en-IN"/>
              </w:rPr>
              <w:tab/>
            </w:r>
            <w:r w:rsidRPr="007F5593" w:rsidDel="007F5593">
              <w:rPr>
                <w:rPrChange w:id="278" w:author="Isha Gupta" w:date="2017-05-08T12:11:00Z">
                  <w:rPr>
                    <w:rStyle w:val="Hyperlink"/>
                    <w:noProof/>
                  </w:rPr>
                </w:rPrChange>
              </w:rPr>
              <w:delText>Deployment Architecture</w:delText>
            </w:r>
            <w:r w:rsidDel="007F5593">
              <w:rPr>
                <w:noProof/>
                <w:webHidden/>
              </w:rPr>
              <w:tab/>
            </w:r>
            <w:r w:rsidR="00C3108A" w:rsidDel="007F5593">
              <w:rPr>
                <w:noProof/>
                <w:webHidden/>
              </w:rPr>
              <w:delText>2</w:delText>
            </w:r>
          </w:del>
        </w:p>
        <w:p w14:paraId="25468DEF" w14:textId="23B1D14B" w:rsidR="006428FA" w:rsidDel="007F5593" w:rsidRDefault="006428FA">
          <w:pPr>
            <w:pStyle w:val="TOC2"/>
            <w:tabs>
              <w:tab w:val="left" w:pos="880"/>
              <w:tab w:val="right" w:leader="dot" w:pos="9736"/>
            </w:tabs>
            <w:rPr>
              <w:del w:id="279" w:author="Isha Gupta" w:date="2017-05-08T12:11:00Z"/>
              <w:rFonts w:eastAsiaTheme="minorEastAsia"/>
              <w:noProof/>
              <w:lang w:eastAsia="en-IN"/>
            </w:rPr>
          </w:pPr>
          <w:del w:id="280" w:author="Isha Gupta" w:date="2017-05-08T12:11:00Z">
            <w:r w:rsidRPr="007F5593" w:rsidDel="007F5593">
              <w:rPr>
                <w:rPrChange w:id="281" w:author="Isha Gupta" w:date="2017-05-08T12:11:00Z">
                  <w:rPr>
                    <w:rStyle w:val="Hyperlink"/>
                    <w:noProof/>
                  </w:rPr>
                </w:rPrChange>
              </w:rPr>
              <w:delText>8.1</w:delText>
            </w:r>
            <w:r w:rsidDel="007F5593">
              <w:rPr>
                <w:rFonts w:eastAsiaTheme="minorEastAsia"/>
                <w:noProof/>
                <w:lang w:eastAsia="en-IN"/>
              </w:rPr>
              <w:tab/>
            </w:r>
            <w:r w:rsidRPr="007F5593" w:rsidDel="007F5593">
              <w:rPr>
                <w:rPrChange w:id="282" w:author="Isha Gupta" w:date="2017-05-08T12:11:00Z">
                  <w:rPr>
                    <w:rStyle w:val="Hyperlink"/>
                    <w:noProof/>
                  </w:rPr>
                </w:rPrChange>
              </w:rPr>
              <w:delText>Deployment Diagram</w:delText>
            </w:r>
            <w:r w:rsidDel="007F5593">
              <w:rPr>
                <w:noProof/>
                <w:webHidden/>
              </w:rPr>
              <w:tab/>
            </w:r>
            <w:r w:rsidR="00C3108A" w:rsidDel="007F5593">
              <w:rPr>
                <w:noProof/>
                <w:webHidden/>
              </w:rPr>
              <w:delText>2</w:delText>
            </w:r>
          </w:del>
        </w:p>
        <w:p w14:paraId="1EBFD834" w14:textId="7CBA1C6C" w:rsidR="006428FA" w:rsidDel="007F5593" w:rsidRDefault="006428FA">
          <w:pPr>
            <w:pStyle w:val="TOC2"/>
            <w:tabs>
              <w:tab w:val="left" w:pos="880"/>
              <w:tab w:val="right" w:leader="dot" w:pos="9736"/>
            </w:tabs>
            <w:rPr>
              <w:del w:id="283" w:author="Isha Gupta" w:date="2017-05-08T12:11:00Z"/>
              <w:rFonts w:eastAsiaTheme="minorEastAsia"/>
              <w:noProof/>
              <w:lang w:eastAsia="en-IN"/>
            </w:rPr>
          </w:pPr>
          <w:del w:id="284" w:author="Isha Gupta" w:date="2017-05-08T12:11:00Z">
            <w:r w:rsidRPr="007F5593" w:rsidDel="007F5593">
              <w:rPr>
                <w:rPrChange w:id="285" w:author="Isha Gupta" w:date="2017-05-08T12:11:00Z">
                  <w:rPr>
                    <w:rStyle w:val="Hyperlink"/>
                    <w:noProof/>
                  </w:rPr>
                </w:rPrChange>
              </w:rPr>
              <w:delText>8.2</w:delText>
            </w:r>
            <w:r w:rsidDel="007F5593">
              <w:rPr>
                <w:rFonts w:eastAsiaTheme="minorEastAsia"/>
                <w:noProof/>
                <w:lang w:eastAsia="en-IN"/>
              </w:rPr>
              <w:tab/>
            </w:r>
            <w:r w:rsidRPr="007F5593" w:rsidDel="007F5593">
              <w:rPr>
                <w:rPrChange w:id="286" w:author="Isha Gupta" w:date="2017-05-08T12:11:00Z">
                  <w:rPr>
                    <w:rStyle w:val="Hyperlink"/>
                    <w:noProof/>
                  </w:rPr>
                </w:rPrChange>
              </w:rPr>
              <w:delText>Components Description</w:delText>
            </w:r>
            <w:r w:rsidDel="007F5593">
              <w:rPr>
                <w:noProof/>
                <w:webHidden/>
              </w:rPr>
              <w:tab/>
            </w:r>
            <w:r w:rsidR="00C3108A" w:rsidDel="007F5593">
              <w:rPr>
                <w:noProof/>
                <w:webHidden/>
              </w:rPr>
              <w:delText>2</w:delText>
            </w:r>
          </w:del>
        </w:p>
        <w:p w14:paraId="40D5F637" w14:textId="2B35B4C2" w:rsidR="006428FA" w:rsidDel="007F5593" w:rsidRDefault="006428FA">
          <w:pPr>
            <w:pStyle w:val="TOC3"/>
            <w:rPr>
              <w:del w:id="287" w:author="Isha Gupta" w:date="2017-05-08T12:11:00Z"/>
              <w:rFonts w:eastAsiaTheme="minorEastAsia"/>
              <w:noProof/>
              <w:lang w:eastAsia="en-IN"/>
            </w:rPr>
          </w:pPr>
          <w:del w:id="288" w:author="Isha Gupta" w:date="2017-05-08T12:11:00Z">
            <w:r w:rsidRPr="007F5593" w:rsidDel="007F5593">
              <w:rPr>
                <w:rPrChange w:id="289" w:author="Isha Gupta" w:date="2017-05-08T12:11:00Z">
                  <w:rPr>
                    <w:rStyle w:val="Hyperlink"/>
                    <w:noProof/>
                  </w:rPr>
                </w:rPrChange>
              </w:rPr>
              <w:delText>8.2.1</w:delText>
            </w:r>
            <w:r w:rsidDel="007F5593">
              <w:rPr>
                <w:rFonts w:eastAsiaTheme="minorEastAsia"/>
                <w:noProof/>
                <w:lang w:eastAsia="en-IN"/>
              </w:rPr>
              <w:tab/>
            </w:r>
            <w:r w:rsidRPr="007F5593" w:rsidDel="007F5593">
              <w:rPr>
                <w:rPrChange w:id="290" w:author="Isha Gupta" w:date="2017-05-08T12:11:00Z">
                  <w:rPr>
                    <w:rStyle w:val="Hyperlink"/>
                    <w:noProof/>
                  </w:rPr>
                </w:rPrChange>
              </w:rPr>
              <w:delText>&lt;Component 1&gt;</w:delText>
            </w:r>
            <w:r w:rsidDel="007F5593">
              <w:rPr>
                <w:noProof/>
                <w:webHidden/>
              </w:rPr>
              <w:tab/>
            </w:r>
            <w:r w:rsidR="00C3108A" w:rsidDel="007F5593">
              <w:rPr>
                <w:noProof/>
                <w:webHidden/>
              </w:rPr>
              <w:delText>2</w:delText>
            </w:r>
          </w:del>
        </w:p>
        <w:p w14:paraId="6B538614" w14:textId="63B7EB90" w:rsidR="006428FA" w:rsidDel="007F5593" w:rsidRDefault="006428FA">
          <w:pPr>
            <w:pStyle w:val="TOC3"/>
            <w:rPr>
              <w:del w:id="291" w:author="Isha Gupta" w:date="2017-05-08T12:11:00Z"/>
              <w:rFonts w:eastAsiaTheme="minorEastAsia"/>
              <w:noProof/>
              <w:lang w:eastAsia="en-IN"/>
            </w:rPr>
          </w:pPr>
          <w:del w:id="292" w:author="Isha Gupta" w:date="2017-05-08T12:11:00Z">
            <w:r w:rsidRPr="007F5593" w:rsidDel="007F5593">
              <w:rPr>
                <w:rPrChange w:id="293" w:author="Isha Gupta" w:date="2017-05-08T12:11:00Z">
                  <w:rPr>
                    <w:rStyle w:val="Hyperlink"/>
                    <w:noProof/>
                  </w:rPr>
                </w:rPrChange>
              </w:rPr>
              <w:delText>8.2.2</w:delText>
            </w:r>
            <w:r w:rsidDel="007F5593">
              <w:rPr>
                <w:rFonts w:eastAsiaTheme="minorEastAsia"/>
                <w:noProof/>
                <w:lang w:eastAsia="en-IN"/>
              </w:rPr>
              <w:tab/>
            </w:r>
            <w:r w:rsidRPr="007F5593" w:rsidDel="007F5593">
              <w:rPr>
                <w:rPrChange w:id="294" w:author="Isha Gupta" w:date="2017-05-08T12:11:00Z">
                  <w:rPr>
                    <w:rStyle w:val="Hyperlink"/>
                    <w:noProof/>
                  </w:rPr>
                </w:rPrChange>
              </w:rPr>
              <w:delText>&lt;Component 2&gt;</w:delText>
            </w:r>
            <w:r w:rsidDel="007F5593">
              <w:rPr>
                <w:noProof/>
                <w:webHidden/>
              </w:rPr>
              <w:tab/>
            </w:r>
            <w:r w:rsidR="00C3108A" w:rsidDel="007F5593">
              <w:rPr>
                <w:noProof/>
                <w:webHidden/>
              </w:rPr>
              <w:delText>2</w:delText>
            </w:r>
          </w:del>
        </w:p>
        <w:p w14:paraId="7E4B8EE5" w14:textId="4A2F87B3" w:rsidR="006428FA" w:rsidDel="007F5593" w:rsidRDefault="006428FA">
          <w:pPr>
            <w:pStyle w:val="TOC2"/>
            <w:tabs>
              <w:tab w:val="left" w:pos="880"/>
              <w:tab w:val="right" w:leader="dot" w:pos="9736"/>
            </w:tabs>
            <w:rPr>
              <w:del w:id="295" w:author="Isha Gupta" w:date="2017-05-08T12:11:00Z"/>
              <w:rFonts w:eastAsiaTheme="minorEastAsia"/>
              <w:noProof/>
              <w:lang w:eastAsia="en-IN"/>
            </w:rPr>
          </w:pPr>
          <w:del w:id="296" w:author="Isha Gupta" w:date="2017-05-08T12:11:00Z">
            <w:r w:rsidRPr="007F5593" w:rsidDel="007F5593">
              <w:rPr>
                <w:rPrChange w:id="297" w:author="Isha Gupta" w:date="2017-05-08T12:11:00Z">
                  <w:rPr>
                    <w:rStyle w:val="Hyperlink"/>
                    <w:noProof/>
                  </w:rPr>
                </w:rPrChange>
              </w:rPr>
              <w:delText>8.3</w:delText>
            </w:r>
            <w:r w:rsidDel="007F5593">
              <w:rPr>
                <w:rFonts w:eastAsiaTheme="minorEastAsia"/>
                <w:noProof/>
                <w:lang w:eastAsia="en-IN"/>
              </w:rPr>
              <w:tab/>
            </w:r>
            <w:r w:rsidRPr="007F5593" w:rsidDel="007F5593">
              <w:rPr>
                <w:rPrChange w:id="298" w:author="Isha Gupta" w:date="2017-05-08T12:11:00Z">
                  <w:rPr>
                    <w:rStyle w:val="Hyperlink"/>
                    <w:noProof/>
                  </w:rPr>
                </w:rPrChange>
              </w:rPr>
              <w:delText>Trade Offs Made</w:delText>
            </w:r>
            <w:r w:rsidDel="007F5593">
              <w:rPr>
                <w:noProof/>
                <w:webHidden/>
              </w:rPr>
              <w:tab/>
            </w:r>
            <w:r w:rsidR="00C3108A" w:rsidDel="007F5593">
              <w:rPr>
                <w:noProof/>
                <w:webHidden/>
              </w:rPr>
              <w:delText>2</w:delText>
            </w:r>
          </w:del>
        </w:p>
        <w:p w14:paraId="33B5DB1B" w14:textId="4DD34502" w:rsidR="006428FA" w:rsidDel="007F5593" w:rsidRDefault="006428FA">
          <w:pPr>
            <w:pStyle w:val="TOC1"/>
            <w:tabs>
              <w:tab w:val="left" w:pos="440"/>
              <w:tab w:val="right" w:leader="dot" w:pos="9736"/>
            </w:tabs>
            <w:rPr>
              <w:del w:id="299" w:author="Isha Gupta" w:date="2017-05-08T12:11:00Z"/>
              <w:rFonts w:eastAsiaTheme="minorEastAsia"/>
              <w:noProof/>
              <w:lang w:eastAsia="en-IN"/>
            </w:rPr>
          </w:pPr>
          <w:del w:id="300" w:author="Isha Gupta" w:date="2017-05-08T12:11:00Z">
            <w:r w:rsidRPr="007F5593" w:rsidDel="007F5593">
              <w:rPr>
                <w:rPrChange w:id="301" w:author="Isha Gupta" w:date="2017-05-08T12:11:00Z">
                  <w:rPr>
                    <w:rStyle w:val="Hyperlink"/>
                    <w:noProof/>
                  </w:rPr>
                </w:rPrChange>
              </w:rPr>
              <w:delText>9</w:delText>
            </w:r>
            <w:r w:rsidDel="007F5593">
              <w:rPr>
                <w:rFonts w:eastAsiaTheme="minorEastAsia"/>
                <w:noProof/>
                <w:lang w:eastAsia="en-IN"/>
              </w:rPr>
              <w:tab/>
            </w:r>
            <w:r w:rsidRPr="007F5593" w:rsidDel="007F5593">
              <w:rPr>
                <w:rPrChange w:id="302" w:author="Isha Gupta" w:date="2017-05-08T12:11:00Z">
                  <w:rPr>
                    <w:rStyle w:val="Hyperlink"/>
                    <w:noProof/>
                  </w:rPr>
                </w:rPrChange>
              </w:rPr>
              <w:delText>Solution Maintenance Tips and Caveats</w:delText>
            </w:r>
            <w:r w:rsidDel="007F5593">
              <w:rPr>
                <w:noProof/>
                <w:webHidden/>
              </w:rPr>
              <w:tab/>
            </w:r>
            <w:r w:rsidR="00C3108A" w:rsidDel="007F5593">
              <w:rPr>
                <w:noProof/>
                <w:webHidden/>
              </w:rPr>
              <w:delText>2</w:delText>
            </w:r>
          </w:del>
        </w:p>
        <w:p w14:paraId="62A374A5" w14:textId="6B9CCCA9" w:rsidR="006428FA" w:rsidDel="007F5593" w:rsidRDefault="006428FA">
          <w:pPr>
            <w:pStyle w:val="TOC2"/>
            <w:tabs>
              <w:tab w:val="left" w:pos="880"/>
              <w:tab w:val="right" w:leader="dot" w:pos="9736"/>
            </w:tabs>
            <w:rPr>
              <w:del w:id="303" w:author="Isha Gupta" w:date="2017-05-08T12:11:00Z"/>
              <w:rFonts w:eastAsiaTheme="minorEastAsia"/>
              <w:noProof/>
              <w:lang w:eastAsia="en-IN"/>
            </w:rPr>
          </w:pPr>
          <w:del w:id="304" w:author="Isha Gupta" w:date="2017-05-08T12:11:00Z">
            <w:r w:rsidRPr="007F5593" w:rsidDel="007F5593">
              <w:rPr>
                <w:rPrChange w:id="305" w:author="Isha Gupta" w:date="2017-05-08T12:11:00Z">
                  <w:rPr>
                    <w:rStyle w:val="Hyperlink"/>
                    <w:noProof/>
                  </w:rPr>
                </w:rPrChange>
              </w:rPr>
              <w:delText>9.1</w:delText>
            </w:r>
            <w:r w:rsidDel="007F5593">
              <w:rPr>
                <w:rFonts w:eastAsiaTheme="minorEastAsia"/>
                <w:noProof/>
                <w:lang w:eastAsia="en-IN"/>
              </w:rPr>
              <w:tab/>
            </w:r>
            <w:r w:rsidRPr="007F5593" w:rsidDel="007F5593">
              <w:rPr>
                <w:rPrChange w:id="306" w:author="Isha Gupta" w:date="2017-05-08T12:11:00Z">
                  <w:rPr>
                    <w:rStyle w:val="Hyperlink"/>
                    <w:noProof/>
                  </w:rPr>
                </w:rPrChange>
              </w:rPr>
              <w:delText>What to do to add a new module?</w:delText>
            </w:r>
            <w:r w:rsidDel="007F5593">
              <w:rPr>
                <w:noProof/>
                <w:webHidden/>
              </w:rPr>
              <w:tab/>
            </w:r>
            <w:r w:rsidR="00C3108A" w:rsidDel="007F5593">
              <w:rPr>
                <w:noProof/>
                <w:webHidden/>
              </w:rPr>
              <w:delText>2</w:delText>
            </w:r>
          </w:del>
        </w:p>
        <w:p w14:paraId="33BED5FA" w14:textId="1BF6399E" w:rsidR="006428FA" w:rsidDel="007F5593" w:rsidRDefault="006428FA">
          <w:pPr>
            <w:pStyle w:val="TOC2"/>
            <w:tabs>
              <w:tab w:val="left" w:pos="880"/>
              <w:tab w:val="right" w:leader="dot" w:pos="9736"/>
            </w:tabs>
            <w:rPr>
              <w:del w:id="307" w:author="Isha Gupta" w:date="2017-05-08T12:11:00Z"/>
              <w:rFonts w:eastAsiaTheme="minorEastAsia"/>
              <w:noProof/>
              <w:lang w:eastAsia="en-IN"/>
            </w:rPr>
          </w:pPr>
          <w:del w:id="308" w:author="Isha Gupta" w:date="2017-05-08T12:11:00Z">
            <w:r w:rsidRPr="007F5593" w:rsidDel="007F5593">
              <w:rPr>
                <w:rPrChange w:id="309" w:author="Isha Gupta" w:date="2017-05-08T12:11:00Z">
                  <w:rPr>
                    <w:rStyle w:val="Hyperlink"/>
                    <w:noProof/>
                  </w:rPr>
                </w:rPrChange>
              </w:rPr>
              <w:delText>9.2</w:delText>
            </w:r>
            <w:r w:rsidDel="007F5593">
              <w:rPr>
                <w:rFonts w:eastAsiaTheme="minorEastAsia"/>
                <w:noProof/>
                <w:lang w:eastAsia="en-IN"/>
              </w:rPr>
              <w:tab/>
            </w:r>
            <w:r w:rsidRPr="007F5593" w:rsidDel="007F5593">
              <w:rPr>
                <w:rPrChange w:id="310" w:author="Isha Gupta" w:date="2017-05-08T12:11:00Z">
                  <w:rPr>
                    <w:rStyle w:val="Hyperlink"/>
                    <w:noProof/>
                  </w:rPr>
                </w:rPrChange>
              </w:rPr>
              <w:delText>What to do to run application in debug mode?</w:delText>
            </w:r>
            <w:r w:rsidDel="007F5593">
              <w:rPr>
                <w:noProof/>
                <w:webHidden/>
              </w:rPr>
              <w:tab/>
            </w:r>
            <w:r w:rsidR="00C3108A" w:rsidDel="007F5593">
              <w:rPr>
                <w:noProof/>
                <w:webHidden/>
              </w:rPr>
              <w:delText>2</w:delText>
            </w:r>
          </w:del>
        </w:p>
        <w:p w14:paraId="3B23B136" w14:textId="1146D78A" w:rsidR="006428FA" w:rsidDel="007F5593" w:rsidRDefault="006428FA">
          <w:pPr>
            <w:pStyle w:val="TOC2"/>
            <w:tabs>
              <w:tab w:val="left" w:pos="880"/>
              <w:tab w:val="right" w:leader="dot" w:pos="9736"/>
            </w:tabs>
            <w:rPr>
              <w:del w:id="311" w:author="Isha Gupta" w:date="2017-05-08T12:11:00Z"/>
              <w:rFonts w:eastAsiaTheme="minorEastAsia"/>
              <w:noProof/>
              <w:lang w:eastAsia="en-IN"/>
            </w:rPr>
          </w:pPr>
          <w:del w:id="312" w:author="Isha Gupta" w:date="2017-05-08T12:11:00Z">
            <w:r w:rsidRPr="007F5593" w:rsidDel="007F5593">
              <w:rPr>
                <w:rPrChange w:id="313" w:author="Isha Gupta" w:date="2017-05-08T12:11:00Z">
                  <w:rPr>
                    <w:rStyle w:val="Hyperlink"/>
                    <w:noProof/>
                  </w:rPr>
                </w:rPrChange>
              </w:rPr>
              <w:delText>9.3</w:delText>
            </w:r>
            <w:r w:rsidDel="007F5593">
              <w:rPr>
                <w:rFonts w:eastAsiaTheme="minorEastAsia"/>
                <w:noProof/>
                <w:lang w:eastAsia="en-IN"/>
              </w:rPr>
              <w:tab/>
            </w:r>
            <w:r w:rsidRPr="007F5593" w:rsidDel="007F5593">
              <w:rPr>
                <w:rPrChange w:id="314" w:author="Isha Gupta" w:date="2017-05-08T12:11:00Z">
                  <w:rPr>
                    <w:rStyle w:val="Hyperlink"/>
                    <w:noProof/>
                  </w:rPr>
                </w:rPrChange>
              </w:rPr>
              <w:delText>……</w:delText>
            </w:r>
            <w:r w:rsidDel="007F5593">
              <w:rPr>
                <w:noProof/>
                <w:webHidden/>
              </w:rPr>
              <w:tab/>
            </w:r>
            <w:r w:rsidR="00C3108A" w:rsidDel="007F5593">
              <w:rPr>
                <w:noProof/>
                <w:webHidden/>
              </w:rPr>
              <w:delText>2</w:delText>
            </w:r>
          </w:del>
        </w:p>
        <w:p w14:paraId="635232D7" w14:textId="1AED0E7B" w:rsidR="006428FA" w:rsidDel="007F5593" w:rsidRDefault="006428FA">
          <w:pPr>
            <w:pStyle w:val="TOC1"/>
            <w:tabs>
              <w:tab w:val="left" w:pos="660"/>
              <w:tab w:val="right" w:leader="dot" w:pos="9736"/>
            </w:tabs>
            <w:rPr>
              <w:del w:id="315" w:author="Isha Gupta" w:date="2017-05-08T12:11:00Z"/>
              <w:rFonts w:eastAsiaTheme="minorEastAsia"/>
              <w:noProof/>
              <w:lang w:eastAsia="en-IN"/>
            </w:rPr>
          </w:pPr>
          <w:del w:id="316" w:author="Isha Gupta" w:date="2017-05-08T12:11:00Z">
            <w:r w:rsidRPr="007F5593" w:rsidDel="007F5593">
              <w:rPr>
                <w:rPrChange w:id="317" w:author="Isha Gupta" w:date="2017-05-08T12:11:00Z">
                  <w:rPr>
                    <w:rStyle w:val="Hyperlink"/>
                    <w:noProof/>
                  </w:rPr>
                </w:rPrChange>
              </w:rPr>
              <w:delText>10</w:delText>
            </w:r>
            <w:r w:rsidDel="007F5593">
              <w:rPr>
                <w:rFonts w:eastAsiaTheme="minorEastAsia"/>
                <w:noProof/>
                <w:lang w:eastAsia="en-IN"/>
              </w:rPr>
              <w:tab/>
            </w:r>
            <w:r w:rsidRPr="007F5593" w:rsidDel="007F5593">
              <w:rPr>
                <w:rPrChange w:id="318" w:author="Isha Gupta" w:date="2017-05-08T12:11:00Z">
                  <w:rPr>
                    <w:rStyle w:val="Hyperlink"/>
                    <w:noProof/>
                  </w:rPr>
                </w:rPrChange>
              </w:rPr>
              <w:delText>Glossary</w:delText>
            </w:r>
            <w:r w:rsidDel="007F5593">
              <w:rPr>
                <w:noProof/>
                <w:webHidden/>
              </w:rPr>
              <w:tab/>
            </w:r>
            <w:r w:rsidR="00C3108A" w:rsidDel="007F5593">
              <w:rPr>
                <w:noProof/>
                <w:webHidden/>
              </w:rPr>
              <w:delText>2</w:delText>
            </w:r>
          </w:del>
        </w:p>
        <w:p w14:paraId="63755438" w14:textId="4D4586D5" w:rsidR="006428FA" w:rsidDel="007F5593" w:rsidRDefault="006428FA">
          <w:pPr>
            <w:pStyle w:val="TOC2"/>
            <w:tabs>
              <w:tab w:val="left" w:pos="880"/>
              <w:tab w:val="right" w:leader="dot" w:pos="9736"/>
            </w:tabs>
            <w:rPr>
              <w:del w:id="319" w:author="Isha Gupta" w:date="2017-05-08T12:11:00Z"/>
              <w:rFonts w:eastAsiaTheme="minorEastAsia"/>
              <w:noProof/>
              <w:lang w:eastAsia="en-IN"/>
            </w:rPr>
          </w:pPr>
          <w:del w:id="320" w:author="Isha Gupta" w:date="2017-05-08T12:11:00Z">
            <w:r w:rsidRPr="007F5593" w:rsidDel="007F5593">
              <w:rPr>
                <w:rPrChange w:id="321" w:author="Isha Gupta" w:date="2017-05-08T12:11:00Z">
                  <w:rPr>
                    <w:rStyle w:val="Hyperlink"/>
                    <w:noProof/>
                  </w:rPr>
                </w:rPrChange>
              </w:rPr>
              <w:delText>10.1</w:delText>
            </w:r>
            <w:r w:rsidDel="007F5593">
              <w:rPr>
                <w:rFonts w:eastAsiaTheme="minorEastAsia"/>
                <w:noProof/>
                <w:lang w:eastAsia="en-IN"/>
              </w:rPr>
              <w:tab/>
            </w:r>
            <w:r w:rsidRPr="007F5593" w:rsidDel="007F5593">
              <w:rPr>
                <w:rPrChange w:id="322" w:author="Isha Gupta" w:date="2017-05-08T12:11:00Z">
                  <w:rPr>
                    <w:rStyle w:val="Hyperlink"/>
                    <w:noProof/>
                  </w:rPr>
                </w:rPrChange>
              </w:rPr>
              <w:delText>Requirements Traceability Matrix</w:delText>
            </w:r>
            <w:r w:rsidDel="007F5593">
              <w:rPr>
                <w:noProof/>
                <w:webHidden/>
              </w:rPr>
              <w:tab/>
            </w:r>
            <w:r w:rsidR="00C3108A" w:rsidDel="007F5593">
              <w:rPr>
                <w:noProof/>
                <w:webHidden/>
              </w:rPr>
              <w:delText>2</w:delText>
            </w:r>
          </w:del>
        </w:p>
        <w:p w14:paraId="272CDAB0" w14:textId="1B03D8B1" w:rsidR="006428FA" w:rsidDel="007F5593" w:rsidRDefault="006428FA">
          <w:pPr>
            <w:pStyle w:val="TOC2"/>
            <w:tabs>
              <w:tab w:val="left" w:pos="880"/>
              <w:tab w:val="right" w:leader="dot" w:pos="9736"/>
            </w:tabs>
            <w:rPr>
              <w:del w:id="323" w:author="Isha Gupta" w:date="2017-05-08T12:11:00Z"/>
              <w:rFonts w:eastAsiaTheme="minorEastAsia"/>
              <w:noProof/>
              <w:lang w:eastAsia="en-IN"/>
            </w:rPr>
          </w:pPr>
          <w:del w:id="324" w:author="Isha Gupta" w:date="2017-05-08T12:11:00Z">
            <w:r w:rsidRPr="007F5593" w:rsidDel="007F5593">
              <w:rPr>
                <w:rPrChange w:id="325" w:author="Isha Gupta" w:date="2017-05-08T12:11:00Z">
                  <w:rPr>
                    <w:rStyle w:val="Hyperlink"/>
                    <w:noProof/>
                  </w:rPr>
                </w:rPrChange>
              </w:rPr>
              <w:delText>10.2</w:delText>
            </w:r>
            <w:r w:rsidDel="007F5593">
              <w:rPr>
                <w:rFonts w:eastAsiaTheme="minorEastAsia"/>
                <w:noProof/>
                <w:lang w:eastAsia="en-IN"/>
              </w:rPr>
              <w:tab/>
            </w:r>
            <w:r w:rsidRPr="007F5593" w:rsidDel="007F5593">
              <w:rPr>
                <w:rPrChange w:id="326" w:author="Isha Gupta" w:date="2017-05-08T12:11:00Z">
                  <w:rPr>
                    <w:rStyle w:val="Hyperlink"/>
                    <w:noProof/>
                  </w:rPr>
                </w:rPrChange>
              </w:rPr>
              <w:delText>Terms</w:delText>
            </w:r>
            <w:r w:rsidDel="007F5593">
              <w:rPr>
                <w:noProof/>
                <w:webHidden/>
              </w:rPr>
              <w:tab/>
            </w:r>
            <w:r w:rsidR="00C3108A" w:rsidDel="007F5593">
              <w:rPr>
                <w:noProof/>
                <w:webHidden/>
              </w:rPr>
              <w:delText>2</w:delText>
            </w:r>
          </w:del>
        </w:p>
        <w:p w14:paraId="7ECE4C74" w14:textId="3335B066" w:rsidR="006428FA" w:rsidDel="007F5593" w:rsidRDefault="006428FA">
          <w:pPr>
            <w:pStyle w:val="TOC2"/>
            <w:tabs>
              <w:tab w:val="left" w:pos="880"/>
              <w:tab w:val="right" w:leader="dot" w:pos="9736"/>
            </w:tabs>
            <w:rPr>
              <w:del w:id="327" w:author="Isha Gupta" w:date="2017-05-08T12:11:00Z"/>
              <w:rFonts w:eastAsiaTheme="minorEastAsia"/>
              <w:noProof/>
              <w:lang w:eastAsia="en-IN"/>
            </w:rPr>
          </w:pPr>
          <w:del w:id="328" w:author="Isha Gupta" w:date="2017-05-08T12:11:00Z">
            <w:r w:rsidRPr="007F5593" w:rsidDel="007F5593">
              <w:rPr>
                <w:rPrChange w:id="329" w:author="Isha Gupta" w:date="2017-05-08T12:11:00Z">
                  <w:rPr>
                    <w:rStyle w:val="Hyperlink"/>
                    <w:noProof/>
                  </w:rPr>
                </w:rPrChange>
              </w:rPr>
              <w:delText>10.3</w:delText>
            </w:r>
            <w:r w:rsidDel="007F5593">
              <w:rPr>
                <w:rFonts w:eastAsiaTheme="minorEastAsia"/>
                <w:noProof/>
                <w:lang w:eastAsia="en-IN"/>
              </w:rPr>
              <w:tab/>
            </w:r>
            <w:r w:rsidRPr="007F5593" w:rsidDel="007F5593">
              <w:rPr>
                <w:rPrChange w:id="330" w:author="Isha Gupta" w:date="2017-05-08T12:11:00Z">
                  <w:rPr>
                    <w:rStyle w:val="Hyperlink"/>
                    <w:noProof/>
                  </w:rPr>
                </w:rPrChange>
              </w:rPr>
              <w:delText>Technology POCs</w:delText>
            </w:r>
            <w:r w:rsidDel="007F5593">
              <w:rPr>
                <w:noProof/>
                <w:webHidden/>
              </w:rPr>
              <w:tab/>
            </w:r>
            <w:r w:rsidR="00C3108A" w:rsidDel="007F5593">
              <w:rPr>
                <w:noProof/>
                <w:webHidden/>
              </w:rPr>
              <w:delText>2</w:delText>
            </w:r>
          </w:del>
        </w:p>
        <w:p w14:paraId="4B57F906" w14:textId="718FD306" w:rsidR="006428FA" w:rsidDel="007F5593" w:rsidRDefault="006428FA">
          <w:pPr>
            <w:pStyle w:val="TOC3"/>
            <w:rPr>
              <w:del w:id="331" w:author="Isha Gupta" w:date="2017-05-08T12:11:00Z"/>
              <w:rFonts w:eastAsiaTheme="minorEastAsia"/>
              <w:noProof/>
              <w:lang w:eastAsia="en-IN"/>
            </w:rPr>
          </w:pPr>
          <w:del w:id="332" w:author="Isha Gupta" w:date="2017-05-08T12:11:00Z">
            <w:r w:rsidRPr="007F5593" w:rsidDel="007F5593">
              <w:rPr>
                <w:rPrChange w:id="333" w:author="Isha Gupta" w:date="2017-05-08T12:11:00Z">
                  <w:rPr>
                    <w:rStyle w:val="Hyperlink"/>
                    <w:noProof/>
                  </w:rPr>
                </w:rPrChange>
              </w:rPr>
              <w:delText>10.3.1</w:delText>
            </w:r>
            <w:r w:rsidDel="007F5593">
              <w:rPr>
                <w:rFonts w:eastAsiaTheme="minorEastAsia"/>
                <w:noProof/>
                <w:lang w:eastAsia="en-IN"/>
              </w:rPr>
              <w:tab/>
            </w:r>
            <w:r w:rsidRPr="007F5593" w:rsidDel="007F5593">
              <w:rPr>
                <w:rPrChange w:id="334" w:author="Isha Gupta" w:date="2017-05-08T12:11:00Z">
                  <w:rPr>
                    <w:rStyle w:val="Hyperlink"/>
                    <w:noProof/>
                  </w:rPr>
                </w:rPrChange>
              </w:rPr>
              <w:delText>&lt;POC1&gt;</w:delText>
            </w:r>
            <w:r w:rsidDel="007F5593">
              <w:rPr>
                <w:noProof/>
                <w:webHidden/>
              </w:rPr>
              <w:tab/>
            </w:r>
            <w:r w:rsidR="00C3108A" w:rsidDel="007F5593">
              <w:rPr>
                <w:noProof/>
                <w:webHidden/>
              </w:rPr>
              <w:delText>2</w:delText>
            </w:r>
          </w:del>
        </w:p>
        <w:p w14:paraId="08F930D4" w14:textId="47752F34" w:rsidR="006428FA" w:rsidDel="007F5593" w:rsidRDefault="006428FA">
          <w:pPr>
            <w:pStyle w:val="TOC3"/>
            <w:rPr>
              <w:del w:id="335" w:author="Isha Gupta" w:date="2017-05-08T12:11:00Z"/>
              <w:rFonts w:eastAsiaTheme="minorEastAsia"/>
              <w:noProof/>
              <w:lang w:eastAsia="en-IN"/>
            </w:rPr>
          </w:pPr>
          <w:del w:id="336" w:author="Isha Gupta" w:date="2017-05-08T12:11:00Z">
            <w:r w:rsidRPr="007F5593" w:rsidDel="007F5593">
              <w:rPr>
                <w:rPrChange w:id="337" w:author="Isha Gupta" w:date="2017-05-08T12:11:00Z">
                  <w:rPr>
                    <w:rStyle w:val="Hyperlink"/>
                    <w:noProof/>
                  </w:rPr>
                </w:rPrChange>
              </w:rPr>
              <w:delText>10.3.2</w:delText>
            </w:r>
            <w:r w:rsidDel="007F5593">
              <w:rPr>
                <w:rFonts w:eastAsiaTheme="minorEastAsia"/>
                <w:noProof/>
                <w:lang w:eastAsia="en-IN"/>
              </w:rPr>
              <w:tab/>
            </w:r>
            <w:r w:rsidRPr="007F5593" w:rsidDel="007F5593">
              <w:rPr>
                <w:rPrChange w:id="338" w:author="Isha Gupta" w:date="2017-05-08T12:11:00Z">
                  <w:rPr>
                    <w:rStyle w:val="Hyperlink"/>
                    <w:noProof/>
                  </w:rPr>
                </w:rPrChange>
              </w:rPr>
              <w:delText>&lt;POC2&gt;</w:delText>
            </w:r>
            <w:r w:rsidDel="007F5593">
              <w:rPr>
                <w:noProof/>
                <w:webHidden/>
              </w:rPr>
              <w:tab/>
            </w:r>
            <w:r w:rsidR="00C3108A" w:rsidDel="007F5593">
              <w:rPr>
                <w:noProof/>
                <w:webHidden/>
              </w:rPr>
              <w:delText>2</w:delText>
            </w:r>
          </w:del>
        </w:p>
        <w:p w14:paraId="5AD2D9BB" w14:textId="77777777" w:rsidR="00C74BC8" w:rsidRDefault="00C74BC8">
          <w:r>
            <w:rPr>
              <w:b/>
              <w:bCs/>
              <w:noProof/>
            </w:rPr>
            <w:fldChar w:fldCharType="end"/>
          </w:r>
        </w:p>
      </w:sdtContent>
    </w:sdt>
    <w:p w14:paraId="65F7B4EC" w14:textId="77777777" w:rsidR="00030A15" w:rsidRDefault="00E41049" w:rsidP="00B062F7">
      <w:pPr>
        <w:pStyle w:val="Heading1"/>
      </w:pPr>
      <w:bookmarkStart w:id="339" w:name="_Toc482009604"/>
      <w:r>
        <w:lastRenderedPageBreak/>
        <w:t>Introduction</w:t>
      </w:r>
      <w:bookmarkEnd w:id="339"/>
    </w:p>
    <w:p w14:paraId="6AE4A157" w14:textId="77777777" w:rsidR="007C02E1" w:rsidRDefault="007C02E1" w:rsidP="007C02E1">
      <w:pPr>
        <w:pStyle w:val="BodyText"/>
      </w:pPr>
      <w:r>
        <w:t>“YCompany” is one of the renowned name in Insurance providers in industry</w:t>
      </w:r>
      <w:r w:rsidR="005C2C6E">
        <w:t>, providing ter</w:t>
      </w:r>
      <w:r>
        <w:t>m and life insurance to customers in US. The company's product offerings include term and life insurance.</w:t>
      </w:r>
    </w:p>
    <w:p w14:paraId="600E7E1D" w14:textId="536177FC" w:rsidR="00454351" w:rsidRDefault="007C02E1" w:rsidP="007C02E1">
      <w:pPr>
        <w:pStyle w:val="BodyText"/>
        <w:rPr>
          <w:ins w:id="340" w:author="Isha Gupta" w:date="2017-05-18T10:14:00Z"/>
        </w:rPr>
      </w:pPr>
      <w:r>
        <w:t>The company is planning to modernize the application intake process, underwriting process, policy issue and policy maintenance process.</w:t>
      </w:r>
    </w:p>
    <w:p w14:paraId="5D44F1DC" w14:textId="46AD51AD" w:rsidR="001922D9" w:rsidRDefault="001922D9" w:rsidP="007C02E1">
      <w:pPr>
        <w:pStyle w:val="BodyText"/>
        <w:rPr>
          <w:ins w:id="341" w:author="Isha Gupta" w:date="2017-05-18T10:14:00Z"/>
        </w:rPr>
      </w:pPr>
      <w:ins w:id="342" w:author="Isha Gupta" w:date="2017-05-18T10:14:00Z">
        <w:r>
          <w:t xml:space="preserve">This document describes the current process in place and </w:t>
        </w:r>
        <w:r w:rsidR="00A7363A">
          <w:t>System architec</w:t>
        </w:r>
        <w:r>
          <w:t xml:space="preserve">ture &amp; high level design of the new solution </w:t>
        </w:r>
      </w:ins>
      <w:ins w:id="343" w:author="Isha Gupta" w:date="2017-05-18T10:15:00Z">
        <w:r w:rsidR="00A7363A">
          <w:t xml:space="preserve">being </w:t>
        </w:r>
      </w:ins>
      <w:ins w:id="344" w:author="Isha Gupta" w:date="2017-05-18T10:14:00Z">
        <w:r>
          <w:t>proposed</w:t>
        </w:r>
        <w:r w:rsidR="00A7363A">
          <w:t>.</w:t>
        </w:r>
      </w:ins>
    </w:p>
    <w:p w14:paraId="022341ED" w14:textId="43C365FE" w:rsidR="00A7363A" w:rsidRDefault="00A7363A" w:rsidP="007C02E1">
      <w:pPr>
        <w:pStyle w:val="BodyText"/>
      </w:pPr>
      <w:ins w:id="345" w:author="Isha Gupta" w:date="2017-05-18T10:16:00Z">
        <w:r>
          <w:t>The specifications</w:t>
        </w:r>
      </w:ins>
      <w:ins w:id="346" w:author="Isha Gupta" w:date="2017-05-18T10:15:00Z">
        <w:r>
          <w:t xml:space="preserve"> described in this document can be used to initiate development of the application. However, the </w:t>
        </w:r>
      </w:ins>
      <w:ins w:id="347" w:author="Isha Gupta" w:date="2017-05-18T10:16:00Z">
        <w:r>
          <w:t>design</w:t>
        </w:r>
      </w:ins>
      <w:ins w:id="348" w:author="Isha Gupta" w:date="2017-05-18T10:15:00Z">
        <w:r>
          <w:t xml:space="preserve"> described would require appropriate approvals from the compan</w:t>
        </w:r>
      </w:ins>
      <w:ins w:id="349" w:author="Isha Gupta" w:date="2017-05-18T10:16:00Z">
        <w:r>
          <w:t>y.</w:t>
        </w:r>
      </w:ins>
    </w:p>
    <w:p w14:paraId="270913F3" w14:textId="77777777" w:rsidR="00030A15" w:rsidRDefault="00E41049" w:rsidP="00764460">
      <w:pPr>
        <w:pStyle w:val="Heading1"/>
      </w:pPr>
      <w:bookmarkStart w:id="350" w:name="_Toc482009605"/>
      <w:r>
        <w:lastRenderedPageBreak/>
        <w:t>System Overview</w:t>
      </w:r>
      <w:bookmarkEnd w:id="350"/>
    </w:p>
    <w:p w14:paraId="224F1CF5" w14:textId="77777777" w:rsidR="008E3F1E" w:rsidRDefault="008E3F1E" w:rsidP="000A10CF">
      <w:pPr>
        <w:pStyle w:val="BodyText"/>
        <w:rPr>
          <w:lang w:val="en-US" w:eastAsia="ja-JP"/>
        </w:rPr>
      </w:pPr>
      <w:r>
        <w:rPr>
          <w:lang w:val="en-US" w:eastAsia="ja-JP"/>
        </w:rPr>
        <w:t>YCompany serves</w:t>
      </w:r>
      <w:r w:rsidRPr="008E3F1E">
        <w:rPr>
          <w:lang w:val="en-US" w:eastAsia="ja-JP"/>
        </w:rPr>
        <w:t xml:space="preserve"> more than 200 million custome</w:t>
      </w:r>
      <w:r w:rsidR="003C7935">
        <w:rPr>
          <w:lang w:val="en-US" w:eastAsia="ja-JP"/>
        </w:rPr>
        <w:t>rs across various geographies. B</w:t>
      </w:r>
      <w:r w:rsidRPr="008E3F1E">
        <w:rPr>
          <w:lang w:val="en-US" w:eastAsia="ja-JP"/>
        </w:rPr>
        <w:t xml:space="preserve">eing a key player in its business area </w:t>
      </w:r>
      <w:r w:rsidR="00962302">
        <w:rPr>
          <w:lang w:val="en-US" w:eastAsia="ja-JP"/>
        </w:rPr>
        <w:t>they have</w:t>
      </w:r>
      <w:r w:rsidRPr="008E3F1E">
        <w:rPr>
          <w:lang w:val="en-US" w:eastAsia="ja-JP"/>
        </w:rPr>
        <w:t xml:space="preserve"> been facing challenges with the manual process currently in place</w:t>
      </w:r>
      <w:r>
        <w:rPr>
          <w:lang w:val="en-US" w:eastAsia="ja-JP"/>
        </w:rPr>
        <w:t>.</w:t>
      </w:r>
    </w:p>
    <w:p w14:paraId="5016A803" w14:textId="77777777" w:rsidR="00566AD0" w:rsidRDefault="008E3F1E" w:rsidP="00566AD0">
      <w:pPr>
        <w:pStyle w:val="BodyText"/>
        <w:rPr>
          <w:lang w:val="en-US" w:eastAsia="ja-JP"/>
        </w:rPr>
      </w:pPr>
      <w:r>
        <w:rPr>
          <w:lang w:val="en-US" w:eastAsia="ja-JP"/>
        </w:rPr>
        <w:t xml:space="preserve">Hence, </w:t>
      </w:r>
      <w:bookmarkStart w:id="351" w:name="_Hlk480973659"/>
      <w:r w:rsidR="00901DB9">
        <w:rPr>
          <w:lang w:val="en-US" w:eastAsia="ja-JP"/>
        </w:rPr>
        <w:t xml:space="preserve">the company is planning to modernize its existing process by building different portals for different processes currently in place. </w:t>
      </w:r>
      <w:r w:rsidR="000A10CF">
        <w:rPr>
          <w:lang w:val="en-US" w:eastAsia="ja-JP"/>
        </w:rPr>
        <w:t>They have</w:t>
      </w:r>
      <w:r w:rsidR="000A10CF" w:rsidRPr="000A10CF">
        <w:rPr>
          <w:lang w:val="en-US" w:eastAsia="ja-JP"/>
        </w:rPr>
        <w:t xml:space="preserve"> collaborated with 3</w:t>
      </w:r>
      <w:r w:rsidR="000A10CF" w:rsidRPr="000A10CF">
        <w:rPr>
          <w:vertAlign w:val="superscript"/>
          <w:lang w:val="en-US" w:eastAsia="ja-JP"/>
        </w:rPr>
        <w:t>rd</w:t>
      </w:r>
      <w:r w:rsidR="000A10CF" w:rsidRPr="000A10CF">
        <w:rPr>
          <w:lang w:val="en-US" w:eastAsia="ja-JP"/>
        </w:rPr>
        <w:t xml:space="preserve"> party to provide underwriting service or them and they expose service to be consumed for any application coming it.</w:t>
      </w:r>
      <w:r w:rsidR="004D36A3" w:rsidRPr="004D36A3">
        <w:rPr>
          <w:lang w:val="en-US" w:eastAsia="ja-JP"/>
        </w:rPr>
        <w:t xml:space="preserve"> </w:t>
      </w:r>
      <w:r w:rsidR="004D36A3">
        <w:rPr>
          <w:lang w:val="en-US" w:eastAsia="ja-JP"/>
        </w:rPr>
        <w:t>The main expectations from these portals are mentioned below:</w:t>
      </w:r>
    </w:p>
    <w:bookmarkEnd w:id="351"/>
    <w:p w14:paraId="10386019" w14:textId="77777777" w:rsidR="00566AD0" w:rsidRPr="000A10CF" w:rsidRDefault="00566AD0" w:rsidP="002C118B">
      <w:pPr>
        <w:pStyle w:val="BodyText"/>
        <w:numPr>
          <w:ilvl w:val="0"/>
          <w:numId w:val="10"/>
        </w:numPr>
        <w:rPr>
          <w:lang w:val="en-US" w:eastAsia="ja-JP"/>
        </w:rPr>
      </w:pPr>
      <w:r w:rsidRPr="000A10CF">
        <w:rPr>
          <w:lang w:val="en-US" w:eastAsia="ja-JP"/>
        </w:rPr>
        <w:t>Customer Self Service Portal</w:t>
      </w:r>
    </w:p>
    <w:p w14:paraId="5DCB4CDD" w14:textId="77777777" w:rsidR="00566AD0" w:rsidRPr="000A10CF" w:rsidRDefault="00566AD0" w:rsidP="002C118B">
      <w:pPr>
        <w:pStyle w:val="BodyText"/>
        <w:numPr>
          <w:ilvl w:val="1"/>
          <w:numId w:val="10"/>
        </w:numPr>
        <w:rPr>
          <w:lang w:val="en-US" w:eastAsia="ja-JP"/>
        </w:rPr>
      </w:pPr>
      <w:r w:rsidRPr="00CF306C">
        <w:rPr>
          <w:lang w:val="en-US" w:eastAsia="ja-JP"/>
        </w:rPr>
        <w:t>Customer</w:t>
      </w:r>
      <w:r w:rsidRPr="000A10CF">
        <w:rPr>
          <w:lang w:val="en-US" w:eastAsia="ja-JP"/>
        </w:rPr>
        <w:t xml:space="preserve"> can </w:t>
      </w:r>
      <w:r w:rsidRPr="0091002D">
        <w:rPr>
          <w:b/>
          <w:u w:val="single"/>
          <w:lang w:val="en-US" w:eastAsia="ja-JP"/>
        </w:rPr>
        <w:t>create a login using their policy details</w:t>
      </w:r>
    </w:p>
    <w:p w14:paraId="5B509373" w14:textId="77777777" w:rsidR="00566AD0" w:rsidRPr="000A10CF" w:rsidRDefault="00566AD0" w:rsidP="002C118B">
      <w:pPr>
        <w:pStyle w:val="BodyText"/>
        <w:numPr>
          <w:ilvl w:val="1"/>
          <w:numId w:val="10"/>
        </w:numPr>
        <w:rPr>
          <w:lang w:val="en-US" w:eastAsia="ja-JP"/>
        </w:rPr>
      </w:pPr>
      <w:r w:rsidRPr="000A10CF">
        <w:rPr>
          <w:lang w:val="en-US" w:eastAsia="ja-JP"/>
        </w:rPr>
        <w:t>Customer should be able to change the correspondence address</w:t>
      </w:r>
    </w:p>
    <w:p w14:paraId="3D358276" w14:textId="77777777" w:rsidR="00566AD0" w:rsidRPr="000A10CF" w:rsidRDefault="00566AD0" w:rsidP="002C118B">
      <w:pPr>
        <w:pStyle w:val="BodyText"/>
        <w:numPr>
          <w:ilvl w:val="1"/>
          <w:numId w:val="10"/>
        </w:numPr>
        <w:rPr>
          <w:lang w:val="en-US" w:eastAsia="ja-JP"/>
        </w:rPr>
      </w:pPr>
      <w:r w:rsidRPr="000A10CF">
        <w:rPr>
          <w:lang w:val="en-US" w:eastAsia="ja-JP"/>
        </w:rPr>
        <w:t>Customer should be able to change the billing cycle</w:t>
      </w:r>
    </w:p>
    <w:p w14:paraId="48DAC0FC" w14:textId="77777777" w:rsidR="00566AD0" w:rsidRPr="000A10CF" w:rsidRDefault="00566AD0" w:rsidP="002C118B">
      <w:pPr>
        <w:pStyle w:val="BodyText"/>
        <w:numPr>
          <w:ilvl w:val="1"/>
          <w:numId w:val="10"/>
        </w:numPr>
        <w:rPr>
          <w:lang w:val="en-US" w:eastAsia="ja-JP"/>
        </w:rPr>
      </w:pPr>
      <w:r w:rsidRPr="000A10CF">
        <w:rPr>
          <w:lang w:val="en-US" w:eastAsia="ja-JP"/>
        </w:rPr>
        <w:t>Customer should be able to make electronic payment against policy premium.</w:t>
      </w:r>
    </w:p>
    <w:p w14:paraId="0B2A4E67" w14:textId="77777777" w:rsidR="00566AD0" w:rsidRPr="000A10CF" w:rsidRDefault="00566AD0" w:rsidP="002C118B">
      <w:pPr>
        <w:pStyle w:val="BodyText"/>
        <w:numPr>
          <w:ilvl w:val="0"/>
          <w:numId w:val="10"/>
        </w:numPr>
        <w:rPr>
          <w:lang w:val="en-US" w:eastAsia="ja-JP"/>
        </w:rPr>
      </w:pPr>
      <w:r w:rsidRPr="00784B0A">
        <w:rPr>
          <w:lang w:val="en-US" w:eastAsia="ja-JP"/>
        </w:rPr>
        <w:t>Agent</w:t>
      </w:r>
      <w:r w:rsidRPr="000A10CF">
        <w:rPr>
          <w:lang w:val="en-US" w:eastAsia="ja-JP"/>
        </w:rPr>
        <w:t xml:space="preserve"> Portal</w:t>
      </w:r>
    </w:p>
    <w:p w14:paraId="710E8A80" w14:textId="77777777" w:rsidR="00566AD0" w:rsidRPr="000A10CF" w:rsidRDefault="00566AD0" w:rsidP="002C118B">
      <w:pPr>
        <w:pStyle w:val="BodyText"/>
        <w:numPr>
          <w:ilvl w:val="1"/>
          <w:numId w:val="10"/>
        </w:numPr>
        <w:rPr>
          <w:lang w:val="en-US" w:eastAsia="ja-JP"/>
        </w:rPr>
      </w:pPr>
      <w:r w:rsidRPr="00CF306C">
        <w:rPr>
          <w:lang w:val="en-US" w:eastAsia="ja-JP"/>
        </w:rPr>
        <w:t>Agents</w:t>
      </w:r>
      <w:r w:rsidRPr="000A10CF">
        <w:rPr>
          <w:lang w:val="en-US" w:eastAsia="ja-JP"/>
        </w:rPr>
        <w:t xml:space="preserve"> should be able </w:t>
      </w:r>
      <w:r w:rsidRPr="00854D61">
        <w:rPr>
          <w:b/>
          <w:u w:val="single"/>
          <w:lang w:val="en-US" w:eastAsia="ja-JP"/>
        </w:rPr>
        <w:t>to login to the Agent Portal</w:t>
      </w:r>
      <w:r w:rsidRPr="000A10CF">
        <w:rPr>
          <w:lang w:val="en-US" w:eastAsia="ja-JP"/>
        </w:rPr>
        <w:t xml:space="preserve">. The login for Agents are created when they register with the </w:t>
      </w:r>
      <w:r w:rsidRPr="00CF306C">
        <w:rPr>
          <w:lang w:val="en-US" w:eastAsia="ja-JP"/>
        </w:rPr>
        <w:t>company</w:t>
      </w:r>
      <w:r w:rsidRPr="000A10CF">
        <w:rPr>
          <w:lang w:val="en-US" w:eastAsia="ja-JP"/>
        </w:rPr>
        <w:t xml:space="preserve"> for the first time.</w:t>
      </w:r>
    </w:p>
    <w:p w14:paraId="55E43C78" w14:textId="77777777" w:rsidR="00566AD0" w:rsidRPr="000A10CF" w:rsidRDefault="00566AD0" w:rsidP="002C118B">
      <w:pPr>
        <w:pStyle w:val="BodyText"/>
        <w:numPr>
          <w:ilvl w:val="1"/>
          <w:numId w:val="10"/>
        </w:numPr>
        <w:rPr>
          <w:lang w:val="en-US" w:eastAsia="ja-JP"/>
        </w:rPr>
      </w:pPr>
      <w:r w:rsidRPr="000A10CF">
        <w:rPr>
          <w:lang w:val="en-US" w:eastAsia="ja-JP"/>
        </w:rPr>
        <w:t xml:space="preserve">Agent should be able to submit the </w:t>
      </w:r>
      <w:r w:rsidRPr="00CF306C">
        <w:rPr>
          <w:lang w:val="en-US" w:eastAsia="ja-JP"/>
        </w:rPr>
        <w:t>policy</w:t>
      </w:r>
      <w:r w:rsidRPr="000A10CF">
        <w:rPr>
          <w:lang w:val="en-US" w:eastAsia="ja-JP"/>
        </w:rPr>
        <w:t xml:space="preserve"> electronically.</w:t>
      </w:r>
    </w:p>
    <w:p w14:paraId="2FF0BE0F" w14:textId="77777777" w:rsidR="00566AD0" w:rsidRPr="000A10CF" w:rsidRDefault="00566AD0" w:rsidP="002C118B">
      <w:pPr>
        <w:pStyle w:val="BodyText"/>
        <w:numPr>
          <w:ilvl w:val="1"/>
          <w:numId w:val="10"/>
        </w:numPr>
        <w:rPr>
          <w:lang w:val="en-US" w:eastAsia="ja-JP"/>
        </w:rPr>
      </w:pPr>
      <w:r w:rsidRPr="000A10CF">
        <w:rPr>
          <w:lang w:val="en-US" w:eastAsia="ja-JP"/>
        </w:rPr>
        <w:t xml:space="preserve">Agent should be able to get </w:t>
      </w:r>
      <w:r w:rsidRPr="00CF306C">
        <w:rPr>
          <w:lang w:val="en-US" w:eastAsia="ja-JP"/>
        </w:rPr>
        <w:t>eSignature</w:t>
      </w:r>
      <w:r w:rsidRPr="000A10CF">
        <w:rPr>
          <w:lang w:val="en-US" w:eastAsia="ja-JP"/>
        </w:rPr>
        <w:t xml:space="preserve"> of the customer</w:t>
      </w:r>
    </w:p>
    <w:p w14:paraId="41B7FF98" w14:textId="77777777" w:rsidR="00566AD0" w:rsidRPr="000A10CF" w:rsidRDefault="00566AD0" w:rsidP="002C118B">
      <w:pPr>
        <w:pStyle w:val="BodyText"/>
        <w:numPr>
          <w:ilvl w:val="1"/>
          <w:numId w:val="10"/>
        </w:numPr>
        <w:rPr>
          <w:lang w:val="en-US" w:eastAsia="ja-JP"/>
        </w:rPr>
      </w:pPr>
      <w:r w:rsidRPr="000A10CF">
        <w:rPr>
          <w:lang w:val="en-US" w:eastAsia="ja-JP"/>
        </w:rPr>
        <w:t>Agent should be able to look at the current status of the application.</w:t>
      </w:r>
    </w:p>
    <w:p w14:paraId="4AD54242" w14:textId="77777777" w:rsidR="00566AD0" w:rsidRPr="000A10CF" w:rsidRDefault="00566AD0" w:rsidP="002C118B">
      <w:pPr>
        <w:pStyle w:val="BodyText"/>
        <w:numPr>
          <w:ilvl w:val="1"/>
          <w:numId w:val="10"/>
        </w:numPr>
        <w:rPr>
          <w:lang w:val="en-US" w:eastAsia="ja-JP"/>
        </w:rPr>
      </w:pPr>
      <w:r w:rsidRPr="000A10CF">
        <w:rPr>
          <w:lang w:val="en-US" w:eastAsia="ja-JP"/>
        </w:rPr>
        <w:t>Agent should be able to see report of the applications submitted and converted to policy</w:t>
      </w:r>
    </w:p>
    <w:p w14:paraId="725BC839" w14:textId="77777777" w:rsidR="00566AD0" w:rsidRPr="000A10CF" w:rsidRDefault="00566AD0" w:rsidP="002C118B">
      <w:pPr>
        <w:pStyle w:val="BodyText"/>
        <w:numPr>
          <w:ilvl w:val="1"/>
          <w:numId w:val="10"/>
        </w:numPr>
        <w:rPr>
          <w:lang w:val="en-US" w:eastAsia="ja-JP"/>
        </w:rPr>
      </w:pPr>
      <w:r w:rsidRPr="000A10CF">
        <w:rPr>
          <w:lang w:val="en-US" w:eastAsia="ja-JP"/>
        </w:rPr>
        <w:t>Agent should be able to see the total premium for the policy issued by them.</w:t>
      </w:r>
    </w:p>
    <w:p w14:paraId="461D2246" w14:textId="77777777" w:rsidR="00566AD0" w:rsidRPr="000A10CF" w:rsidRDefault="00566AD0" w:rsidP="002C118B">
      <w:pPr>
        <w:pStyle w:val="BodyText"/>
        <w:numPr>
          <w:ilvl w:val="0"/>
          <w:numId w:val="10"/>
        </w:numPr>
        <w:rPr>
          <w:lang w:val="en-US" w:eastAsia="ja-JP"/>
        </w:rPr>
      </w:pPr>
      <w:r w:rsidRPr="000A10CF">
        <w:rPr>
          <w:lang w:val="en-US" w:eastAsia="ja-JP"/>
        </w:rPr>
        <w:t>Internal Portal (Underwriter/Admin/ Billing Department /Auditor)</w:t>
      </w:r>
    </w:p>
    <w:p w14:paraId="66B8C319" w14:textId="77777777" w:rsidR="00566AD0" w:rsidRPr="00854D61" w:rsidRDefault="00566AD0" w:rsidP="002C118B">
      <w:pPr>
        <w:pStyle w:val="BodyText"/>
        <w:numPr>
          <w:ilvl w:val="1"/>
          <w:numId w:val="10"/>
        </w:numPr>
        <w:rPr>
          <w:b/>
          <w:u w:val="single"/>
          <w:lang w:val="en-US" w:eastAsia="ja-JP"/>
        </w:rPr>
      </w:pPr>
      <w:r w:rsidRPr="00CF306C">
        <w:rPr>
          <w:lang w:val="en-US" w:eastAsia="ja-JP"/>
        </w:rPr>
        <w:t>Internal user</w:t>
      </w:r>
      <w:r w:rsidRPr="000A10CF">
        <w:rPr>
          <w:lang w:val="en-US" w:eastAsia="ja-JP"/>
        </w:rPr>
        <w:t xml:space="preserve"> should be able </w:t>
      </w:r>
      <w:r w:rsidRPr="00854D61">
        <w:rPr>
          <w:b/>
          <w:u w:val="single"/>
          <w:lang w:val="en-US" w:eastAsia="ja-JP"/>
        </w:rPr>
        <w:t>to login to the portal.</w:t>
      </w:r>
    </w:p>
    <w:p w14:paraId="592196F5" w14:textId="77777777" w:rsidR="00566AD0" w:rsidRPr="000A10CF" w:rsidRDefault="00566AD0" w:rsidP="002C118B">
      <w:pPr>
        <w:pStyle w:val="BodyText"/>
        <w:numPr>
          <w:ilvl w:val="1"/>
          <w:numId w:val="10"/>
        </w:numPr>
        <w:rPr>
          <w:lang w:val="en-US" w:eastAsia="ja-JP"/>
        </w:rPr>
      </w:pPr>
      <w:r w:rsidRPr="000A10CF">
        <w:rPr>
          <w:lang w:val="en-US" w:eastAsia="ja-JP"/>
        </w:rPr>
        <w:t>Internal user should be able to look at the incoming application.</w:t>
      </w:r>
    </w:p>
    <w:p w14:paraId="78A91F06" w14:textId="77777777" w:rsidR="00566AD0" w:rsidRPr="000A10CF" w:rsidRDefault="00566AD0" w:rsidP="002C118B">
      <w:pPr>
        <w:pStyle w:val="BodyText"/>
        <w:numPr>
          <w:ilvl w:val="1"/>
          <w:numId w:val="10"/>
        </w:numPr>
        <w:rPr>
          <w:lang w:val="en-US" w:eastAsia="ja-JP"/>
        </w:rPr>
      </w:pPr>
      <w:r w:rsidRPr="000A10CF">
        <w:rPr>
          <w:lang w:val="en-US" w:eastAsia="ja-JP"/>
        </w:rPr>
        <w:t>Internal user should be able to update incoming application if any rectifications are required.</w:t>
      </w:r>
    </w:p>
    <w:p w14:paraId="0B182A36" w14:textId="77777777" w:rsidR="00566AD0" w:rsidRPr="000A10CF" w:rsidRDefault="00566AD0" w:rsidP="002C118B">
      <w:pPr>
        <w:pStyle w:val="BodyText"/>
        <w:numPr>
          <w:ilvl w:val="1"/>
          <w:numId w:val="10"/>
        </w:numPr>
        <w:rPr>
          <w:lang w:val="en-US" w:eastAsia="ja-JP"/>
        </w:rPr>
      </w:pPr>
      <w:r w:rsidRPr="000A10CF">
        <w:rPr>
          <w:lang w:val="en-US" w:eastAsia="ja-JP"/>
        </w:rPr>
        <w:t>Internal user should be able to look at the underwriting results coming from a third party and should be able to edit or update the underwriting result if required.</w:t>
      </w:r>
    </w:p>
    <w:p w14:paraId="39180500" w14:textId="77777777" w:rsidR="00566AD0" w:rsidRPr="000A10CF" w:rsidRDefault="00566AD0" w:rsidP="002C118B">
      <w:pPr>
        <w:pStyle w:val="BodyText"/>
        <w:numPr>
          <w:ilvl w:val="1"/>
          <w:numId w:val="10"/>
        </w:numPr>
        <w:rPr>
          <w:lang w:val="en-US" w:eastAsia="ja-JP"/>
        </w:rPr>
      </w:pPr>
      <w:r w:rsidRPr="000A10CF">
        <w:rPr>
          <w:lang w:val="en-US" w:eastAsia="ja-JP"/>
        </w:rPr>
        <w:t>Underwriting data should be stored for further auditing.</w:t>
      </w:r>
    </w:p>
    <w:p w14:paraId="6984B15B" w14:textId="77777777" w:rsidR="00566AD0" w:rsidRPr="000A10CF" w:rsidRDefault="00566AD0" w:rsidP="002C118B">
      <w:pPr>
        <w:pStyle w:val="BodyText"/>
        <w:numPr>
          <w:ilvl w:val="1"/>
          <w:numId w:val="10"/>
        </w:numPr>
        <w:rPr>
          <w:lang w:val="en-US" w:eastAsia="ja-JP"/>
        </w:rPr>
      </w:pPr>
      <w:r w:rsidRPr="000A10CF">
        <w:rPr>
          <w:lang w:val="en-US" w:eastAsia="ja-JP"/>
        </w:rPr>
        <w:t>Internal User should be able to generate reports on the total volume of application coming in and conversion to policy.</w:t>
      </w:r>
    </w:p>
    <w:p w14:paraId="2294E087" w14:textId="77777777" w:rsidR="00566AD0" w:rsidRPr="000A10CF" w:rsidRDefault="00566AD0" w:rsidP="002C118B">
      <w:pPr>
        <w:pStyle w:val="BodyText"/>
        <w:numPr>
          <w:ilvl w:val="1"/>
          <w:numId w:val="10"/>
        </w:numPr>
        <w:rPr>
          <w:lang w:val="en-US" w:eastAsia="ja-JP"/>
        </w:rPr>
      </w:pPr>
      <w:r w:rsidRPr="000A10CF">
        <w:rPr>
          <w:lang w:val="en-US" w:eastAsia="ja-JP"/>
        </w:rPr>
        <w:t>Internal User should be able to generate report for policy defaulting on payment.</w:t>
      </w:r>
    </w:p>
    <w:p w14:paraId="4476672C" w14:textId="77777777" w:rsidR="00566AD0" w:rsidRPr="000A10CF" w:rsidRDefault="00566AD0" w:rsidP="002C118B">
      <w:pPr>
        <w:pStyle w:val="BodyText"/>
        <w:numPr>
          <w:ilvl w:val="0"/>
          <w:numId w:val="10"/>
        </w:numPr>
        <w:rPr>
          <w:lang w:val="en-US" w:eastAsia="ja-JP"/>
        </w:rPr>
      </w:pPr>
      <w:r w:rsidRPr="000A10CF">
        <w:rPr>
          <w:lang w:val="en-US" w:eastAsia="ja-JP"/>
        </w:rPr>
        <w:t>Process Automation</w:t>
      </w:r>
    </w:p>
    <w:p w14:paraId="0D60CB72" w14:textId="77777777" w:rsidR="00566AD0" w:rsidRPr="000A10CF" w:rsidRDefault="00566AD0" w:rsidP="002C118B">
      <w:pPr>
        <w:pStyle w:val="BodyText"/>
        <w:numPr>
          <w:ilvl w:val="1"/>
          <w:numId w:val="10"/>
        </w:numPr>
        <w:rPr>
          <w:lang w:val="en-US" w:eastAsia="ja-JP"/>
        </w:rPr>
      </w:pPr>
      <w:r w:rsidRPr="000A10CF">
        <w:rPr>
          <w:lang w:val="en-US" w:eastAsia="ja-JP"/>
        </w:rPr>
        <w:t>Intake process of application to send data to mainframe and send policy data to 3</w:t>
      </w:r>
      <w:r w:rsidRPr="000A10CF">
        <w:rPr>
          <w:vertAlign w:val="superscript"/>
          <w:lang w:val="en-US" w:eastAsia="ja-JP"/>
        </w:rPr>
        <w:t>rd</w:t>
      </w:r>
      <w:r w:rsidRPr="000A10CF">
        <w:rPr>
          <w:lang w:val="en-US" w:eastAsia="ja-JP"/>
        </w:rPr>
        <w:t xml:space="preserve"> Party for Underwriting.</w:t>
      </w:r>
    </w:p>
    <w:p w14:paraId="55697A54" w14:textId="77777777" w:rsidR="00566AD0" w:rsidRPr="000A10CF" w:rsidRDefault="00566AD0" w:rsidP="002C118B">
      <w:pPr>
        <w:pStyle w:val="BodyText"/>
        <w:numPr>
          <w:ilvl w:val="1"/>
          <w:numId w:val="10"/>
        </w:numPr>
        <w:rPr>
          <w:lang w:val="en-US" w:eastAsia="ja-JP"/>
        </w:rPr>
      </w:pPr>
      <w:r w:rsidRPr="000A10CF">
        <w:rPr>
          <w:lang w:val="en-US" w:eastAsia="ja-JP"/>
        </w:rPr>
        <w:t>Receive underwriting results and post received data is automatically processed in mainframe in the batch cycle.</w:t>
      </w:r>
    </w:p>
    <w:p w14:paraId="4A86BEE8" w14:textId="77777777" w:rsidR="00566AD0" w:rsidRPr="000A10CF" w:rsidRDefault="00566AD0" w:rsidP="002C118B">
      <w:pPr>
        <w:pStyle w:val="BodyText"/>
        <w:numPr>
          <w:ilvl w:val="1"/>
          <w:numId w:val="10"/>
        </w:numPr>
        <w:rPr>
          <w:lang w:val="en-US" w:eastAsia="ja-JP"/>
        </w:rPr>
      </w:pPr>
      <w:r w:rsidRPr="000A10CF">
        <w:rPr>
          <w:lang w:val="en-US" w:eastAsia="ja-JP"/>
        </w:rPr>
        <w:lastRenderedPageBreak/>
        <w:t>Any rejects from mainframe cycle should be notified.</w:t>
      </w:r>
    </w:p>
    <w:p w14:paraId="2E56B4AE" w14:textId="1FF2DD92" w:rsidR="00566AD0" w:rsidRDefault="00566AD0" w:rsidP="002C118B">
      <w:pPr>
        <w:pStyle w:val="BodyText"/>
        <w:numPr>
          <w:ilvl w:val="1"/>
          <w:numId w:val="10"/>
        </w:numPr>
        <w:rPr>
          <w:lang w:val="en-US" w:eastAsia="ja-JP"/>
        </w:rPr>
      </w:pPr>
      <w:r w:rsidRPr="000A10CF">
        <w:rPr>
          <w:lang w:val="en-US" w:eastAsia="ja-JP"/>
        </w:rPr>
        <w:t>Integration with 3</w:t>
      </w:r>
      <w:r w:rsidRPr="000A10CF">
        <w:rPr>
          <w:vertAlign w:val="superscript"/>
          <w:lang w:val="en-US" w:eastAsia="ja-JP"/>
        </w:rPr>
        <w:t>rd</w:t>
      </w:r>
      <w:r w:rsidRPr="000A10CF">
        <w:rPr>
          <w:lang w:val="en-US" w:eastAsia="ja-JP"/>
        </w:rPr>
        <w:t xml:space="preserve"> party payment provider should be done for premium collection.</w:t>
      </w:r>
    </w:p>
    <w:p w14:paraId="432AF51E" w14:textId="40198DE4" w:rsidR="0012269C" w:rsidRDefault="0084296E" w:rsidP="0012269C">
      <w:pPr>
        <w:pStyle w:val="BodyText"/>
        <w:rPr>
          <w:lang w:val="en-US" w:eastAsia="ja-JP"/>
        </w:rPr>
      </w:pPr>
      <w:ins w:id="352" w:author="Isha Gupta" w:date="2017-05-16T14:28:00Z">
        <w:r>
          <w:rPr>
            <w:lang w:val="en-US" w:eastAsia="ja-JP"/>
          </w:rPr>
          <w:t>Summarizing the process flow as follows:</w:t>
        </w:r>
      </w:ins>
    </w:p>
    <w:p w14:paraId="77CDF973" w14:textId="29E3BCC6" w:rsidR="0012269C" w:rsidRPr="0012269C" w:rsidRDefault="0012269C" w:rsidP="0012269C">
      <w:pPr>
        <w:pStyle w:val="BodyText"/>
        <w:rPr>
          <w:b/>
          <w:lang w:val="en-US" w:eastAsia="ja-JP"/>
        </w:rPr>
      </w:pPr>
      <w:r w:rsidRPr="0012269C">
        <w:rPr>
          <w:b/>
          <w:lang w:val="en-US" w:eastAsia="ja-JP"/>
        </w:rPr>
        <w:t>Process flow chart:</w:t>
      </w:r>
    </w:p>
    <w:p w14:paraId="4F5E4E5A" w14:textId="0783D390" w:rsidR="009C5F56" w:rsidRDefault="0012269C" w:rsidP="009C5F56">
      <w:pPr>
        <w:pStyle w:val="BodyText"/>
        <w:rPr>
          <w:lang w:val="en-US" w:eastAsia="ja-JP"/>
        </w:rPr>
      </w:pPr>
      <w:r>
        <w:rPr>
          <w:noProof/>
          <w:lang w:val="en-US"/>
        </w:rPr>
        <w:drawing>
          <wp:inline distT="0" distB="0" distL="0" distR="0" wp14:anchorId="6757E366" wp14:editId="27796C91">
            <wp:extent cx="6188710" cy="5067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5067935"/>
                    </a:xfrm>
                    <a:prstGeom prst="rect">
                      <a:avLst/>
                    </a:prstGeom>
                  </pic:spPr>
                </pic:pic>
              </a:graphicData>
            </a:graphic>
          </wp:inline>
        </w:drawing>
      </w:r>
    </w:p>
    <w:p w14:paraId="6FF0B60C" w14:textId="6D5A5583" w:rsidR="009C5F56" w:rsidRPr="00566AD0" w:rsidRDefault="009C5F56" w:rsidP="009C5F56">
      <w:pPr>
        <w:pStyle w:val="BodyText"/>
        <w:rPr>
          <w:lang w:val="en-US" w:eastAsia="ja-JP"/>
        </w:rPr>
      </w:pPr>
    </w:p>
    <w:p w14:paraId="0084E505" w14:textId="77777777" w:rsidR="00030A15" w:rsidRDefault="00E41049" w:rsidP="00764460">
      <w:pPr>
        <w:pStyle w:val="Heading1"/>
      </w:pPr>
      <w:bookmarkStart w:id="353" w:name="_Toc482009606"/>
      <w:r>
        <w:lastRenderedPageBreak/>
        <w:t>Design Considerations</w:t>
      </w:r>
      <w:bookmarkEnd w:id="353"/>
    </w:p>
    <w:p w14:paraId="0552B1A2" w14:textId="0C35350F" w:rsidR="00454351" w:rsidDel="00F45132" w:rsidRDefault="00454351" w:rsidP="00E41049">
      <w:pPr>
        <w:pStyle w:val="BodyText"/>
        <w:rPr>
          <w:del w:id="354" w:author="Isha Gupta" w:date="2017-04-26T12:31:00Z"/>
          <w:lang w:val="en-US"/>
        </w:rPr>
      </w:pPr>
      <w:bookmarkStart w:id="355" w:name="_Toc482008833"/>
      <w:bookmarkStart w:id="356" w:name="_Toc482008994"/>
      <w:bookmarkStart w:id="357" w:name="_Toc482009053"/>
      <w:bookmarkStart w:id="358" w:name="_Toc482009607"/>
      <w:bookmarkEnd w:id="355"/>
      <w:bookmarkEnd w:id="356"/>
      <w:bookmarkEnd w:id="357"/>
      <w:bookmarkEnd w:id="358"/>
    </w:p>
    <w:p w14:paraId="50754BE6" w14:textId="77777777" w:rsidR="00265CF5" w:rsidRDefault="00E41049" w:rsidP="00265CF5">
      <w:pPr>
        <w:pStyle w:val="Heading2"/>
      </w:pPr>
      <w:bookmarkStart w:id="359" w:name="_Toc482009608"/>
      <w:r>
        <w:t>Assumptions and Dependencies</w:t>
      </w:r>
      <w:bookmarkEnd w:id="359"/>
    </w:p>
    <w:p w14:paraId="0D9155ED" w14:textId="4CBDF3E2" w:rsidR="00B71B68" w:rsidRDefault="00B71B68">
      <w:pPr>
        <w:pStyle w:val="BodyText"/>
        <w:numPr>
          <w:ilvl w:val="0"/>
          <w:numId w:val="12"/>
        </w:numPr>
        <w:rPr>
          <w:ins w:id="360" w:author="Isha Gupta" w:date="2017-04-27T10:49:00Z"/>
          <w:lang w:val="en-US" w:eastAsia="ja-JP"/>
        </w:rPr>
      </w:pPr>
      <w:ins w:id="361" w:author="Isha Gupta" w:date="2017-04-27T10:49:00Z">
        <w:r>
          <w:rPr>
            <w:lang w:val="en-US" w:eastAsia="ja-JP"/>
          </w:rPr>
          <w:t xml:space="preserve">Proper functionality of system would be dependent on the </w:t>
        </w:r>
      </w:ins>
      <w:ins w:id="362" w:author="Isha Gupta" w:date="2017-04-27T10:51:00Z">
        <w:r>
          <w:rPr>
            <w:lang w:val="en-US" w:eastAsia="ja-JP"/>
          </w:rPr>
          <w:t xml:space="preserve">performance of </w:t>
        </w:r>
      </w:ins>
      <w:ins w:id="363" w:author="Isha Gupta" w:date="2017-04-27T10:49:00Z">
        <w:r>
          <w:rPr>
            <w:lang w:val="en-US" w:eastAsia="ja-JP"/>
          </w:rPr>
          <w:t>3</w:t>
        </w:r>
        <w:r w:rsidRPr="00B71B68">
          <w:rPr>
            <w:vertAlign w:val="superscript"/>
            <w:lang w:val="en-US" w:eastAsia="ja-JP"/>
            <w:rPrChange w:id="364" w:author="Isha Gupta" w:date="2017-04-27T10:49:00Z">
              <w:rPr>
                <w:lang w:val="en-US" w:eastAsia="ja-JP"/>
              </w:rPr>
            </w:rPrChange>
          </w:rPr>
          <w:t>rd</w:t>
        </w:r>
        <w:r>
          <w:rPr>
            <w:lang w:val="en-US" w:eastAsia="ja-JP"/>
          </w:rPr>
          <w:t xml:space="preserve"> party services being used in the system like mainframe</w:t>
        </w:r>
      </w:ins>
      <w:ins w:id="365" w:author="Isha Gupta" w:date="2017-04-27T10:52:00Z">
        <w:r>
          <w:rPr>
            <w:lang w:val="en-US" w:eastAsia="ja-JP"/>
          </w:rPr>
          <w:t>, underwriting &amp; payment provider.</w:t>
        </w:r>
      </w:ins>
    </w:p>
    <w:p w14:paraId="725E6DF8" w14:textId="4F947675" w:rsidR="00B71B68" w:rsidDel="00B71B68" w:rsidRDefault="00B71B68" w:rsidP="00B71B68">
      <w:pPr>
        <w:pStyle w:val="BodyText"/>
        <w:numPr>
          <w:ilvl w:val="0"/>
          <w:numId w:val="12"/>
        </w:numPr>
        <w:rPr>
          <w:del w:id="366" w:author="Isha Gupta" w:date="2017-04-27T10:49:00Z"/>
          <w:moveTo w:id="367" w:author="Isha Gupta" w:date="2017-04-27T10:49:00Z"/>
          <w:lang w:val="en-US" w:eastAsia="ja-JP"/>
        </w:rPr>
      </w:pPr>
      <w:moveToRangeStart w:id="368" w:author="Isha Gupta" w:date="2017-04-27T10:49:00Z" w:name="move481053473"/>
      <w:moveTo w:id="369" w:author="Isha Gupta" w:date="2017-04-27T10:49:00Z">
        <w:r w:rsidRPr="00566AD0">
          <w:rPr>
            <w:lang w:val="en-US" w:eastAsia="ja-JP"/>
          </w:rPr>
          <w:t>3</w:t>
        </w:r>
        <w:r w:rsidRPr="00566AD0">
          <w:rPr>
            <w:vertAlign w:val="superscript"/>
            <w:lang w:val="en-US" w:eastAsia="ja-JP"/>
          </w:rPr>
          <w:t>rd</w:t>
        </w:r>
        <w:r w:rsidRPr="00566AD0">
          <w:rPr>
            <w:lang w:val="en-US" w:eastAsia="ja-JP"/>
          </w:rPr>
          <w:t xml:space="preserve"> party to provide underwriting service </w:t>
        </w:r>
        <w:r>
          <w:rPr>
            <w:lang w:val="en-US" w:eastAsia="ja-JP"/>
          </w:rPr>
          <w:t>for the company and the</w:t>
        </w:r>
      </w:moveTo>
      <w:ins w:id="370" w:author="Isha Gupta" w:date="2017-04-27T10:49:00Z">
        <w:r>
          <w:rPr>
            <w:lang w:val="en-US" w:eastAsia="ja-JP"/>
          </w:rPr>
          <w:t xml:space="preserve"> said</w:t>
        </w:r>
      </w:ins>
      <w:moveTo w:id="371" w:author="Isha Gupta" w:date="2017-04-27T10:49:00Z">
        <w:r w:rsidRPr="00566AD0">
          <w:rPr>
            <w:lang w:val="en-US" w:eastAsia="ja-JP"/>
          </w:rPr>
          <w:t xml:space="preserve"> expose</w:t>
        </w:r>
        <w:r>
          <w:rPr>
            <w:lang w:val="en-US" w:eastAsia="ja-JP"/>
          </w:rPr>
          <w:t>d</w:t>
        </w:r>
        <w:r w:rsidRPr="00566AD0">
          <w:rPr>
            <w:lang w:val="en-US" w:eastAsia="ja-JP"/>
          </w:rPr>
          <w:t xml:space="preserve"> ser</w:t>
        </w:r>
        <w:r>
          <w:rPr>
            <w:lang w:val="en-US" w:eastAsia="ja-JP"/>
          </w:rPr>
          <w:t>vice to be consumed for any application consum</w:t>
        </w:r>
        <w:r w:rsidRPr="00566AD0">
          <w:rPr>
            <w:lang w:val="en-US" w:eastAsia="ja-JP"/>
          </w:rPr>
          <w:t>ing it.</w:t>
        </w:r>
      </w:moveTo>
    </w:p>
    <w:moveToRangeEnd w:id="368"/>
    <w:p w14:paraId="5C0A97AF" w14:textId="77777777" w:rsidR="00B71B68" w:rsidRPr="00B71B68" w:rsidRDefault="00B71B68">
      <w:pPr>
        <w:pStyle w:val="BodyText"/>
        <w:numPr>
          <w:ilvl w:val="0"/>
          <w:numId w:val="12"/>
        </w:numPr>
        <w:rPr>
          <w:ins w:id="372" w:author="Isha Gupta" w:date="2017-04-27T10:49:00Z"/>
          <w:lang w:val="en-US" w:eastAsia="ja-JP"/>
        </w:rPr>
      </w:pPr>
    </w:p>
    <w:p w14:paraId="3EED96CC" w14:textId="20C260DC" w:rsidR="001C59FE" w:rsidRPr="00566AD0" w:rsidRDefault="001C59FE" w:rsidP="001C59FE">
      <w:pPr>
        <w:pStyle w:val="BodyText"/>
        <w:numPr>
          <w:ilvl w:val="0"/>
          <w:numId w:val="12"/>
        </w:numPr>
        <w:rPr>
          <w:lang w:val="en-US" w:eastAsia="ja-JP"/>
        </w:rPr>
      </w:pPr>
      <w:r>
        <w:rPr>
          <w:lang w:val="en-US" w:eastAsia="ja-JP"/>
        </w:rPr>
        <w:t>No external or 3</w:t>
      </w:r>
      <w:r w:rsidRPr="00854D61">
        <w:rPr>
          <w:vertAlign w:val="superscript"/>
          <w:lang w:val="en-US" w:eastAsia="ja-JP"/>
        </w:rPr>
        <w:t>rd</w:t>
      </w:r>
      <w:r>
        <w:rPr>
          <w:lang w:val="en-US" w:eastAsia="ja-JP"/>
        </w:rPr>
        <w:t xml:space="preserve"> party reporting services will be used.</w:t>
      </w:r>
    </w:p>
    <w:p w14:paraId="3BBEDB57" w14:textId="73958A3C" w:rsidR="00566AD0" w:rsidDel="00B71B68" w:rsidRDefault="00566AD0" w:rsidP="001C59FE">
      <w:pPr>
        <w:pStyle w:val="BodyText"/>
        <w:numPr>
          <w:ilvl w:val="0"/>
          <w:numId w:val="12"/>
        </w:numPr>
        <w:rPr>
          <w:moveFrom w:id="373" w:author="Isha Gupta" w:date="2017-04-27T10:49:00Z"/>
          <w:lang w:val="en-US" w:eastAsia="ja-JP"/>
        </w:rPr>
      </w:pPr>
      <w:moveFromRangeStart w:id="374" w:author="Isha Gupta" w:date="2017-04-27T10:49:00Z" w:name="move481053473"/>
      <w:moveFrom w:id="375" w:author="Isha Gupta" w:date="2017-04-27T10:49:00Z">
        <w:r w:rsidRPr="00566AD0" w:rsidDel="00B71B68">
          <w:rPr>
            <w:lang w:val="en-US" w:eastAsia="ja-JP"/>
          </w:rPr>
          <w:t>3</w:t>
        </w:r>
        <w:r w:rsidRPr="00566AD0" w:rsidDel="00B71B68">
          <w:rPr>
            <w:vertAlign w:val="superscript"/>
            <w:lang w:val="en-US" w:eastAsia="ja-JP"/>
          </w:rPr>
          <w:t>rd</w:t>
        </w:r>
        <w:r w:rsidRPr="00566AD0" w:rsidDel="00B71B68">
          <w:rPr>
            <w:lang w:val="en-US" w:eastAsia="ja-JP"/>
          </w:rPr>
          <w:t xml:space="preserve"> party to provide underwriting service </w:t>
        </w:r>
        <w:r w:rsidDel="00B71B68">
          <w:rPr>
            <w:lang w:val="en-US" w:eastAsia="ja-JP"/>
          </w:rPr>
          <w:t>for the company</w:t>
        </w:r>
        <w:r w:rsidR="000411DC" w:rsidDel="00B71B68">
          <w:rPr>
            <w:lang w:val="en-US" w:eastAsia="ja-JP"/>
          </w:rPr>
          <w:t xml:space="preserve"> and the</w:t>
        </w:r>
        <w:r w:rsidRPr="00566AD0" w:rsidDel="00B71B68">
          <w:rPr>
            <w:lang w:val="en-US" w:eastAsia="ja-JP"/>
          </w:rPr>
          <w:t xml:space="preserve"> expose</w:t>
        </w:r>
        <w:r w:rsidR="000411DC" w:rsidDel="00B71B68">
          <w:rPr>
            <w:lang w:val="en-US" w:eastAsia="ja-JP"/>
          </w:rPr>
          <w:t>d</w:t>
        </w:r>
        <w:r w:rsidRPr="00566AD0" w:rsidDel="00B71B68">
          <w:rPr>
            <w:lang w:val="en-US" w:eastAsia="ja-JP"/>
          </w:rPr>
          <w:t xml:space="preserve"> ser</w:t>
        </w:r>
        <w:r w:rsidDel="00B71B68">
          <w:rPr>
            <w:lang w:val="en-US" w:eastAsia="ja-JP"/>
          </w:rPr>
          <w:t>vice to be consumed for any application consum</w:t>
        </w:r>
        <w:r w:rsidRPr="00566AD0" w:rsidDel="00B71B68">
          <w:rPr>
            <w:lang w:val="en-US" w:eastAsia="ja-JP"/>
          </w:rPr>
          <w:t>ing it.</w:t>
        </w:r>
      </w:moveFrom>
    </w:p>
    <w:moveFromRangeEnd w:id="374"/>
    <w:p w14:paraId="23F15A2B" w14:textId="77777777" w:rsidR="001C59FE" w:rsidRDefault="001C59FE" w:rsidP="001C59FE">
      <w:pPr>
        <w:pStyle w:val="BodyText"/>
        <w:numPr>
          <w:ilvl w:val="0"/>
          <w:numId w:val="12"/>
        </w:numPr>
        <w:rPr>
          <w:lang w:val="en-US" w:eastAsia="ja-JP"/>
        </w:rPr>
      </w:pPr>
      <w:r>
        <w:rPr>
          <w:lang w:val="en-US" w:eastAsia="ja-JP"/>
        </w:rPr>
        <w:t>Consistent access to mainframe for initial verification of application information.</w:t>
      </w:r>
    </w:p>
    <w:p w14:paraId="7D1CFAFC" w14:textId="1F097F5E" w:rsidR="001C59FE" w:rsidRDefault="00733927" w:rsidP="001C59FE">
      <w:pPr>
        <w:pStyle w:val="BodyText"/>
        <w:numPr>
          <w:ilvl w:val="0"/>
          <w:numId w:val="12"/>
        </w:numPr>
        <w:rPr>
          <w:lang w:val="en-US" w:eastAsia="ja-JP"/>
        </w:rPr>
      </w:pPr>
      <w:ins w:id="376" w:author="Isha Gupta" w:date="2017-05-16T14:28:00Z">
        <w:r>
          <w:rPr>
            <w:lang w:val="en-US" w:eastAsia="ja-JP"/>
          </w:rPr>
          <w:t xml:space="preserve">Consistent &amp; </w:t>
        </w:r>
      </w:ins>
      <w:r w:rsidR="001C59FE">
        <w:rPr>
          <w:lang w:val="en-US" w:eastAsia="ja-JP"/>
        </w:rPr>
        <w:t xml:space="preserve">Licensed access to payment providers. </w:t>
      </w:r>
    </w:p>
    <w:p w14:paraId="5BD58DCE" w14:textId="3562D881" w:rsidR="00854D61" w:rsidDel="00F45132" w:rsidRDefault="001C59FE" w:rsidP="00566AD0">
      <w:pPr>
        <w:pStyle w:val="BodyText"/>
        <w:rPr>
          <w:del w:id="377" w:author="Isha Gupta" w:date="2017-04-26T12:31:00Z"/>
          <w:lang w:val="en-US" w:eastAsia="ja-JP"/>
        </w:rPr>
      </w:pPr>
      <w:del w:id="378" w:author="Isha Gupta" w:date="2017-04-26T12:31:00Z">
        <w:r w:rsidDel="00F45132">
          <w:rPr>
            <w:lang w:val="en-US" w:eastAsia="ja-JP"/>
          </w:rPr>
          <w:delText xml:space="preserve">License agreements, </w:delText>
        </w:r>
        <w:r w:rsidR="00854D61" w:rsidDel="00F45132">
          <w:rPr>
            <w:lang w:val="en-US" w:eastAsia="ja-JP"/>
          </w:rPr>
          <w:delText>External service or services provided by clients.</w:delText>
        </w:r>
        <w:bookmarkStart w:id="379" w:name="_Toc482008835"/>
        <w:bookmarkStart w:id="380" w:name="_Toc482008996"/>
        <w:bookmarkStart w:id="381" w:name="_Toc482009055"/>
        <w:bookmarkStart w:id="382" w:name="_Toc482009609"/>
        <w:bookmarkEnd w:id="379"/>
        <w:bookmarkEnd w:id="380"/>
        <w:bookmarkEnd w:id="381"/>
        <w:bookmarkEnd w:id="382"/>
      </w:del>
    </w:p>
    <w:p w14:paraId="2AAE0635" w14:textId="660A4424" w:rsidR="00E41049" w:rsidRDefault="00E41049" w:rsidP="00E41049">
      <w:pPr>
        <w:pStyle w:val="Heading2"/>
        <w:rPr>
          <w:ins w:id="383" w:author="Isha Gupta" w:date="2017-04-26T12:32:00Z"/>
        </w:rPr>
      </w:pPr>
      <w:bookmarkStart w:id="384" w:name="_Toc482009610"/>
      <w:r>
        <w:t>General Constraints</w:t>
      </w:r>
      <w:r w:rsidR="00612101">
        <w:t>/Limits</w:t>
      </w:r>
      <w:bookmarkEnd w:id="384"/>
    </w:p>
    <w:p w14:paraId="32E5038D" w14:textId="63D16DC0" w:rsidR="005962DC" w:rsidRPr="002E20E0" w:rsidDel="005962DC" w:rsidRDefault="005962DC">
      <w:pPr>
        <w:pStyle w:val="BodyText"/>
        <w:rPr>
          <w:del w:id="385" w:author="Isha Gupta" w:date="2017-04-26T12:34:00Z"/>
        </w:rPr>
        <w:pPrChange w:id="386" w:author="Isha Gupta" w:date="2017-04-26T12:32:00Z">
          <w:pPr>
            <w:pStyle w:val="Heading2"/>
          </w:pPr>
        </w:pPrChange>
      </w:pPr>
      <w:ins w:id="387" w:author="Isha Gupta" w:date="2017-04-26T12:32:00Z">
        <w:r>
          <w:rPr>
            <w:lang w:val="en-US" w:eastAsia="ja-JP"/>
          </w:rPr>
          <w:t xml:space="preserve">Proposed solution would be making easier </w:t>
        </w:r>
      </w:ins>
      <w:ins w:id="388" w:author="Isha Gupta" w:date="2017-04-28T19:32:00Z">
        <w:r w:rsidR="00B25898">
          <w:rPr>
            <w:lang w:val="en-US" w:eastAsia="ja-JP"/>
          </w:rPr>
          <w:t xml:space="preserve">for the company </w:t>
        </w:r>
      </w:ins>
      <w:ins w:id="389" w:author="Isha Gupta" w:date="2017-04-26T12:32:00Z">
        <w:r>
          <w:rPr>
            <w:lang w:val="en-US" w:eastAsia="ja-JP"/>
          </w:rPr>
          <w:t xml:space="preserve">to manage </w:t>
        </w:r>
      </w:ins>
      <w:ins w:id="390" w:author="Isha Gupta" w:date="2017-04-26T12:33:00Z">
        <w:r w:rsidR="00B25898">
          <w:rPr>
            <w:lang w:val="en-US" w:eastAsia="ja-JP"/>
          </w:rPr>
          <w:t>existing manual process f</w:t>
        </w:r>
        <w:r>
          <w:rPr>
            <w:lang w:val="en-US" w:eastAsia="ja-JP"/>
          </w:rPr>
          <w:t>o</w:t>
        </w:r>
      </w:ins>
      <w:ins w:id="391" w:author="Isha Gupta" w:date="2017-04-28T19:32:00Z">
        <w:r w:rsidR="00B25898">
          <w:rPr>
            <w:lang w:val="en-US" w:eastAsia="ja-JP"/>
          </w:rPr>
          <w:t>r</w:t>
        </w:r>
      </w:ins>
      <w:ins w:id="392" w:author="Isha Gupta" w:date="2017-04-26T12:33:00Z">
        <w:r>
          <w:rPr>
            <w:lang w:val="en-US" w:eastAsia="ja-JP"/>
          </w:rPr>
          <w:t xml:space="preserve"> issuing </w:t>
        </w:r>
      </w:ins>
      <w:ins w:id="393" w:author="Isha Gupta" w:date="2017-04-26T12:32:00Z">
        <w:r>
          <w:rPr>
            <w:lang w:val="en-US" w:eastAsia="ja-JP"/>
          </w:rPr>
          <w:t>policies.</w:t>
        </w:r>
      </w:ins>
      <w:ins w:id="394" w:author="Isha Gupta" w:date="2017-04-26T12:33:00Z">
        <w:r>
          <w:rPr>
            <w:lang w:val="en-US" w:eastAsia="ja-JP"/>
          </w:rPr>
          <w:t xml:space="preserve"> Only authorized personnel will be allowed to access the system.</w:t>
        </w:r>
      </w:ins>
      <w:ins w:id="395" w:author="Isha Gupta" w:date="2017-04-26T12:34:00Z">
        <w:r>
          <w:rPr>
            <w:lang w:val="en-US" w:eastAsia="ja-JP"/>
          </w:rPr>
          <w:t xml:space="preserve"> </w:t>
        </w:r>
      </w:ins>
      <w:ins w:id="396" w:author="Isha Gupta" w:date="2017-04-26T12:35:00Z">
        <w:r>
          <w:rPr>
            <w:lang w:val="en-US" w:eastAsia="ja-JP"/>
          </w:rPr>
          <w:t xml:space="preserve">The system </w:t>
        </w:r>
      </w:ins>
      <w:ins w:id="397" w:author="Isha Gupta" w:date="2017-04-30T17:09:00Z">
        <w:r w:rsidR="00392CF0">
          <w:rPr>
            <w:lang w:val="en-US" w:eastAsia="ja-JP"/>
          </w:rPr>
          <w:t>will have</w:t>
        </w:r>
      </w:ins>
      <w:ins w:id="398" w:author="Isha Gupta" w:date="2017-04-26T12:35:00Z">
        <w:r>
          <w:rPr>
            <w:lang w:val="en-US" w:eastAsia="ja-JP"/>
          </w:rPr>
          <w:t xml:space="preserve"> users of type agent, administrator, internal user, biller, underwriter and policyholder. </w:t>
        </w:r>
      </w:ins>
      <w:ins w:id="399" w:author="Isha Gupta" w:date="2017-04-26T12:34:00Z">
        <w:r>
          <w:rPr>
            <w:lang w:val="en-US" w:eastAsia="ja-JP"/>
          </w:rPr>
          <w:t>The infrastructure required</w:t>
        </w:r>
      </w:ins>
      <w:ins w:id="400" w:author="Isha Gupta" w:date="2017-04-27T10:43:00Z">
        <w:r w:rsidR="00CE0E08">
          <w:rPr>
            <w:lang w:val="en-US" w:eastAsia="ja-JP"/>
          </w:rPr>
          <w:t xml:space="preserve"> for the system </w:t>
        </w:r>
      </w:ins>
      <w:ins w:id="401" w:author="Isha Gupta" w:date="2017-04-30T17:09:00Z">
        <w:r w:rsidR="00392CF0">
          <w:rPr>
            <w:lang w:val="en-US" w:eastAsia="ja-JP"/>
          </w:rPr>
          <w:t xml:space="preserve">would be </w:t>
        </w:r>
      </w:ins>
      <w:ins w:id="402" w:author="Isha Gupta" w:date="2017-04-27T10:43:00Z">
        <w:r w:rsidR="000164AC">
          <w:rPr>
            <w:lang w:val="en-US" w:eastAsia="ja-JP"/>
          </w:rPr>
          <w:t>Windows Server 2012, SQL S</w:t>
        </w:r>
        <w:r w:rsidR="00392CF0">
          <w:rPr>
            <w:lang w:val="en-US" w:eastAsia="ja-JP"/>
          </w:rPr>
          <w:t>erver 2012 and IIS Server to host t</w:t>
        </w:r>
      </w:ins>
      <w:ins w:id="403" w:author="Isha Gupta" w:date="2017-04-30T17:09:00Z">
        <w:r w:rsidR="00392CF0">
          <w:rPr>
            <w:lang w:val="en-US" w:eastAsia="ja-JP"/>
          </w:rPr>
          <w:t>h</w:t>
        </w:r>
      </w:ins>
      <w:ins w:id="404" w:author="Isha Gupta" w:date="2017-04-27T10:43:00Z">
        <w:r w:rsidR="00392CF0">
          <w:rPr>
            <w:lang w:val="en-US" w:eastAsia="ja-JP"/>
          </w:rPr>
          <w:t xml:space="preserve">e application. </w:t>
        </w:r>
        <w:r w:rsidR="000164AC">
          <w:rPr>
            <w:lang w:val="en-US" w:eastAsia="ja-JP"/>
          </w:rPr>
          <w:t xml:space="preserve">Application would </w:t>
        </w:r>
      </w:ins>
      <w:ins w:id="405" w:author="Isha Gupta" w:date="2017-04-30T17:10:00Z">
        <w:r w:rsidR="00392CF0">
          <w:rPr>
            <w:lang w:val="en-US" w:eastAsia="ja-JP"/>
          </w:rPr>
          <w:t xml:space="preserve">be </w:t>
        </w:r>
      </w:ins>
      <w:ins w:id="406" w:author="Isha Gupta" w:date="2017-04-27T10:43:00Z">
        <w:r w:rsidR="000164AC">
          <w:rPr>
            <w:lang w:val="en-US" w:eastAsia="ja-JP"/>
          </w:rPr>
          <w:t xml:space="preserve">compatible with most running browsers today but it would </w:t>
        </w:r>
      </w:ins>
      <w:ins w:id="407" w:author="Isha Gupta" w:date="2017-04-30T17:10:00Z">
        <w:r w:rsidR="00392CF0">
          <w:rPr>
            <w:lang w:val="en-US" w:eastAsia="ja-JP"/>
          </w:rPr>
          <w:t xml:space="preserve">work </w:t>
        </w:r>
      </w:ins>
      <w:ins w:id="408" w:author="Isha Gupta" w:date="2017-04-27T10:43:00Z">
        <w:r w:rsidR="000164AC">
          <w:rPr>
            <w:lang w:val="en-US" w:eastAsia="ja-JP"/>
          </w:rPr>
          <w:t xml:space="preserve">most efficiently with Internet </w:t>
        </w:r>
        <w:r w:rsidR="00DA695F">
          <w:rPr>
            <w:lang w:val="en-US" w:eastAsia="ja-JP"/>
          </w:rPr>
          <w:t>E</w:t>
        </w:r>
        <w:r w:rsidR="000164AC">
          <w:rPr>
            <w:lang w:val="en-US" w:eastAsia="ja-JP"/>
          </w:rPr>
          <w:t>xplorer and Google Chrome.</w:t>
        </w:r>
      </w:ins>
    </w:p>
    <w:p w14:paraId="7130E815" w14:textId="1DD231F2" w:rsidR="00116DB0" w:rsidDel="000164AC" w:rsidRDefault="00612101" w:rsidP="00116DB0">
      <w:pPr>
        <w:pStyle w:val="BodyText"/>
        <w:rPr>
          <w:del w:id="409" w:author="Isha Gupta" w:date="2017-04-27T10:44:00Z"/>
          <w:lang w:val="en-US" w:eastAsia="ja-JP"/>
        </w:rPr>
      </w:pPr>
      <w:del w:id="410" w:author="Isha Gupta" w:date="2017-04-26T12:34:00Z">
        <w:r w:rsidDel="005962DC">
          <w:rPr>
            <w:lang w:val="en-US" w:eastAsia="ja-JP"/>
          </w:rPr>
          <w:delText>Unauthorized users will not be allowed access.</w:delText>
        </w:r>
      </w:del>
    </w:p>
    <w:p w14:paraId="7C445CBF" w14:textId="77777777" w:rsidR="00854D61" w:rsidDel="000164AC" w:rsidRDefault="00854D61" w:rsidP="00116DB0">
      <w:pPr>
        <w:pStyle w:val="BodyText"/>
        <w:rPr>
          <w:del w:id="411" w:author="Isha Gupta" w:date="2017-04-27T10:44:00Z"/>
          <w:lang w:val="en-US" w:eastAsia="ja-JP"/>
        </w:rPr>
      </w:pPr>
      <w:del w:id="412" w:author="Isha Gupta" w:date="2017-04-27T10:44:00Z">
        <w:r w:rsidDel="000164AC">
          <w:rPr>
            <w:lang w:val="en-US" w:eastAsia="ja-JP"/>
          </w:rPr>
          <w:delText>Infrastructure related</w:delText>
        </w:r>
      </w:del>
    </w:p>
    <w:p w14:paraId="65A6F39C" w14:textId="77777777" w:rsidR="00612101" w:rsidDel="000164AC" w:rsidRDefault="00854D61" w:rsidP="00116DB0">
      <w:pPr>
        <w:pStyle w:val="BodyText"/>
        <w:rPr>
          <w:del w:id="413" w:author="Isha Gupta" w:date="2017-04-27T10:45:00Z"/>
          <w:lang w:val="en-US" w:eastAsia="ja-JP"/>
        </w:rPr>
      </w:pPr>
      <w:del w:id="414" w:author="Isha Gupta" w:date="2017-04-27T10:44:00Z">
        <w:r w:rsidDel="000164AC">
          <w:rPr>
            <w:lang w:val="en-US" w:eastAsia="ja-JP"/>
          </w:rPr>
          <w:delText>Environment specific</w:delText>
        </w:r>
      </w:del>
    </w:p>
    <w:p w14:paraId="50DC9AFC" w14:textId="2BFE3EC3" w:rsidR="00854D61" w:rsidRPr="00116DB0" w:rsidRDefault="00854D61" w:rsidP="00116DB0">
      <w:pPr>
        <w:pStyle w:val="BodyText"/>
        <w:rPr>
          <w:lang w:val="en-US" w:eastAsia="ja-JP"/>
        </w:rPr>
      </w:pPr>
      <w:del w:id="415" w:author="Isha Gupta" w:date="2017-04-27T10:45:00Z">
        <w:r w:rsidDel="000164AC">
          <w:rPr>
            <w:lang w:val="en-US" w:eastAsia="ja-JP"/>
          </w:rPr>
          <w:delText xml:space="preserve">Browser </w:delText>
        </w:r>
        <w:r w:rsidR="00D3160A" w:rsidDel="000164AC">
          <w:rPr>
            <w:lang w:val="en-US" w:eastAsia="ja-JP"/>
          </w:rPr>
          <w:delText>compatibility</w:delText>
        </w:r>
      </w:del>
    </w:p>
    <w:p w14:paraId="3A32A44B" w14:textId="69431EFA" w:rsidR="00E41049" w:rsidRDefault="00E41049" w:rsidP="00E41049">
      <w:pPr>
        <w:pStyle w:val="Heading2"/>
      </w:pPr>
      <w:bookmarkStart w:id="416" w:name="_Toc482009611"/>
      <w:r>
        <w:t xml:space="preserve">Goals </w:t>
      </w:r>
      <w:r w:rsidR="00DF5BBA">
        <w:t>and Guidelines</w:t>
      </w:r>
      <w:bookmarkEnd w:id="416"/>
    </w:p>
    <w:p w14:paraId="188EB4F7" w14:textId="287189EC" w:rsidR="00D3160A" w:rsidRPr="008B25AA" w:rsidRDefault="006C5529" w:rsidP="00D3160A">
      <w:pPr>
        <w:autoSpaceDE w:val="0"/>
        <w:autoSpaceDN w:val="0"/>
        <w:adjustRightInd w:val="0"/>
        <w:spacing w:after="0" w:line="240" w:lineRule="auto"/>
        <w:jc w:val="both"/>
        <w:rPr>
          <w:rFonts w:cs="Segoe UI"/>
          <w:highlight w:val="yellow"/>
          <w:rPrChange w:id="417" w:author="Isha Gupta" w:date="2017-04-27T00:40:00Z">
            <w:rPr>
              <w:rFonts w:cs="Segoe UI"/>
            </w:rPr>
          </w:rPrChange>
        </w:rPr>
      </w:pPr>
      <w:ins w:id="418" w:author="Isha Gupta" w:date="2017-04-27T10:46:00Z">
        <w:r w:rsidRPr="006C5529">
          <w:rPr>
            <w:rFonts w:cs="Segoe UI"/>
            <w:rPrChange w:id="419" w:author="Isha Gupta" w:date="2017-04-27T10:47:00Z">
              <w:rPr>
                <w:rFonts w:cs="Segoe UI"/>
                <w:highlight w:val="yellow"/>
              </w:rPr>
            </w:rPrChange>
          </w:rPr>
          <w:t>The p</w:t>
        </w:r>
      </w:ins>
      <w:del w:id="420" w:author="Isha Gupta" w:date="2017-04-27T10:46:00Z">
        <w:r w:rsidR="00D3160A" w:rsidRPr="006C5529" w:rsidDel="006C5529">
          <w:rPr>
            <w:rFonts w:cs="Segoe UI"/>
          </w:rPr>
          <w:delText>P</w:delText>
        </w:r>
      </w:del>
      <w:r w:rsidR="00D3160A" w:rsidRPr="006C5529">
        <w:rPr>
          <w:rFonts w:cs="Segoe UI"/>
        </w:rPr>
        <w:t xml:space="preserve">roposed </w:t>
      </w:r>
      <w:ins w:id="421" w:author="Isha Gupta" w:date="2017-04-27T10:46:00Z">
        <w:r w:rsidRPr="006C5529">
          <w:rPr>
            <w:rFonts w:cs="Segoe UI"/>
            <w:rPrChange w:id="422" w:author="Isha Gupta" w:date="2017-04-27T10:47:00Z">
              <w:rPr>
                <w:rFonts w:cs="Segoe UI"/>
                <w:highlight w:val="yellow"/>
              </w:rPr>
            </w:rPrChange>
          </w:rPr>
          <w:t xml:space="preserve">design for the application </w:t>
        </w:r>
      </w:ins>
      <w:del w:id="423" w:author="Isha Gupta" w:date="2017-04-27T10:47:00Z">
        <w:r w:rsidR="00D3160A" w:rsidRPr="006C5529" w:rsidDel="006C5529">
          <w:rPr>
            <w:rFonts w:cs="Segoe UI"/>
          </w:rPr>
          <w:delText xml:space="preserve">solution </w:delText>
        </w:r>
      </w:del>
      <w:r w:rsidR="00D3160A" w:rsidRPr="006C5529">
        <w:rPr>
          <w:rFonts w:cs="Segoe UI"/>
        </w:rPr>
        <w:t xml:space="preserve">will be based on the following </w:t>
      </w:r>
      <w:ins w:id="424" w:author="Isha Gupta" w:date="2017-04-27T10:47:00Z">
        <w:r w:rsidRPr="006C5529">
          <w:rPr>
            <w:rFonts w:cs="Segoe UI"/>
            <w:rPrChange w:id="425" w:author="Isha Gupta" w:date="2017-04-27T10:47:00Z">
              <w:rPr>
                <w:rFonts w:cs="Segoe UI"/>
                <w:highlight w:val="yellow"/>
              </w:rPr>
            </w:rPrChange>
          </w:rPr>
          <w:t xml:space="preserve">design &amp; </w:t>
        </w:r>
      </w:ins>
      <w:r w:rsidR="00D3160A" w:rsidRPr="006C5529">
        <w:rPr>
          <w:rFonts w:cs="Segoe UI"/>
        </w:rPr>
        <w:t>architectural principles</w:t>
      </w:r>
    </w:p>
    <w:p w14:paraId="0688F8E0" w14:textId="50AA6CDA" w:rsidR="006C5529" w:rsidRPr="00C072F3" w:rsidRDefault="006C5529">
      <w:pPr>
        <w:pStyle w:val="BodyText"/>
        <w:numPr>
          <w:ilvl w:val="0"/>
          <w:numId w:val="15"/>
        </w:numPr>
        <w:rPr>
          <w:ins w:id="426" w:author="Isha Gupta" w:date="2017-04-27T10:46:00Z"/>
        </w:rPr>
        <w:pPrChange w:id="427" w:author="Isha Gupta" w:date="2017-05-18T11:27:00Z">
          <w:pPr>
            <w:pStyle w:val="ListParagraph"/>
            <w:numPr>
              <w:numId w:val="15"/>
            </w:numPr>
            <w:autoSpaceDE w:val="0"/>
            <w:autoSpaceDN w:val="0"/>
            <w:adjustRightInd w:val="0"/>
            <w:spacing w:after="0" w:line="240" w:lineRule="auto"/>
            <w:ind w:hanging="360"/>
          </w:pPr>
        </w:pPrChange>
      </w:pPr>
      <w:ins w:id="428" w:author="Isha Gupta" w:date="2017-04-27T10:46:00Z">
        <w:r w:rsidRPr="006C5529">
          <w:rPr>
            <w:rFonts w:cs="Segoe UI"/>
          </w:rPr>
          <w:t>Design for evolution, flexibility and reuse</w:t>
        </w:r>
      </w:ins>
      <w:ins w:id="429" w:author="Isha Gupta" w:date="2017-04-27T10:47:00Z">
        <w:r w:rsidR="00C072F3">
          <w:rPr>
            <w:rFonts w:cs="Segoe UI"/>
          </w:rPr>
          <w:t xml:space="preserve"> by dividing the project in layers.</w:t>
        </w:r>
      </w:ins>
      <w:ins w:id="430" w:author="Isha Gupta" w:date="2017-05-18T11:27:00Z">
        <w:r w:rsidR="00C072F3" w:rsidRPr="00C072F3">
          <w:rPr>
            <w:lang w:val="en-US" w:eastAsia="ja-JP"/>
          </w:rPr>
          <w:t xml:space="preserve"> </w:t>
        </w:r>
        <w:r w:rsidR="00C072F3" w:rsidRPr="00B47363">
          <w:rPr>
            <w:lang w:val="en-US" w:eastAsia="ja-JP"/>
          </w:rPr>
          <w:t xml:space="preserve">Layers are logical separation within the code. This helps us in separating concerns. Logical layer supports testing. Properly separated logical layers support automated testing by defining interfaces through which these layers interact.  Layers also minimizes dependencies with the application making it loosely coupled all through.  Minimizing dependencies makes code easier to understand and maintain. </w:t>
        </w:r>
      </w:ins>
    </w:p>
    <w:p w14:paraId="4FC062FF" w14:textId="0FC630F1" w:rsidR="006C5529" w:rsidRPr="006C5529" w:rsidRDefault="00392CF0" w:rsidP="006C5529">
      <w:pPr>
        <w:pStyle w:val="ListParagraph"/>
        <w:numPr>
          <w:ilvl w:val="0"/>
          <w:numId w:val="15"/>
        </w:numPr>
        <w:autoSpaceDE w:val="0"/>
        <w:autoSpaceDN w:val="0"/>
        <w:adjustRightInd w:val="0"/>
        <w:spacing w:after="0" w:line="240" w:lineRule="auto"/>
        <w:rPr>
          <w:ins w:id="431" w:author="Isha Gupta" w:date="2017-04-27T10:46:00Z"/>
          <w:rFonts w:cs="Segoe UI"/>
        </w:rPr>
      </w:pPr>
      <w:ins w:id="432" w:author="Isha Gupta" w:date="2017-04-30T17:10:00Z">
        <w:r>
          <w:rPr>
            <w:rFonts w:cs="Segoe UI"/>
          </w:rPr>
          <w:t>F</w:t>
        </w:r>
        <w:r w:rsidRPr="006C5529">
          <w:rPr>
            <w:rFonts w:cs="Segoe UI"/>
          </w:rPr>
          <w:t xml:space="preserve">unctionality </w:t>
        </w:r>
      </w:ins>
      <w:ins w:id="433" w:author="Isha Gupta" w:date="2017-04-27T10:46:00Z">
        <w:r>
          <w:rPr>
            <w:rFonts w:cs="Segoe UI"/>
          </w:rPr>
          <w:t>c</w:t>
        </w:r>
        <w:r w:rsidR="006C5529" w:rsidRPr="006C5529">
          <w:rPr>
            <w:rFonts w:cs="Segoe UI"/>
          </w:rPr>
          <w:t>omponentize as services</w:t>
        </w:r>
      </w:ins>
      <w:ins w:id="434" w:author="Isha Gupta" w:date="2017-04-27T10:47:00Z">
        <w:r w:rsidR="006C5529">
          <w:rPr>
            <w:rFonts w:cs="Segoe UI"/>
          </w:rPr>
          <w:t>.</w:t>
        </w:r>
      </w:ins>
    </w:p>
    <w:p w14:paraId="22A29E44" w14:textId="496B946E" w:rsidR="006C5529" w:rsidRPr="006C5529" w:rsidRDefault="00ED29AE" w:rsidP="006C5529">
      <w:pPr>
        <w:pStyle w:val="ListParagraph"/>
        <w:numPr>
          <w:ilvl w:val="0"/>
          <w:numId w:val="15"/>
        </w:numPr>
        <w:autoSpaceDE w:val="0"/>
        <w:autoSpaceDN w:val="0"/>
        <w:adjustRightInd w:val="0"/>
        <w:spacing w:after="0" w:line="240" w:lineRule="auto"/>
        <w:rPr>
          <w:ins w:id="435" w:author="Isha Gupta" w:date="2017-04-27T10:46:00Z"/>
          <w:rFonts w:cs="Segoe UI"/>
        </w:rPr>
      </w:pPr>
      <w:ins w:id="436" w:author="Isha Gupta" w:date="2017-04-27T10:46:00Z">
        <w:r>
          <w:rPr>
            <w:rFonts w:cs="Segoe UI"/>
          </w:rPr>
          <w:t>E</w:t>
        </w:r>
        <w:r w:rsidR="006C5529" w:rsidRPr="006C5529">
          <w:rPr>
            <w:rFonts w:cs="Segoe UI"/>
          </w:rPr>
          <w:t xml:space="preserve">nvironment </w:t>
        </w:r>
        <w:r w:rsidR="006C5529">
          <w:rPr>
            <w:rFonts w:cs="Segoe UI"/>
          </w:rPr>
          <w:t xml:space="preserve">would </w:t>
        </w:r>
        <w:r w:rsidR="006C5529" w:rsidRPr="006C5529">
          <w:rPr>
            <w:rFonts w:cs="Segoe UI"/>
          </w:rPr>
          <w:t>be up and running 24 x 7. In case of any crashes system should again restart on its own.</w:t>
        </w:r>
      </w:ins>
    </w:p>
    <w:p w14:paraId="539E5112" w14:textId="77777777" w:rsidR="006C5529" w:rsidRPr="006C5529" w:rsidRDefault="006C5529" w:rsidP="006C5529">
      <w:pPr>
        <w:pStyle w:val="ListParagraph"/>
        <w:numPr>
          <w:ilvl w:val="0"/>
          <w:numId w:val="15"/>
        </w:numPr>
        <w:autoSpaceDE w:val="0"/>
        <w:autoSpaceDN w:val="0"/>
        <w:adjustRightInd w:val="0"/>
        <w:spacing w:after="0" w:line="240" w:lineRule="auto"/>
        <w:rPr>
          <w:ins w:id="437" w:author="Isha Gupta" w:date="2017-04-27T10:46:00Z"/>
          <w:rFonts w:cs="Segoe UI"/>
        </w:rPr>
      </w:pPr>
      <w:ins w:id="438" w:author="Isha Gupta" w:date="2017-04-27T10:46:00Z">
        <w:r w:rsidRPr="006C5529">
          <w:rPr>
            <w:rFonts w:cs="Segoe UI"/>
          </w:rPr>
          <w:t>System should be reliable.</w:t>
        </w:r>
      </w:ins>
    </w:p>
    <w:p w14:paraId="3210A534" w14:textId="47A68952" w:rsidR="006C5529" w:rsidRPr="006C5529" w:rsidRDefault="006C5529">
      <w:pPr>
        <w:pStyle w:val="ListParagraph"/>
        <w:numPr>
          <w:ilvl w:val="0"/>
          <w:numId w:val="15"/>
        </w:numPr>
        <w:autoSpaceDE w:val="0"/>
        <w:autoSpaceDN w:val="0"/>
        <w:adjustRightInd w:val="0"/>
        <w:spacing w:after="0" w:line="240" w:lineRule="auto"/>
        <w:rPr>
          <w:ins w:id="439" w:author="Isha Gupta" w:date="2017-04-27T10:46:00Z"/>
          <w:rFonts w:cs="Segoe UI"/>
          <w:rPrChange w:id="440" w:author="Isha Gupta" w:date="2017-04-27T10:46:00Z">
            <w:rPr>
              <w:ins w:id="441" w:author="Isha Gupta" w:date="2017-04-27T10:46:00Z"/>
              <w:highlight w:val="yellow"/>
            </w:rPr>
          </w:rPrChange>
        </w:rPr>
      </w:pPr>
      <w:ins w:id="442" w:author="Isha Gupta" w:date="2017-04-27T10:46:00Z">
        <w:r w:rsidRPr="006C5529">
          <w:rPr>
            <w:rFonts w:cs="Segoe UI"/>
          </w:rPr>
          <w:t>System should have enough logging to help in debug any error condition.</w:t>
        </w:r>
      </w:ins>
    </w:p>
    <w:p w14:paraId="037FC20B" w14:textId="19D9D6CD" w:rsidR="00392CF0" w:rsidRDefault="008E0D6F" w:rsidP="00D3160A">
      <w:pPr>
        <w:pStyle w:val="ListParagraph"/>
        <w:numPr>
          <w:ilvl w:val="0"/>
          <w:numId w:val="15"/>
        </w:numPr>
        <w:autoSpaceDE w:val="0"/>
        <w:autoSpaceDN w:val="0"/>
        <w:adjustRightInd w:val="0"/>
        <w:spacing w:after="0" w:line="240" w:lineRule="auto"/>
        <w:rPr>
          <w:ins w:id="443" w:author="Isha Gupta" w:date="2017-04-30T17:11:00Z"/>
          <w:rFonts w:cs="Segoe UI"/>
        </w:rPr>
      </w:pPr>
      <w:ins w:id="444" w:author="Isha Gupta" w:date="2017-05-08T12:16:00Z">
        <w:r>
          <w:rPr>
            <w:rFonts w:cs="Segoe UI"/>
          </w:rPr>
          <w:t xml:space="preserve">Services as </w:t>
        </w:r>
      </w:ins>
      <w:r w:rsidR="00D3160A" w:rsidRPr="006C5529">
        <w:rPr>
          <w:rFonts w:cs="Segoe UI"/>
        </w:rPr>
        <w:t>Web API</w:t>
      </w:r>
      <w:ins w:id="445" w:author="Isha Gupta" w:date="2017-05-08T12:16:00Z">
        <w:r>
          <w:rPr>
            <w:rFonts w:cs="Segoe UI"/>
          </w:rPr>
          <w:t>s</w:t>
        </w:r>
      </w:ins>
      <w:r w:rsidR="00D3160A" w:rsidRPr="006C5529">
        <w:rPr>
          <w:rFonts w:cs="Segoe UI"/>
        </w:rPr>
        <w:t xml:space="preserve"> </w:t>
      </w:r>
      <w:del w:id="446" w:author="Isha Gupta" w:date="2017-05-08T12:16:00Z">
        <w:r w:rsidR="00D3160A" w:rsidRPr="006C5529" w:rsidDel="008E0D6F">
          <w:rPr>
            <w:rFonts w:cs="Segoe UI"/>
          </w:rPr>
          <w:delText xml:space="preserve">service </w:delText>
        </w:r>
      </w:del>
      <w:del w:id="447" w:author="Isha Gupta" w:date="2017-04-30T17:10:00Z">
        <w:r w:rsidR="00D3160A" w:rsidRPr="006C5529" w:rsidDel="00392CF0">
          <w:rPr>
            <w:rFonts w:cs="Segoe UI"/>
          </w:rPr>
          <w:delText>to be</w:delText>
        </w:r>
      </w:del>
      <w:ins w:id="448" w:author="Isha Gupta" w:date="2017-04-30T17:10:00Z">
        <w:r w:rsidR="00392CF0">
          <w:rPr>
            <w:rFonts w:cs="Segoe UI"/>
          </w:rPr>
          <w:t xml:space="preserve">will be implemented </w:t>
        </w:r>
      </w:ins>
      <w:del w:id="449" w:author="Isha Gupta" w:date="2017-04-30T17:11:00Z">
        <w:r w:rsidR="00D3160A" w:rsidRPr="006C5529" w:rsidDel="00392CF0">
          <w:rPr>
            <w:rFonts w:cs="Segoe UI"/>
          </w:rPr>
          <w:delText xml:space="preserve"> written </w:delText>
        </w:r>
      </w:del>
      <w:r w:rsidR="00D3160A" w:rsidRPr="006C5529">
        <w:rPr>
          <w:rFonts w:cs="Segoe UI"/>
        </w:rPr>
        <w:t xml:space="preserve">for interaction with </w:t>
      </w:r>
      <w:ins w:id="450" w:author="Isha Gupta" w:date="2017-04-30T17:11:00Z">
        <w:r w:rsidR="00392CF0">
          <w:rPr>
            <w:rFonts w:cs="Segoe UI"/>
          </w:rPr>
          <w:t>UI</w:t>
        </w:r>
      </w:ins>
      <w:del w:id="451" w:author="Isha Gupta" w:date="2017-04-30T17:11:00Z">
        <w:r w:rsidR="00D3160A" w:rsidRPr="006C5529" w:rsidDel="00392CF0">
          <w:rPr>
            <w:rFonts w:cs="Segoe UI"/>
          </w:rPr>
          <w:delText>presentation</w:delText>
        </w:r>
      </w:del>
      <w:r w:rsidR="00D3160A" w:rsidRPr="006C5529">
        <w:rPr>
          <w:rFonts w:cs="Segoe UI"/>
        </w:rPr>
        <w:t xml:space="preserve"> layer, </w:t>
      </w:r>
    </w:p>
    <w:p w14:paraId="35C126F9" w14:textId="5811EB37" w:rsidR="00D3160A" w:rsidRPr="006C5529" w:rsidRDefault="00392CF0" w:rsidP="00D3160A">
      <w:pPr>
        <w:pStyle w:val="ListParagraph"/>
        <w:numPr>
          <w:ilvl w:val="0"/>
          <w:numId w:val="15"/>
        </w:numPr>
        <w:autoSpaceDE w:val="0"/>
        <w:autoSpaceDN w:val="0"/>
        <w:adjustRightInd w:val="0"/>
        <w:spacing w:after="0" w:line="240" w:lineRule="auto"/>
        <w:rPr>
          <w:rFonts w:cs="Segoe UI"/>
        </w:rPr>
      </w:pPr>
      <w:ins w:id="452" w:author="Isha Gupta" w:date="2017-04-30T17:11:00Z">
        <w:r>
          <w:rPr>
            <w:rFonts w:cs="Segoe UI"/>
          </w:rPr>
          <w:t xml:space="preserve">All </w:t>
        </w:r>
      </w:ins>
      <w:r w:rsidR="00D3160A" w:rsidRPr="006C5529">
        <w:rPr>
          <w:rFonts w:cs="Segoe UI"/>
        </w:rPr>
        <w:t>services will follow RAML standards</w:t>
      </w:r>
      <w:del w:id="453" w:author="Isha Gupta" w:date="2017-04-30T17:11:00Z">
        <w:r w:rsidR="00D3160A" w:rsidRPr="006C5529" w:rsidDel="00392CF0">
          <w:rPr>
            <w:rFonts w:cs="Segoe UI"/>
          </w:rPr>
          <w:delText xml:space="preserve"> to ensure easy integration with existing system</w:delText>
        </w:r>
      </w:del>
      <w:r w:rsidR="00D3160A" w:rsidRPr="006C5529">
        <w:rPr>
          <w:rFonts w:cs="Segoe UI"/>
        </w:rPr>
        <w:t>.</w:t>
      </w:r>
    </w:p>
    <w:p w14:paraId="4E00DD9F" w14:textId="6CDD4C39" w:rsidR="00D3160A" w:rsidRPr="006C5529" w:rsidRDefault="00D3160A" w:rsidP="00D3160A">
      <w:pPr>
        <w:pStyle w:val="ListParagraph"/>
        <w:numPr>
          <w:ilvl w:val="0"/>
          <w:numId w:val="15"/>
        </w:numPr>
        <w:autoSpaceDE w:val="0"/>
        <w:autoSpaceDN w:val="0"/>
        <w:adjustRightInd w:val="0"/>
        <w:spacing w:after="0" w:line="240" w:lineRule="auto"/>
        <w:rPr>
          <w:rFonts w:cs="Segoe UI"/>
        </w:rPr>
      </w:pPr>
      <w:r w:rsidRPr="006C5529">
        <w:rPr>
          <w:rFonts w:cs="Segoe UI"/>
        </w:rPr>
        <w:t>Angular</w:t>
      </w:r>
      <w:ins w:id="454" w:author="Isha Gupta" w:date="2017-04-30T17:11:00Z">
        <w:r w:rsidR="00392CF0">
          <w:rPr>
            <w:rFonts w:cs="Segoe UI"/>
          </w:rPr>
          <w:t>2 with Typescript</w:t>
        </w:r>
      </w:ins>
      <w:r w:rsidRPr="006C5529">
        <w:rPr>
          <w:rFonts w:cs="Segoe UI"/>
        </w:rPr>
        <w:t xml:space="preserve"> </w:t>
      </w:r>
      <w:del w:id="455" w:author="Isha Gupta" w:date="2017-04-30T17:11:00Z">
        <w:r w:rsidRPr="006C5529" w:rsidDel="00392CF0">
          <w:rPr>
            <w:rFonts w:cs="Segoe UI"/>
          </w:rPr>
          <w:delText xml:space="preserve">js </w:delText>
        </w:r>
      </w:del>
      <w:r w:rsidRPr="006C5529">
        <w:rPr>
          <w:rFonts w:cs="Segoe UI"/>
        </w:rPr>
        <w:t>will be used for presentation layer and will consume data from the web services.</w:t>
      </w:r>
    </w:p>
    <w:p w14:paraId="1242FB53" w14:textId="77777777" w:rsidR="00D3160A" w:rsidRPr="00EE134F" w:rsidRDefault="00D3160A" w:rsidP="00D3160A">
      <w:pPr>
        <w:pStyle w:val="ListParagraph"/>
        <w:numPr>
          <w:ilvl w:val="0"/>
          <w:numId w:val="15"/>
        </w:numPr>
        <w:autoSpaceDE w:val="0"/>
        <w:autoSpaceDN w:val="0"/>
        <w:adjustRightInd w:val="0"/>
        <w:spacing w:after="0" w:line="240" w:lineRule="auto"/>
        <w:rPr>
          <w:rFonts w:cs="Segoe UI"/>
        </w:rPr>
      </w:pPr>
      <w:r w:rsidRPr="00EE134F">
        <w:rPr>
          <w:rFonts w:cs="Segoe UI"/>
        </w:rPr>
        <w:t>Token based authentication to be used so that the same mechanism can be used for web and mobile application.</w:t>
      </w:r>
    </w:p>
    <w:p w14:paraId="2EB05B79" w14:textId="42F6257E" w:rsidR="00D3160A" w:rsidRPr="006C5529" w:rsidDel="008E0D6F" w:rsidRDefault="00D3160A" w:rsidP="00D3160A">
      <w:pPr>
        <w:pStyle w:val="ListParagraph"/>
        <w:numPr>
          <w:ilvl w:val="0"/>
          <w:numId w:val="15"/>
        </w:numPr>
        <w:autoSpaceDE w:val="0"/>
        <w:autoSpaceDN w:val="0"/>
        <w:adjustRightInd w:val="0"/>
        <w:spacing w:after="0" w:line="240" w:lineRule="auto"/>
        <w:rPr>
          <w:del w:id="456" w:author="Isha Gupta" w:date="2017-05-08T12:17:00Z"/>
          <w:rFonts w:cs="Segoe UI"/>
        </w:rPr>
      </w:pPr>
      <w:del w:id="457" w:author="Isha Gupta" w:date="2017-05-08T12:17:00Z">
        <w:r w:rsidRPr="006C5529" w:rsidDel="008E0D6F">
          <w:rPr>
            <w:rFonts w:cs="Segoe UI"/>
          </w:rPr>
          <w:delText>An open architecture with well-defined data and interface standards.</w:delText>
        </w:r>
      </w:del>
    </w:p>
    <w:p w14:paraId="3EB1ECE6" w14:textId="05999127" w:rsidR="00D3160A" w:rsidRPr="006C5529" w:rsidDel="006C5529" w:rsidRDefault="00D3160A" w:rsidP="00D3160A">
      <w:pPr>
        <w:pStyle w:val="ListParagraph"/>
        <w:numPr>
          <w:ilvl w:val="0"/>
          <w:numId w:val="15"/>
        </w:numPr>
        <w:autoSpaceDE w:val="0"/>
        <w:autoSpaceDN w:val="0"/>
        <w:adjustRightInd w:val="0"/>
        <w:spacing w:after="0" w:line="240" w:lineRule="auto"/>
        <w:rPr>
          <w:del w:id="458" w:author="Isha Gupta" w:date="2017-04-27T10:47:00Z"/>
          <w:rFonts w:cs="Segoe UI"/>
        </w:rPr>
      </w:pPr>
      <w:del w:id="459" w:author="Isha Gupta" w:date="2017-04-27T10:47:00Z">
        <w:r w:rsidRPr="006C5529" w:rsidDel="006C5529">
          <w:rPr>
            <w:rFonts w:cs="Segoe UI"/>
          </w:rPr>
          <w:delText>Design for evolution and flexibility.</w:delText>
        </w:r>
      </w:del>
    </w:p>
    <w:p w14:paraId="4ADA1962" w14:textId="23DF3DBD" w:rsidR="00D3160A" w:rsidRPr="006C5529" w:rsidDel="006C5529" w:rsidRDefault="00D3160A" w:rsidP="00D3160A">
      <w:pPr>
        <w:pStyle w:val="ListParagraph"/>
        <w:numPr>
          <w:ilvl w:val="0"/>
          <w:numId w:val="15"/>
        </w:numPr>
        <w:autoSpaceDE w:val="0"/>
        <w:autoSpaceDN w:val="0"/>
        <w:adjustRightInd w:val="0"/>
        <w:spacing w:after="0" w:line="240" w:lineRule="auto"/>
        <w:rPr>
          <w:del w:id="460" w:author="Isha Gupta" w:date="2017-04-27T10:47:00Z"/>
          <w:rFonts w:cs="Segoe UI"/>
        </w:rPr>
      </w:pPr>
      <w:del w:id="461" w:author="Isha Gupta" w:date="2017-04-27T10:47:00Z">
        <w:r w:rsidRPr="006C5529" w:rsidDel="006C5529">
          <w:rPr>
            <w:rFonts w:cs="Segoe UI"/>
          </w:rPr>
          <w:delText xml:space="preserve">Design for reuse - the services if required later can be used by another presentation layer also if a mobile application is required later. </w:delText>
        </w:r>
      </w:del>
    </w:p>
    <w:p w14:paraId="2C0C98AC" w14:textId="1AB035CA" w:rsidR="00D3160A" w:rsidRPr="006C5529" w:rsidDel="002606D3" w:rsidRDefault="00D3160A" w:rsidP="00D3160A">
      <w:pPr>
        <w:pStyle w:val="ListParagraph"/>
        <w:numPr>
          <w:ilvl w:val="0"/>
          <w:numId w:val="15"/>
        </w:numPr>
        <w:autoSpaceDE w:val="0"/>
        <w:autoSpaceDN w:val="0"/>
        <w:adjustRightInd w:val="0"/>
        <w:spacing w:after="0" w:line="240" w:lineRule="auto"/>
        <w:rPr>
          <w:del w:id="462" w:author="Isha Gupta" w:date="2017-04-27T10:48:00Z"/>
          <w:lang w:eastAsia="ja-JP"/>
        </w:rPr>
      </w:pPr>
      <w:del w:id="463" w:author="Isha Gupta" w:date="2017-05-08T12:17:00Z">
        <w:r w:rsidRPr="006C5529" w:rsidDel="008E0D6F">
          <w:rPr>
            <w:rFonts w:cs="Segoe UI"/>
          </w:rPr>
          <w:delText xml:space="preserve">Use </w:delText>
        </w:r>
      </w:del>
      <w:ins w:id="464" w:author="Isha Gupta" w:date="2017-05-08T12:17:00Z">
        <w:r w:rsidR="008E0D6F">
          <w:rPr>
            <w:rFonts w:cs="Segoe UI"/>
          </w:rPr>
          <w:t>A</w:t>
        </w:r>
      </w:ins>
      <w:del w:id="465" w:author="Isha Gupta" w:date="2017-05-08T12:17:00Z">
        <w:r w:rsidRPr="006C5529" w:rsidDel="008E0D6F">
          <w:rPr>
            <w:rFonts w:cs="Segoe UI"/>
          </w:rPr>
          <w:delText>a</w:delText>
        </w:r>
      </w:del>
      <w:r w:rsidRPr="006C5529">
        <w:rPr>
          <w:rFonts w:cs="Segoe UI"/>
        </w:rPr>
        <w:t xml:space="preserve">utomated build </w:t>
      </w:r>
      <w:del w:id="466" w:author="Isha Gupta" w:date="2017-05-08T12:17:00Z">
        <w:r w:rsidRPr="006C5529" w:rsidDel="008E0D6F">
          <w:rPr>
            <w:rFonts w:cs="Segoe UI"/>
          </w:rPr>
          <w:delText xml:space="preserve">and </w:delText>
        </w:r>
      </w:del>
      <w:ins w:id="467" w:author="Isha Gupta" w:date="2017-05-08T12:17:00Z">
        <w:r w:rsidR="008E0D6F">
          <w:rPr>
            <w:rFonts w:cs="Segoe UI"/>
          </w:rPr>
          <w:t xml:space="preserve">with </w:t>
        </w:r>
      </w:ins>
      <w:r w:rsidRPr="006C5529">
        <w:rPr>
          <w:rFonts w:cs="Segoe UI"/>
        </w:rPr>
        <w:t>continuous integration.</w:t>
      </w:r>
      <w:r w:rsidRPr="006C5529">
        <w:rPr>
          <w:lang w:eastAsia="ja-JP"/>
        </w:rPr>
        <w:t xml:space="preserve"> </w:t>
      </w:r>
    </w:p>
    <w:p w14:paraId="4F083CA7" w14:textId="77777777" w:rsidR="00D3160A" w:rsidRPr="002E20E0" w:rsidDel="002606D3" w:rsidRDefault="00D3160A">
      <w:pPr>
        <w:pStyle w:val="ListParagraph"/>
        <w:numPr>
          <w:ilvl w:val="0"/>
          <w:numId w:val="15"/>
        </w:numPr>
        <w:autoSpaceDE w:val="0"/>
        <w:autoSpaceDN w:val="0"/>
        <w:adjustRightInd w:val="0"/>
        <w:spacing w:after="0" w:line="240" w:lineRule="auto"/>
        <w:rPr>
          <w:del w:id="468" w:author="Isha Gupta" w:date="2017-04-27T10:48:00Z"/>
          <w:lang w:eastAsia="ja-JP"/>
        </w:rPr>
        <w:pPrChange w:id="469" w:author="Isha Gupta" w:date="2017-04-27T10:48:00Z">
          <w:pPr>
            <w:pStyle w:val="BodyText"/>
          </w:pPr>
        </w:pPrChange>
      </w:pPr>
    </w:p>
    <w:p w14:paraId="43D5968E" w14:textId="19C8C7F3" w:rsidR="00F12E00" w:rsidRPr="00F12E00" w:rsidDel="002606D3" w:rsidRDefault="00F12E00">
      <w:pPr>
        <w:pStyle w:val="ListParagraph"/>
        <w:rPr>
          <w:del w:id="470" w:author="Isha Gupta" w:date="2017-04-27T10:48:00Z"/>
        </w:rPr>
        <w:pPrChange w:id="471" w:author="Isha Gupta" w:date="2017-04-27T10:48:00Z">
          <w:pPr>
            <w:pStyle w:val="BodyText"/>
          </w:pPr>
        </w:pPrChange>
      </w:pPr>
      <w:del w:id="472" w:author="Isha Gupta" w:date="2017-04-27T10:48:00Z">
        <w:r w:rsidRPr="00F12E00" w:rsidDel="002606D3">
          <w:delText>The proposed ePolicy System will essentially provide the following:</w:delText>
        </w:r>
      </w:del>
    </w:p>
    <w:p w14:paraId="73FDA019" w14:textId="3B68288F" w:rsidR="00F12E00" w:rsidRPr="00F12E00" w:rsidDel="002606D3" w:rsidRDefault="00F12E00">
      <w:pPr>
        <w:pStyle w:val="ListParagraph"/>
        <w:rPr>
          <w:del w:id="473" w:author="Isha Gupta" w:date="2017-04-27T10:48:00Z"/>
        </w:rPr>
        <w:pPrChange w:id="474" w:author="Isha Gupta" w:date="2017-04-27T10:48:00Z">
          <w:pPr>
            <w:pStyle w:val="BodyText"/>
            <w:numPr>
              <w:numId w:val="11"/>
            </w:numPr>
            <w:ind w:left="1152" w:hanging="360"/>
          </w:pPr>
        </w:pPrChange>
      </w:pPr>
      <w:del w:id="475" w:author="Isha Gupta" w:date="2017-04-27T10:48:00Z">
        <w:r w:rsidRPr="00F12E00" w:rsidDel="002606D3">
          <w:delText>Web application – this web based application will be available to authorized users such as administrator, underwriter, customer, auditor, billing administrator view the live feed, reporting etc.</w:delText>
        </w:r>
      </w:del>
    </w:p>
    <w:p w14:paraId="63F3C91B" w14:textId="6DCEDD31" w:rsidR="00F12E00" w:rsidDel="002606D3" w:rsidRDefault="00F12E00">
      <w:pPr>
        <w:pStyle w:val="ListParagraph"/>
        <w:rPr>
          <w:del w:id="476" w:author="Isha Gupta" w:date="2017-04-27T10:48:00Z"/>
        </w:rPr>
        <w:pPrChange w:id="477" w:author="Isha Gupta" w:date="2017-04-27T10:48:00Z">
          <w:pPr>
            <w:pStyle w:val="BodyText"/>
            <w:numPr>
              <w:ilvl w:val="1"/>
              <w:numId w:val="11"/>
            </w:numPr>
            <w:ind w:left="1872" w:hanging="360"/>
          </w:pPr>
        </w:pPrChange>
      </w:pPr>
      <w:del w:id="478" w:author="Isha Gupta" w:date="2017-04-27T10:48:00Z">
        <w:r w:rsidRPr="00F12E00" w:rsidDel="002606D3">
          <w:delText>Agent Portal</w:delText>
        </w:r>
      </w:del>
    </w:p>
    <w:p w14:paraId="1A76EB8D" w14:textId="496EBC9C" w:rsidR="00A70A19" w:rsidRPr="000A10CF" w:rsidDel="002606D3" w:rsidRDefault="00A70A19">
      <w:pPr>
        <w:pStyle w:val="ListParagraph"/>
        <w:rPr>
          <w:del w:id="479" w:author="Isha Gupta" w:date="2017-04-27T10:48:00Z"/>
          <w:lang w:eastAsia="ja-JP"/>
        </w:rPr>
        <w:pPrChange w:id="480" w:author="Isha Gupta" w:date="2017-04-27T10:48:00Z">
          <w:pPr>
            <w:pStyle w:val="BodyText"/>
            <w:numPr>
              <w:ilvl w:val="2"/>
              <w:numId w:val="11"/>
            </w:numPr>
            <w:spacing w:after="0" w:line="240" w:lineRule="auto"/>
            <w:ind w:left="2592" w:hanging="360"/>
          </w:pPr>
        </w:pPrChange>
      </w:pPr>
      <w:del w:id="481" w:author="Isha Gupta" w:date="2017-04-27T10:48:00Z">
        <w:r w:rsidRPr="000A10CF" w:rsidDel="002606D3">
          <w:rPr>
            <w:lang w:eastAsia="ja-JP"/>
          </w:rPr>
          <w:delText>Agents should be able to login to the Agent Portal. The login for Agents are created when they register with the company for the first time.</w:delText>
        </w:r>
      </w:del>
    </w:p>
    <w:p w14:paraId="5F37326C" w14:textId="384695DF" w:rsidR="00A70A19" w:rsidRPr="000A10CF" w:rsidDel="002606D3" w:rsidRDefault="00A70A19">
      <w:pPr>
        <w:pStyle w:val="ListParagraph"/>
        <w:rPr>
          <w:del w:id="482" w:author="Isha Gupta" w:date="2017-04-27T10:48:00Z"/>
          <w:lang w:eastAsia="ja-JP"/>
        </w:rPr>
        <w:pPrChange w:id="483" w:author="Isha Gupta" w:date="2017-04-27T10:48:00Z">
          <w:pPr>
            <w:pStyle w:val="BodyText"/>
            <w:numPr>
              <w:ilvl w:val="2"/>
              <w:numId w:val="11"/>
            </w:numPr>
            <w:spacing w:after="0" w:line="240" w:lineRule="auto"/>
            <w:ind w:left="2592" w:hanging="360"/>
          </w:pPr>
        </w:pPrChange>
      </w:pPr>
      <w:del w:id="484" w:author="Isha Gupta" w:date="2017-04-27T10:48:00Z">
        <w:r w:rsidRPr="000A10CF" w:rsidDel="002606D3">
          <w:rPr>
            <w:lang w:eastAsia="ja-JP"/>
          </w:rPr>
          <w:delText>Agent should be able to submit the policy electronically.</w:delText>
        </w:r>
      </w:del>
    </w:p>
    <w:p w14:paraId="63964DE5" w14:textId="06F066C1" w:rsidR="00A70A19" w:rsidRPr="000A10CF" w:rsidDel="002606D3" w:rsidRDefault="00A70A19">
      <w:pPr>
        <w:pStyle w:val="ListParagraph"/>
        <w:rPr>
          <w:del w:id="485" w:author="Isha Gupta" w:date="2017-04-27T10:48:00Z"/>
          <w:lang w:eastAsia="ja-JP"/>
        </w:rPr>
        <w:pPrChange w:id="486" w:author="Isha Gupta" w:date="2017-04-27T10:48:00Z">
          <w:pPr>
            <w:pStyle w:val="BodyText"/>
            <w:numPr>
              <w:ilvl w:val="2"/>
              <w:numId w:val="11"/>
            </w:numPr>
            <w:spacing w:after="0" w:line="240" w:lineRule="auto"/>
            <w:ind w:left="2592" w:hanging="360"/>
          </w:pPr>
        </w:pPrChange>
      </w:pPr>
      <w:del w:id="487" w:author="Isha Gupta" w:date="2017-04-27T10:48:00Z">
        <w:r w:rsidRPr="000A10CF" w:rsidDel="002606D3">
          <w:rPr>
            <w:lang w:eastAsia="ja-JP"/>
          </w:rPr>
          <w:delText>Agent should be able to get eSignature of the customer</w:delText>
        </w:r>
      </w:del>
    </w:p>
    <w:p w14:paraId="18374347" w14:textId="2EB96DBA" w:rsidR="00A70A19" w:rsidRPr="000A10CF" w:rsidDel="002606D3" w:rsidRDefault="00A70A19">
      <w:pPr>
        <w:pStyle w:val="ListParagraph"/>
        <w:rPr>
          <w:del w:id="488" w:author="Isha Gupta" w:date="2017-04-27T10:48:00Z"/>
          <w:lang w:eastAsia="ja-JP"/>
        </w:rPr>
        <w:pPrChange w:id="489" w:author="Isha Gupta" w:date="2017-04-27T10:48:00Z">
          <w:pPr>
            <w:pStyle w:val="BodyText"/>
            <w:numPr>
              <w:ilvl w:val="2"/>
              <w:numId w:val="11"/>
            </w:numPr>
            <w:spacing w:after="0" w:line="240" w:lineRule="auto"/>
            <w:ind w:left="2592" w:hanging="360"/>
          </w:pPr>
        </w:pPrChange>
      </w:pPr>
      <w:del w:id="490" w:author="Isha Gupta" w:date="2017-04-27T10:48:00Z">
        <w:r w:rsidRPr="000A10CF" w:rsidDel="002606D3">
          <w:rPr>
            <w:lang w:eastAsia="ja-JP"/>
          </w:rPr>
          <w:delText>Agent should be able to look at the current status of the application.</w:delText>
        </w:r>
      </w:del>
    </w:p>
    <w:p w14:paraId="1B1CC2A7" w14:textId="1AB34B4B" w:rsidR="00A70A19" w:rsidRPr="000A10CF" w:rsidDel="002606D3" w:rsidRDefault="00A70A19">
      <w:pPr>
        <w:pStyle w:val="ListParagraph"/>
        <w:rPr>
          <w:del w:id="491" w:author="Isha Gupta" w:date="2017-04-27T10:48:00Z"/>
          <w:lang w:eastAsia="ja-JP"/>
        </w:rPr>
        <w:pPrChange w:id="492" w:author="Isha Gupta" w:date="2017-04-27T10:48:00Z">
          <w:pPr>
            <w:pStyle w:val="BodyText"/>
            <w:numPr>
              <w:ilvl w:val="2"/>
              <w:numId w:val="11"/>
            </w:numPr>
            <w:spacing w:after="0" w:line="240" w:lineRule="auto"/>
            <w:ind w:left="2592" w:hanging="360"/>
          </w:pPr>
        </w:pPrChange>
      </w:pPr>
      <w:del w:id="493" w:author="Isha Gupta" w:date="2017-04-27T10:48:00Z">
        <w:r w:rsidRPr="000A10CF" w:rsidDel="002606D3">
          <w:rPr>
            <w:lang w:eastAsia="ja-JP"/>
          </w:rPr>
          <w:delText>Agent should be able to see report of the applications submitted and converted to policy</w:delText>
        </w:r>
      </w:del>
    </w:p>
    <w:p w14:paraId="39643B90" w14:textId="4DAD7AB4" w:rsidR="00A70A19" w:rsidDel="002606D3" w:rsidRDefault="00A70A19">
      <w:pPr>
        <w:pStyle w:val="ListParagraph"/>
        <w:rPr>
          <w:del w:id="494" w:author="Isha Gupta" w:date="2017-04-27T10:48:00Z"/>
          <w:lang w:eastAsia="ja-JP"/>
        </w:rPr>
        <w:pPrChange w:id="495" w:author="Isha Gupta" w:date="2017-04-27T10:48:00Z">
          <w:pPr>
            <w:pStyle w:val="BodyText"/>
            <w:numPr>
              <w:ilvl w:val="2"/>
              <w:numId w:val="11"/>
            </w:numPr>
            <w:spacing w:after="0" w:line="240" w:lineRule="auto"/>
            <w:ind w:left="2592" w:hanging="360"/>
          </w:pPr>
        </w:pPrChange>
      </w:pPr>
      <w:del w:id="496" w:author="Isha Gupta" w:date="2017-04-27T10:48:00Z">
        <w:r w:rsidRPr="000A10CF" w:rsidDel="002606D3">
          <w:rPr>
            <w:lang w:eastAsia="ja-JP"/>
          </w:rPr>
          <w:delText>Agent should be able to see the total premium for the policy issued by them.</w:delText>
        </w:r>
      </w:del>
    </w:p>
    <w:p w14:paraId="554DD44F" w14:textId="13491C8B" w:rsidR="00A70A19" w:rsidRPr="00A70A19" w:rsidDel="002606D3" w:rsidRDefault="00A70A19">
      <w:pPr>
        <w:pStyle w:val="ListParagraph"/>
        <w:rPr>
          <w:del w:id="497" w:author="Isha Gupta" w:date="2017-04-27T10:48:00Z"/>
          <w:lang w:eastAsia="ja-JP"/>
        </w:rPr>
        <w:pPrChange w:id="498" w:author="Isha Gupta" w:date="2017-04-27T10:48:00Z">
          <w:pPr>
            <w:pStyle w:val="BodyText"/>
            <w:spacing w:after="0" w:line="240" w:lineRule="auto"/>
            <w:ind w:left="2592"/>
          </w:pPr>
        </w:pPrChange>
      </w:pPr>
    </w:p>
    <w:p w14:paraId="25D6C21A" w14:textId="70DC5BE1" w:rsidR="00F12E00" w:rsidDel="002606D3" w:rsidRDefault="00F12E00">
      <w:pPr>
        <w:pStyle w:val="ListParagraph"/>
        <w:rPr>
          <w:del w:id="499" w:author="Isha Gupta" w:date="2017-04-27T10:48:00Z"/>
        </w:rPr>
        <w:pPrChange w:id="500" w:author="Isha Gupta" w:date="2017-04-27T10:48:00Z">
          <w:pPr>
            <w:pStyle w:val="BodyText"/>
            <w:numPr>
              <w:ilvl w:val="1"/>
              <w:numId w:val="11"/>
            </w:numPr>
            <w:ind w:left="1872" w:hanging="360"/>
          </w:pPr>
        </w:pPrChange>
      </w:pPr>
      <w:del w:id="501" w:author="Isha Gupta" w:date="2017-04-27T10:48:00Z">
        <w:r w:rsidRPr="00F12E00" w:rsidDel="002606D3">
          <w:delText>Customer Portal</w:delText>
        </w:r>
      </w:del>
    </w:p>
    <w:p w14:paraId="3AE12C66" w14:textId="50BDB64E" w:rsidR="00A70A19" w:rsidRPr="000A10CF" w:rsidDel="002606D3" w:rsidRDefault="00A70A19">
      <w:pPr>
        <w:pStyle w:val="ListParagraph"/>
        <w:rPr>
          <w:del w:id="502" w:author="Isha Gupta" w:date="2017-04-27T10:48:00Z"/>
          <w:lang w:eastAsia="ja-JP"/>
        </w:rPr>
        <w:pPrChange w:id="503" w:author="Isha Gupta" w:date="2017-04-27T10:48:00Z">
          <w:pPr>
            <w:pStyle w:val="BodyText"/>
            <w:numPr>
              <w:ilvl w:val="2"/>
              <w:numId w:val="11"/>
            </w:numPr>
            <w:spacing w:after="0" w:line="240" w:lineRule="auto"/>
            <w:ind w:left="2592" w:hanging="360"/>
          </w:pPr>
        </w:pPrChange>
      </w:pPr>
      <w:del w:id="504" w:author="Isha Gupta" w:date="2017-04-27T10:48:00Z">
        <w:r w:rsidRPr="000A10CF" w:rsidDel="002606D3">
          <w:rPr>
            <w:lang w:eastAsia="ja-JP"/>
          </w:rPr>
          <w:delText>Customer can create a login using their policy details</w:delText>
        </w:r>
      </w:del>
    </w:p>
    <w:p w14:paraId="6B710D6F" w14:textId="5877B93D" w:rsidR="00A70A19" w:rsidRPr="000A10CF" w:rsidDel="002606D3" w:rsidRDefault="00A70A19">
      <w:pPr>
        <w:pStyle w:val="ListParagraph"/>
        <w:rPr>
          <w:del w:id="505" w:author="Isha Gupta" w:date="2017-04-27T10:48:00Z"/>
          <w:lang w:eastAsia="ja-JP"/>
        </w:rPr>
        <w:pPrChange w:id="506" w:author="Isha Gupta" w:date="2017-04-27T10:48:00Z">
          <w:pPr>
            <w:pStyle w:val="BodyText"/>
            <w:numPr>
              <w:ilvl w:val="2"/>
              <w:numId w:val="11"/>
            </w:numPr>
            <w:spacing w:after="0" w:line="240" w:lineRule="auto"/>
            <w:ind w:left="2592" w:hanging="360"/>
          </w:pPr>
        </w:pPrChange>
      </w:pPr>
      <w:del w:id="507" w:author="Isha Gupta" w:date="2017-04-27T10:48:00Z">
        <w:r w:rsidRPr="000A10CF" w:rsidDel="002606D3">
          <w:rPr>
            <w:lang w:eastAsia="ja-JP"/>
          </w:rPr>
          <w:delText>Customer should be able to change the correspondence address</w:delText>
        </w:r>
      </w:del>
    </w:p>
    <w:p w14:paraId="6B1D46FE" w14:textId="040A4330" w:rsidR="00A70A19" w:rsidRPr="000A10CF" w:rsidDel="002606D3" w:rsidRDefault="00A70A19">
      <w:pPr>
        <w:pStyle w:val="ListParagraph"/>
        <w:rPr>
          <w:del w:id="508" w:author="Isha Gupta" w:date="2017-04-27T10:48:00Z"/>
          <w:lang w:eastAsia="ja-JP"/>
        </w:rPr>
        <w:pPrChange w:id="509" w:author="Isha Gupta" w:date="2017-04-27T10:48:00Z">
          <w:pPr>
            <w:pStyle w:val="BodyText"/>
            <w:numPr>
              <w:ilvl w:val="2"/>
              <w:numId w:val="11"/>
            </w:numPr>
            <w:spacing w:after="0" w:line="240" w:lineRule="auto"/>
            <w:ind w:left="2592" w:hanging="360"/>
          </w:pPr>
        </w:pPrChange>
      </w:pPr>
      <w:del w:id="510" w:author="Isha Gupta" w:date="2017-04-27T10:48:00Z">
        <w:r w:rsidRPr="000A10CF" w:rsidDel="002606D3">
          <w:rPr>
            <w:lang w:eastAsia="ja-JP"/>
          </w:rPr>
          <w:delText>Customer should be able to change the billing cycle</w:delText>
        </w:r>
      </w:del>
    </w:p>
    <w:p w14:paraId="5D397F39" w14:textId="21E6F042" w:rsidR="00A70A19" w:rsidDel="002606D3" w:rsidRDefault="00A70A19">
      <w:pPr>
        <w:pStyle w:val="ListParagraph"/>
        <w:rPr>
          <w:del w:id="511" w:author="Isha Gupta" w:date="2017-04-27T10:48:00Z"/>
          <w:lang w:eastAsia="ja-JP"/>
        </w:rPr>
        <w:pPrChange w:id="512" w:author="Isha Gupta" w:date="2017-04-27T10:48:00Z">
          <w:pPr>
            <w:pStyle w:val="BodyText"/>
            <w:numPr>
              <w:ilvl w:val="2"/>
              <w:numId w:val="11"/>
            </w:numPr>
            <w:spacing w:after="0" w:line="240" w:lineRule="auto"/>
            <w:ind w:left="2592" w:hanging="360"/>
          </w:pPr>
        </w:pPrChange>
      </w:pPr>
      <w:del w:id="513" w:author="Isha Gupta" w:date="2017-04-27T10:48:00Z">
        <w:r w:rsidRPr="000A10CF" w:rsidDel="002606D3">
          <w:rPr>
            <w:lang w:eastAsia="ja-JP"/>
          </w:rPr>
          <w:delText>Customer should be able to make electronic payment against policy premium.</w:delText>
        </w:r>
      </w:del>
    </w:p>
    <w:p w14:paraId="01D29EC7" w14:textId="339BE666" w:rsidR="00A70A19" w:rsidRPr="00A70A19" w:rsidDel="002606D3" w:rsidRDefault="00A70A19">
      <w:pPr>
        <w:pStyle w:val="ListParagraph"/>
        <w:rPr>
          <w:del w:id="514" w:author="Isha Gupta" w:date="2017-04-27T10:48:00Z"/>
          <w:lang w:eastAsia="ja-JP"/>
        </w:rPr>
        <w:pPrChange w:id="515" w:author="Isha Gupta" w:date="2017-04-27T10:48:00Z">
          <w:pPr>
            <w:pStyle w:val="BodyText"/>
            <w:spacing w:after="0" w:line="240" w:lineRule="auto"/>
            <w:ind w:left="2592"/>
          </w:pPr>
        </w:pPrChange>
      </w:pPr>
    </w:p>
    <w:p w14:paraId="0821EF72" w14:textId="58899FCB" w:rsidR="00F12E00" w:rsidDel="002606D3" w:rsidRDefault="00F12E00">
      <w:pPr>
        <w:pStyle w:val="ListParagraph"/>
        <w:rPr>
          <w:del w:id="516" w:author="Isha Gupta" w:date="2017-04-27T10:48:00Z"/>
        </w:rPr>
        <w:pPrChange w:id="517" w:author="Isha Gupta" w:date="2017-04-27T10:48:00Z">
          <w:pPr>
            <w:pStyle w:val="BodyText"/>
            <w:numPr>
              <w:ilvl w:val="1"/>
              <w:numId w:val="11"/>
            </w:numPr>
            <w:ind w:left="1872" w:hanging="360"/>
          </w:pPr>
        </w:pPrChange>
      </w:pPr>
      <w:del w:id="518" w:author="Isha Gupta" w:date="2017-04-27T10:48:00Z">
        <w:r w:rsidRPr="00F12E00" w:rsidDel="002606D3">
          <w:delText>Internal Portal</w:delText>
        </w:r>
      </w:del>
    </w:p>
    <w:p w14:paraId="18EB8FE8" w14:textId="2C5CD8D8" w:rsidR="00D57823" w:rsidDel="002606D3" w:rsidRDefault="00D57823">
      <w:pPr>
        <w:pStyle w:val="ListParagraph"/>
        <w:rPr>
          <w:del w:id="519" w:author="Isha Gupta" w:date="2017-04-27T10:48:00Z"/>
        </w:rPr>
        <w:pPrChange w:id="520" w:author="Isha Gupta" w:date="2017-04-27T10:48:00Z">
          <w:pPr>
            <w:pStyle w:val="BodyText"/>
            <w:ind w:left="1872"/>
          </w:pPr>
        </w:pPrChange>
      </w:pPr>
      <w:del w:id="521" w:author="Isha Gupta" w:date="2017-04-27T10:48:00Z">
        <w:r w:rsidDel="002606D3">
          <w:delText xml:space="preserve">Internal users </w:delText>
        </w:r>
        <w:r w:rsidR="00612101" w:rsidDel="002606D3">
          <w:delText>comprise</w:delText>
        </w:r>
        <w:r w:rsidDel="002606D3">
          <w:delText xml:space="preserve"> of </w:delText>
        </w:r>
        <w:r w:rsidRPr="000A10CF" w:rsidDel="002606D3">
          <w:rPr>
            <w:lang w:eastAsia="ja-JP"/>
          </w:rPr>
          <w:delText>Underwriter/Admin/ Billing Department /Auditor</w:delText>
        </w:r>
        <w:r w:rsidDel="002606D3">
          <w:rPr>
            <w:lang w:eastAsia="ja-JP"/>
          </w:rPr>
          <w:delText>.</w:delText>
        </w:r>
      </w:del>
    </w:p>
    <w:p w14:paraId="1FFC7730" w14:textId="00F790B1" w:rsidR="00D57823" w:rsidRPr="000A10CF" w:rsidDel="002606D3" w:rsidRDefault="00D57823">
      <w:pPr>
        <w:pStyle w:val="ListParagraph"/>
        <w:rPr>
          <w:del w:id="522" w:author="Isha Gupta" w:date="2017-04-27T10:48:00Z"/>
          <w:lang w:eastAsia="ja-JP"/>
        </w:rPr>
        <w:pPrChange w:id="523" w:author="Isha Gupta" w:date="2017-04-27T10:48:00Z">
          <w:pPr>
            <w:pStyle w:val="BodyText"/>
            <w:numPr>
              <w:ilvl w:val="2"/>
              <w:numId w:val="11"/>
            </w:numPr>
            <w:spacing w:after="0" w:line="240" w:lineRule="auto"/>
            <w:ind w:left="2592" w:hanging="360"/>
          </w:pPr>
        </w:pPrChange>
      </w:pPr>
      <w:del w:id="524" w:author="Isha Gupta" w:date="2017-04-27T10:48:00Z">
        <w:r w:rsidRPr="000A10CF" w:rsidDel="002606D3">
          <w:rPr>
            <w:lang w:eastAsia="ja-JP"/>
          </w:rPr>
          <w:delText>Internal user should be able to login to the portal.</w:delText>
        </w:r>
      </w:del>
    </w:p>
    <w:p w14:paraId="337534B5" w14:textId="34768EF3" w:rsidR="00D57823" w:rsidRPr="000A10CF" w:rsidDel="002606D3" w:rsidRDefault="00D57823">
      <w:pPr>
        <w:pStyle w:val="ListParagraph"/>
        <w:rPr>
          <w:del w:id="525" w:author="Isha Gupta" w:date="2017-04-27T10:48:00Z"/>
          <w:lang w:eastAsia="ja-JP"/>
        </w:rPr>
        <w:pPrChange w:id="526" w:author="Isha Gupta" w:date="2017-04-27T10:48:00Z">
          <w:pPr>
            <w:pStyle w:val="BodyText"/>
            <w:numPr>
              <w:ilvl w:val="2"/>
              <w:numId w:val="11"/>
            </w:numPr>
            <w:spacing w:after="0" w:line="240" w:lineRule="auto"/>
            <w:ind w:left="2592" w:hanging="360"/>
          </w:pPr>
        </w:pPrChange>
      </w:pPr>
      <w:del w:id="527" w:author="Isha Gupta" w:date="2017-04-27T10:48:00Z">
        <w:r w:rsidRPr="000A10CF" w:rsidDel="002606D3">
          <w:rPr>
            <w:lang w:eastAsia="ja-JP"/>
          </w:rPr>
          <w:delText>Internal user should be able to look at the incoming application.</w:delText>
        </w:r>
      </w:del>
    </w:p>
    <w:p w14:paraId="3273D1CB" w14:textId="4356C00B" w:rsidR="00D57823" w:rsidRPr="000A10CF" w:rsidDel="002606D3" w:rsidRDefault="00D57823">
      <w:pPr>
        <w:pStyle w:val="ListParagraph"/>
        <w:rPr>
          <w:del w:id="528" w:author="Isha Gupta" w:date="2017-04-27T10:48:00Z"/>
          <w:lang w:eastAsia="ja-JP"/>
        </w:rPr>
        <w:pPrChange w:id="529" w:author="Isha Gupta" w:date="2017-04-27T10:48:00Z">
          <w:pPr>
            <w:pStyle w:val="BodyText"/>
            <w:numPr>
              <w:ilvl w:val="2"/>
              <w:numId w:val="11"/>
            </w:numPr>
            <w:spacing w:after="0" w:line="240" w:lineRule="auto"/>
            <w:ind w:left="2592" w:hanging="360"/>
          </w:pPr>
        </w:pPrChange>
      </w:pPr>
      <w:del w:id="530" w:author="Isha Gupta" w:date="2017-04-27T10:48:00Z">
        <w:r w:rsidRPr="000A10CF" w:rsidDel="002606D3">
          <w:rPr>
            <w:lang w:eastAsia="ja-JP"/>
          </w:rPr>
          <w:delText>Internal user should be able to update incoming application if any rectifications are required.</w:delText>
        </w:r>
      </w:del>
    </w:p>
    <w:p w14:paraId="20442643" w14:textId="40713E97" w:rsidR="00D57823" w:rsidRPr="000A10CF" w:rsidDel="002606D3" w:rsidRDefault="00D57823">
      <w:pPr>
        <w:pStyle w:val="ListParagraph"/>
        <w:rPr>
          <w:del w:id="531" w:author="Isha Gupta" w:date="2017-04-27T10:48:00Z"/>
          <w:lang w:eastAsia="ja-JP"/>
        </w:rPr>
        <w:pPrChange w:id="532" w:author="Isha Gupta" w:date="2017-04-27T10:48:00Z">
          <w:pPr>
            <w:pStyle w:val="BodyText"/>
            <w:numPr>
              <w:ilvl w:val="2"/>
              <w:numId w:val="11"/>
            </w:numPr>
            <w:spacing w:after="0" w:line="240" w:lineRule="auto"/>
            <w:ind w:left="2592" w:hanging="360"/>
          </w:pPr>
        </w:pPrChange>
      </w:pPr>
      <w:del w:id="533" w:author="Isha Gupta" w:date="2017-04-27T10:48:00Z">
        <w:r w:rsidRPr="000A10CF" w:rsidDel="002606D3">
          <w:rPr>
            <w:lang w:eastAsia="ja-JP"/>
          </w:rPr>
          <w:delText>Internal user should be able to look at the underwriting results coming from a third party and should be able to edit or update the underwriting result if required.</w:delText>
        </w:r>
      </w:del>
    </w:p>
    <w:p w14:paraId="717C9B6F" w14:textId="537AF5E7" w:rsidR="00D57823" w:rsidRPr="000A10CF" w:rsidDel="002606D3" w:rsidRDefault="00D57823">
      <w:pPr>
        <w:pStyle w:val="ListParagraph"/>
        <w:rPr>
          <w:del w:id="534" w:author="Isha Gupta" w:date="2017-04-27T10:48:00Z"/>
          <w:lang w:eastAsia="ja-JP"/>
        </w:rPr>
        <w:pPrChange w:id="535" w:author="Isha Gupta" w:date="2017-04-27T10:48:00Z">
          <w:pPr>
            <w:pStyle w:val="BodyText"/>
            <w:numPr>
              <w:ilvl w:val="2"/>
              <w:numId w:val="11"/>
            </w:numPr>
            <w:spacing w:after="0" w:line="240" w:lineRule="auto"/>
            <w:ind w:left="2592" w:hanging="360"/>
          </w:pPr>
        </w:pPrChange>
      </w:pPr>
      <w:del w:id="536" w:author="Isha Gupta" w:date="2017-04-27T10:48:00Z">
        <w:r w:rsidRPr="000A10CF" w:rsidDel="002606D3">
          <w:rPr>
            <w:lang w:eastAsia="ja-JP"/>
          </w:rPr>
          <w:delText>Underwriting data should be stored for further auditing.</w:delText>
        </w:r>
      </w:del>
    </w:p>
    <w:p w14:paraId="5463F7A2" w14:textId="281DF261" w:rsidR="00D57823" w:rsidRPr="000A10CF" w:rsidDel="002606D3" w:rsidRDefault="00D57823">
      <w:pPr>
        <w:pStyle w:val="ListParagraph"/>
        <w:rPr>
          <w:del w:id="537" w:author="Isha Gupta" w:date="2017-04-27T10:48:00Z"/>
          <w:lang w:eastAsia="ja-JP"/>
        </w:rPr>
        <w:pPrChange w:id="538" w:author="Isha Gupta" w:date="2017-04-27T10:48:00Z">
          <w:pPr>
            <w:pStyle w:val="BodyText"/>
            <w:numPr>
              <w:ilvl w:val="2"/>
              <w:numId w:val="11"/>
            </w:numPr>
            <w:spacing w:after="0" w:line="240" w:lineRule="auto"/>
            <w:ind w:left="2592" w:hanging="360"/>
          </w:pPr>
        </w:pPrChange>
      </w:pPr>
      <w:del w:id="539" w:author="Isha Gupta" w:date="2017-04-27T10:48:00Z">
        <w:r w:rsidRPr="000A10CF" w:rsidDel="002606D3">
          <w:rPr>
            <w:lang w:eastAsia="ja-JP"/>
          </w:rPr>
          <w:delText>Internal User should be able to generate reports on the total volume of application coming in and conversion to policy.</w:delText>
        </w:r>
      </w:del>
    </w:p>
    <w:p w14:paraId="1A1FDF4A" w14:textId="29CE58E2" w:rsidR="00D57823" w:rsidDel="002606D3" w:rsidRDefault="00D57823">
      <w:pPr>
        <w:pStyle w:val="ListParagraph"/>
        <w:rPr>
          <w:del w:id="540" w:author="Isha Gupta" w:date="2017-04-27T10:48:00Z"/>
          <w:lang w:eastAsia="ja-JP"/>
        </w:rPr>
        <w:pPrChange w:id="541" w:author="Isha Gupta" w:date="2017-04-27T10:48:00Z">
          <w:pPr>
            <w:pStyle w:val="BodyText"/>
            <w:numPr>
              <w:ilvl w:val="2"/>
              <w:numId w:val="11"/>
            </w:numPr>
            <w:spacing w:after="0" w:line="240" w:lineRule="auto"/>
            <w:ind w:left="2592" w:hanging="360"/>
          </w:pPr>
        </w:pPrChange>
      </w:pPr>
      <w:del w:id="542" w:author="Isha Gupta" w:date="2017-04-27T10:48:00Z">
        <w:r w:rsidRPr="000A10CF" w:rsidDel="002606D3">
          <w:rPr>
            <w:lang w:eastAsia="ja-JP"/>
          </w:rPr>
          <w:delText>Internal User should be able to generate report for policy defaulting on payment.</w:delText>
        </w:r>
      </w:del>
    </w:p>
    <w:p w14:paraId="53C5E0C4" w14:textId="6C34AF44" w:rsidR="00D57823" w:rsidRPr="00D57823" w:rsidDel="002606D3" w:rsidRDefault="00D57823">
      <w:pPr>
        <w:pStyle w:val="ListParagraph"/>
        <w:rPr>
          <w:del w:id="543" w:author="Isha Gupta" w:date="2017-04-27T10:48:00Z"/>
          <w:lang w:eastAsia="ja-JP"/>
        </w:rPr>
        <w:pPrChange w:id="544" w:author="Isha Gupta" w:date="2017-04-27T10:48:00Z">
          <w:pPr>
            <w:pStyle w:val="BodyText"/>
            <w:spacing w:after="0" w:line="240" w:lineRule="auto"/>
            <w:ind w:left="2592"/>
          </w:pPr>
        </w:pPrChange>
      </w:pPr>
    </w:p>
    <w:p w14:paraId="694C9299" w14:textId="6B60C105" w:rsidR="00F12E00" w:rsidRPr="00F12E00" w:rsidDel="002606D3" w:rsidRDefault="00F12E00">
      <w:pPr>
        <w:pStyle w:val="ListParagraph"/>
        <w:rPr>
          <w:del w:id="545" w:author="Isha Gupta" w:date="2017-04-27T10:48:00Z"/>
        </w:rPr>
        <w:pPrChange w:id="546" w:author="Isha Gupta" w:date="2017-04-27T10:48:00Z">
          <w:pPr>
            <w:pStyle w:val="BodyText"/>
            <w:numPr>
              <w:numId w:val="11"/>
            </w:numPr>
            <w:ind w:left="1152" w:hanging="360"/>
          </w:pPr>
        </w:pPrChange>
      </w:pPr>
      <w:del w:id="547" w:author="Isha Gupta" w:date="2017-04-27T10:48:00Z">
        <w:r w:rsidRPr="00F12E00" w:rsidDel="002606D3">
          <w:delText xml:space="preserve">Alert and notification system – this sub-system will be analyzing the time to resolve for any incident. </w:delText>
        </w:r>
        <w:r w:rsidR="00B732B5" w:rsidRPr="00B732B5" w:rsidDel="002606D3">
          <w:delText>Customer and Agents should be notified (via SMS/Email) as soon as policy status changes or premium deduction date or premium default happens. Similarly, alerts should be sent to the billing department if the policy defaults</w:delText>
        </w:r>
      </w:del>
    </w:p>
    <w:p w14:paraId="39A0D7CA" w14:textId="79D9C929" w:rsidR="00F12E00" w:rsidRPr="00F12E00" w:rsidDel="002606D3" w:rsidRDefault="00F12E00">
      <w:pPr>
        <w:pStyle w:val="ListParagraph"/>
        <w:rPr>
          <w:del w:id="548" w:author="Isha Gupta" w:date="2017-04-27T10:48:00Z"/>
        </w:rPr>
        <w:pPrChange w:id="549" w:author="Isha Gupta" w:date="2017-04-27T10:48:00Z">
          <w:pPr>
            <w:pStyle w:val="BodyText"/>
            <w:numPr>
              <w:numId w:val="11"/>
            </w:numPr>
            <w:ind w:left="1152" w:hanging="360"/>
          </w:pPr>
        </w:pPrChange>
      </w:pPr>
      <w:del w:id="550" w:author="Isha Gupta" w:date="2017-04-27T10:48:00Z">
        <w:r w:rsidRPr="00F12E00" w:rsidDel="002606D3">
          <w:delText>Reporting</w:delText>
        </w:r>
      </w:del>
    </w:p>
    <w:p w14:paraId="6A8342E9" w14:textId="32ECE997" w:rsidR="00F12E00" w:rsidRPr="00F12E00" w:rsidDel="002606D3" w:rsidRDefault="00F12E00">
      <w:pPr>
        <w:pStyle w:val="ListParagraph"/>
        <w:rPr>
          <w:del w:id="551" w:author="Isha Gupta" w:date="2017-04-27T10:48:00Z"/>
        </w:rPr>
        <w:pPrChange w:id="552" w:author="Isha Gupta" w:date="2017-04-27T10:48:00Z">
          <w:pPr>
            <w:pStyle w:val="BodyText"/>
            <w:numPr>
              <w:ilvl w:val="1"/>
              <w:numId w:val="11"/>
            </w:numPr>
            <w:ind w:left="1872" w:hanging="360"/>
          </w:pPr>
        </w:pPrChange>
      </w:pPr>
      <w:del w:id="553" w:author="Isha Gupta" w:date="2017-04-27T10:48:00Z">
        <w:r w:rsidRPr="00F12E00" w:rsidDel="002606D3">
          <w:delText>Reconciliation report should be generated for premium collection for policies.</w:delText>
        </w:r>
      </w:del>
    </w:p>
    <w:p w14:paraId="48AADF60" w14:textId="45CA229E" w:rsidR="00F12E00" w:rsidRPr="00F12E00" w:rsidDel="002606D3" w:rsidRDefault="00F12E00">
      <w:pPr>
        <w:pStyle w:val="ListParagraph"/>
        <w:rPr>
          <w:del w:id="554" w:author="Isha Gupta" w:date="2017-04-27T10:48:00Z"/>
        </w:rPr>
        <w:pPrChange w:id="555" w:author="Isha Gupta" w:date="2017-04-27T10:48:00Z">
          <w:pPr>
            <w:pStyle w:val="BodyText"/>
            <w:numPr>
              <w:ilvl w:val="1"/>
              <w:numId w:val="11"/>
            </w:numPr>
            <w:ind w:left="1872" w:hanging="360"/>
          </w:pPr>
        </w:pPrChange>
      </w:pPr>
      <w:del w:id="556" w:author="Isha Gupta" w:date="2017-04-27T10:48:00Z">
        <w:r w:rsidRPr="00F12E00" w:rsidDel="002606D3">
          <w:delText>Reports for Auditor</w:delText>
        </w:r>
      </w:del>
    </w:p>
    <w:p w14:paraId="5E4853F1" w14:textId="769EDC4A" w:rsidR="00F12E00" w:rsidRPr="00F12E00" w:rsidDel="002606D3" w:rsidRDefault="00F12E00">
      <w:pPr>
        <w:pStyle w:val="ListParagraph"/>
        <w:rPr>
          <w:del w:id="557" w:author="Isha Gupta" w:date="2017-04-27T10:48:00Z"/>
        </w:rPr>
        <w:pPrChange w:id="558" w:author="Isha Gupta" w:date="2017-04-27T10:48:00Z">
          <w:pPr>
            <w:pStyle w:val="BodyText"/>
            <w:numPr>
              <w:ilvl w:val="1"/>
              <w:numId w:val="11"/>
            </w:numPr>
            <w:ind w:left="1872" w:hanging="360"/>
          </w:pPr>
        </w:pPrChange>
      </w:pPr>
      <w:del w:id="559" w:author="Isha Gupta" w:date="2017-04-27T10:48:00Z">
        <w:r w:rsidRPr="00F12E00" w:rsidDel="002606D3">
          <w:delText>Reports for Agents</w:delText>
        </w:r>
      </w:del>
    </w:p>
    <w:p w14:paraId="17C93E3D" w14:textId="1178B67D" w:rsidR="00F12E00" w:rsidRDefault="00F12E00">
      <w:pPr>
        <w:pStyle w:val="ListParagraph"/>
        <w:numPr>
          <w:ilvl w:val="0"/>
          <w:numId w:val="15"/>
        </w:numPr>
        <w:autoSpaceDE w:val="0"/>
        <w:autoSpaceDN w:val="0"/>
        <w:adjustRightInd w:val="0"/>
        <w:spacing w:after="0" w:line="240" w:lineRule="auto"/>
        <w:rPr>
          <w:ins w:id="560" w:author="Isha Gupta" w:date="2017-05-08T12:17:00Z"/>
        </w:rPr>
        <w:pPrChange w:id="561" w:author="Isha Gupta" w:date="2017-04-27T10:48:00Z">
          <w:pPr>
            <w:pStyle w:val="BodyText"/>
            <w:numPr>
              <w:ilvl w:val="1"/>
              <w:numId w:val="11"/>
            </w:numPr>
            <w:ind w:left="1872" w:hanging="360"/>
          </w:pPr>
        </w:pPrChange>
      </w:pPr>
      <w:del w:id="562" w:author="Isha Gupta" w:date="2017-04-27T10:48:00Z">
        <w:r w:rsidRPr="00F12E00" w:rsidDel="002606D3">
          <w:delText>Reports for Internal Users</w:delText>
        </w:r>
      </w:del>
    </w:p>
    <w:p w14:paraId="5EFD8E62" w14:textId="110B3C37" w:rsidR="008E0D6F" w:rsidRPr="00F12E00" w:rsidRDefault="008E0D6F">
      <w:pPr>
        <w:pStyle w:val="ListParagraph"/>
        <w:numPr>
          <w:ilvl w:val="0"/>
          <w:numId w:val="15"/>
        </w:numPr>
        <w:autoSpaceDE w:val="0"/>
        <w:autoSpaceDN w:val="0"/>
        <w:adjustRightInd w:val="0"/>
        <w:spacing w:after="0" w:line="240" w:lineRule="auto"/>
        <w:pPrChange w:id="563" w:author="Isha Gupta" w:date="2017-04-27T10:48:00Z">
          <w:pPr>
            <w:pStyle w:val="BodyText"/>
            <w:numPr>
              <w:ilvl w:val="1"/>
              <w:numId w:val="11"/>
            </w:numPr>
            <w:ind w:left="1872" w:hanging="360"/>
          </w:pPr>
        </w:pPrChange>
      </w:pPr>
      <w:ins w:id="564" w:author="Isha Gupta" w:date="2017-05-08T12:17:00Z">
        <w:r>
          <w:t xml:space="preserve">Continuous Code quality to be setup with CI for any </w:t>
        </w:r>
      </w:ins>
      <w:ins w:id="565" w:author="Isha Gupta" w:date="2017-05-08T13:02:00Z">
        <w:r w:rsidR="00DF6C15">
          <w:t>code vulnerabilities and bugs found during build time.</w:t>
        </w:r>
      </w:ins>
    </w:p>
    <w:p w14:paraId="1E655D0A" w14:textId="77777777" w:rsidR="00F12E00" w:rsidRPr="00F12E00" w:rsidRDefault="00F12E00" w:rsidP="00F12E00">
      <w:pPr>
        <w:pStyle w:val="BodyText"/>
        <w:rPr>
          <w:lang w:val="en-US" w:eastAsia="ja-JP"/>
        </w:rPr>
      </w:pPr>
    </w:p>
    <w:p w14:paraId="31AF08EC" w14:textId="77777777" w:rsidR="002B07F5" w:rsidRPr="00FD78AC" w:rsidRDefault="002B07F5" w:rsidP="00DF5BBA">
      <w:pPr>
        <w:pStyle w:val="BodyText"/>
      </w:pPr>
    </w:p>
    <w:p w14:paraId="22F619BB" w14:textId="690C9824" w:rsidR="00265CF5" w:rsidRPr="00265CF5" w:rsidDel="00BF658A" w:rsidRDefault="00DF5BBA" w:rsidP="00764460">
      <w:pPr>
        <w:pStyle w:val="Heading1"/>
        <w:rPr>
          <w:moveFrom w:id="566" w:author="Isha Gupta" w:date="2017-05-17T10:50:00Z"/>
        </w:rPr>
      </w:pPr>
      <w:bookmarkStart w:id="567" w:name="_Toc482009612"/>
      <w:moveFromRangeStart w:id="568" w:author="Isha Gupta" w:date="2017-05-17T10:50:00Z" w:name="move482781545"/>
      <w:moveFrom w:id="569" w:author="Isha Gupta" w:date="2017-05-17T10:50:00Z">
        <w:r w:rsidDel="00BF658A">
          <w:t>NFR Considerations</w:t>
        </w:r>
        <w:bookmarkEnd w:id="567"/>
      </w:moveFrom>
    </w:p>
    <w:p w14:paraId="5645E629" w14:textId="2044CBFD" w:rsidR="00B17848" w:rsidDel="00BF658A" w:rsidRDefault="00DF5BBA" w:rsidP="00DF5BBA">
      <w:pPr>
        <w:pStyle w:val="Heading2"/>
        <w:rPr>
          <w:moveFrom w:id="570" w:author="Isha Gupta" w:date="2017-05-17T10:50:00Z"/>
        </w:rPr>
      </w:pPr>
      <w:bookmarkStart w:id="571" w:name="_Toc482009613"/>
      <w:moveFrom w:id="572" w:author="Isha Gupta" w:date="2017-05-17T10:50:00Z">
        <w:r w:rsidDel="00BF658A">
          <w:t>Usability</w:t>
        </w:r>
        <w:bookmarkEnd w:id="571"/>
      </w:moveFrom>
    </w:p>
    <w:p w14:paraId="529B9AD2" w14:textId="0A5261B6" w:rsidR="00DF5BBA" w:rsidRPr="009A3736" w:rsidDel="00BF658A" w:rsidRDefault="00DF5BBA" w:rsidP="00DF5BBA">
      <w:pPr>
        <w:pStyle w:val="BulletList1"/>
        <w:rPr>
          <w:moveFrom w:id="573" w:author="Isha Gupta" w:date="2017-05-17T10:50:00Z"/>
        </w:rPr>
      </w:pPr>
      <w:moveFrom w:id="574" w:author="Isha Gupta" w:date="2017-05-17T10:50:00Z">
        <w:r w:rsidRPr="009A3736" w:rsidDel="00BF658A">
          <w:t>Speed of Use</w:t>
        </w:r>
      </w:moveFrom>
    </w:p>
    <w:p w14:paraId="368F41A8" w14:textId="6A1ABF03" w:rsidR="00DF5BBA" w:rsidRPr="009A3736" w:rsidDel="00BF658A" w:rsidRDefault="00DF5BBA" w:rsidP="00DF5BBA">
      <w:pPr>
        <w:pStyle w:val="BulletList2"/>
        <w:rPr>
          <w:moveFrom w:id="575" w:author="Isha Gupta" w:date="2017-05-17T10:50:00Z"/>
        </w:rPr>
      </w:pPr>
      <w:moveFrom w:id="576" w:author="Isha Gupta" w:date="2017-05-17T10:50:00Z">
        <w:r w:rsidRPr="009A3736" w:rsidDel="00BF658A">
          <w:t>I</w:t>
        </w:r>
        <w:commentRangeStart w:id="577"/>
        <w:r w:rsidRPr="009A3736" w:rsidDel="00BF658A">
          <w:t>s it particularly important that users be protected from making errors?</w:t>
        </w:r>
        <w:commentRangeEnd w:id="577"/>
        <w:r w:rsidR="00854D61" w:rsidDel="00BF658A">
          <w:rPr>
            <w:rStyle w:val="CommentReference"/>
          </w:rPr>
          <w:commentReference w:id="577"/>
        </w:r>
      </w:moveFrom>
    </w:p>
    <w:p w14:paraId="30D69BEE" w14:textId="1F1EC8E2" w:rsidR="00DF5BBA" w:rsidRPr="009A3736" w:rsidDel="00BF658A" w:rsidRDefault="00DF5BBA" w:rsidP="00DF5BBA">
      <w:pPr>
        <w:pStyle w:val="BulletList2"/>
        <w:rPr>
          <w:moveFrom w:id="578" w:author="Isha Gupta" w:date="2017-05-17T10:50:00Z"/>
        </w:rPr>
      </w:pPr>
      <w:moveFrom w:id="579" w:author="Isha Gupta" w:date="2017-05-17T10:50:00Z">
        <w:r w:rsidRPr="009A3736" w:rsidDel="00BF658A">
          <w:t>What sort of input/output devices for the human interface are available and what are their characteristics?</w:t>
        </w:r>
      </w:moveFrom>
    </w:p>
    <w:p w14:paraId="3428C165" w14:textId="7B0D4410" w:rsidR="00DF5BBA" w:rsidRPr="009A3736" w:rsidDel="00BF658A" w:rsidRDefault="00DF5BBA" w:rsidP="00DF5BBA">
      <w:pPr>
        <w:pStyle w:val="BulletList1"/>
        <w:rPr>
          <w:moveFrom w:id="580" w:author="Isha Gupta" w:date="2017-05-17T10:50:00Z"/>
        </w:rPr>
      </w:pPr>
      <w:moveFrom w:id="581" w:author="Isha Gupta" w:date="2017-05-17T10:50:00Z">
        <w:r w:rsidRPr="009A3736" w:rsidDel="00BF658A">
          <w:t>Required User Ability</w:t>
        </w:r>
      </w:moveFrom>
    </w:p>
    <w:p w14:paraId="1A90018E" w14:textId="46F92255" w:rsidR="00DF5BBA" w:rsidRPr="009A3736" w:rsidDel="00BF658A" w:rsidRDefault="00DF5BBA" w:rsidP="00DF5BBA">
      <w:pPr>
        <w:pStyle w:val="BulletList2"/>
        <w:rPr>
          <w:moveFrom w:id="582" w:author="Isha Gupta" w:date="2017-05-17T10:50:00Z"/>
        </w:rPr>
      </w:pPr>
      <w:moveFrom w:id="583" w:author="Isha Gupta" w:date="2017-05-17T10:50:00Z">
        <w:r w:rsidRPr="009A3736" w:rsidDel="00BF658A">
          <w:t>What type of user will be using the system?</w:t>
        </w:r>
      </w:moveFrom>
    </w:p>
    <w:p w14:paraId="21987177" w14:textId="414D77F8" w:rsidR="00DF5BBA" w:rsidRPr="009A3736" w:rsidDel="00BF658A" w:rsidRDefault="00DF5BBA" w:rsidP="00DF5BBA">
      <w:pPr>
        <w:pStyle w:val="BulletList2"/>
        <w:rPr>
          <w:moveFrom w:id="584" w:author="Isha Gupta" w:date="2017-05-17T10:50:00Z"/>
        </w:rPr>
      </w:pPr>
      <w:commentRangeStart w:id="585"/>
      <w:moveFrom w:id="586" w:author="Isha Gupta" w:date="2017-05-17T10:50:00Z">
        <w:r w:rsidRPr="009A3736" w:rsidDel="00BF658A">
          <w:t>Will more than one type of user be using the system?</w:t>
        </w:r>
        <w:commentRangeEnd w:id="585"/>
        <w:r w:rsidR="00EE5A4A" w:rsidDel="00BF658A">
          <w:rPr>
            <w:rStyle w:val="CommentReference"/>
          </w:rPr>
          <w:commentReference w:id="585"/>
        </w:r>
      </w:moveFrom>
    </w:p>
    <w:p w14:paraId="7045A3A4" w14:textId="54002A54" w:rsidR="00DF5BBA" w:rsidRPr="009A3736" w:rsidDel="00BF658A" w:rsidRDefault="00DF5BBA" w:rsidP="00DF5BBA">
      <w:pPr>
        <w:pStyle w:val="BulletList1"/>
        <w:rPr>
          <w:moveFrom w:id="587" w:author="Isha Gupta" w:date="2017-05-17T10:50:00Z"/>
        </w:rPr>
      </w:pPr>
      <w:moveFrom w:id="588" w:author="Isha Gupta" w:date="2017-05-17T10:50:00Z">
        <w:r w:rsidRPr="009A3736" w:rsidDel="00BF658A">
          <w:t>Learnability</w:t>
        </w:r>
      </w:moveFrom>
    </w:p>
    <w:p w14:paraId="3AA3BA5F" w14:textId="335C0682" w:rsidR="00DF5BBA" w:rsidDel="00BF658A" w:rsidRDefault="00DF5BBA" w:rsidP="00DF5BBA">
      <w:pPr>
        <w:pStyle w:val="BulletList2"/>
        <w:rPr>
          <w:moveFrom w:id="589" w:author="Isha Gupta" w:date="2017-05-17T10:50:00Z"/>
        </w:rPr>
      </w:pPr>
      <w:moveFrom w:id="590" w:author="Isha Gupta" w:date="2017-05-17T10:50:00Z">
        <w:r w:rsidRPr="009A3736" w:rsidDel="00BF658A">
          <w:t>Is it particularly important that the system be easy to learn?</w:t>
        </w:r>
      </w:moveFrom>
    </w:p>
    <w:p w14:paraId="3631A8A7" w14:textId="6C727E58" w:rsidR="00EE5A4A" w:rsidRPr="00EE5A4A" w:rsidDel="00BF658A" w:rsidRDefault="00EE5A4A" w:rsidP="00DF5BBA">
      <w:pPr>
        <w:pStyle w:val="BulletList2"/>
        <w:rPr>
          <w:moveFrom w:id="591" w:author="Isha Gupta" w:date="2017-05-17T10:50:00Z"/>
          <w:i/>
        </w:rPr>
      </w:pPr>
      <w:moveFrom w:id="592" w:author="Isha Gupta" w:date="2017-05-17T10:50:00Z">
        <w:r w:rsidRPr="00EE5A4A" w:rsidDel="00BF658A">
          <w:rPr>
            <w:i/>
          </w:rPr>
          <w:t>User manual can be constructed.</w:t>
        </w:r>
      </w:moveFrom>
    </w:p>
    <w:p w14:paraId="2A1FD5DA" w14:textId="7F65DCFE" w:rsidR="00DF5BBA" w:rsidRPr="009A3736" w:rsidDel="00BF658A" w:rsidRDefault="00DF5BBA" w:rsidP="00DF5BBA">
      <w:pPr>
        <w:pStyle w:val="BulletList1"/>
        <w:rPr>
          <w:moveFrom w:id="593" w:author="Isha Gupta" w:date="2017-05-17T10:50:00Z"/>
        </w:rPr>
      </w:pPr>
      <w:moveFrom w:id="594" w:author="Isha Gupta" w:date="2017-05-17T10:50:00Z">
        <w:r w:rsidRPr="009A3736" w:rsidDel="00BF658A">
          <w:t>Training Material</w:t>
        </w:r>
      </w:moveFrom>
    </w:p>
    <w:p w14:paraId="225BD51A" w14:textId="0BE17019" w:rsidR="00DF5BBA" w:rsidRPr="009A3736" w:rsidDel="00BF658A" w:rsidRDefault="00DF5BBA" w:rsidP="00DF5BBA">
      <w:pPr>
        <w:pStyle w:val="BulletList2"/>
        <w:rPr>
          <w:moveFrom w:id="595" w:author="Isha Gupta" w:date="2017-05-17T10:50:00Z"/>
        </w:rPr>
      </w:pPr>
      <w:commentRangeStart w:id="596"/>
      <w:moveFrom w:id="597" w:author="Isha Gupta" w:date="2017-05-17T10:50:00Z">
        <w:r w:rsidRPr="009A3736" w:rsidDel="00BF658A">
          <w:t>What sort of training will be required for each type of user?</w:t>
        </w:r>
        <w:commentRangeEnd w:id="596"/>
        <w:r w:rsidR="00EE5A4A" w:rsidDel="00BF658A">
          <w:rPr>
            <w:rStyle w:val="CommentReference"/>
          </w:rPr>
          <w:commentReference w:id="596"/>
        </w:r>
      </w:moveFrom>
    </w:p>
    <w:p w14:paraId="380B162B" w14:textId="629621CF" w:rsidR="00DF5BBA" w:rsidRPr="009A3736" w:rsidDel="00BF658A" w:rsidRDefault="00DF5BBA" w:rsidP="00DF5BBA">
      <w:pPr>
        <w:pStyle w:val="BulletList1"/>
        <w:rPr>
          <w:moveFrom w:id="598" w:author="Isha Gupta" w:date="2017-05-17T10:50:00Z"/>
        </w:rPr>
      </w:pPr>
      <w:moveFrom w:id="599" w:author="Isha Gupta" w:date="2017-05-17T10:50:00Z">
        <w:r w:rsidRPr="009A3736" w:rsidDel="00BF658A">
          <w:t>Documentation</w:t>
        </w:r>
      </w:moveFrom>
    </w:p>
    <w:p w14:paraId="1C5E53A7" w14:textId="5A2A1F3E" w:rsidR="00DF5BBA" w:rsidDel="00BF658A" w:rsidRDefault="00DF5BBA" w:rsidP="00DF5BBA">
      <w:pPr>
        <w:pStyle w:val="BulletList2"/>
        <w:rPr>
          <w:moveFrom w:id="600" w:author="Isha Gupta" w:date="2017-05-17T10:50:00Z"/>
        </w:rPr>
      </w:pPr>
      <w:moveFrom w:id="601" w:author="Isha Gupta" w:date="2017-05-17T10:50:00Z">
        <w:r w:rsidRPr="009A3736" w:rsidDel="00BF658A">
          <w:t>What kind of documentation is required?</w:t>
        </w:r>
      </w:moveFrom>
    </w:p>
    <w:p w14:paraId="69BBF3F3" w14:textId="1CFD7E5E" w:rsidR="00EE5A4A" w:rsidRPr="00EE5A4A" w:rsidDel="00BF658A" w:rsidRDefault="00EE5A4A" w:rsidP="00DF5BBA">
      <w:pPr>
        <w:pStyle w:val="BulletList2"/>
        <w:rPr>
          <w:moveFrom w:id="602" w:author="Isha Gupta" w:date="2017-05-17T10:50:00Z"/>
          <w:i/>
        </w:rPr>
      </w:pPr>
      <w:moveFrom w:id="603" w:author="Isha Gupta" w:date="2017-05-17T10:50:00Z">
        <w:r w:rsidRPr="00EE5A4A" w:rsidDel="00BF658A">
          <w:rPr>
            <w:i/>
          </w:rPr>
          <w:t>Chm file can be provided.</w:t>
        </w:r>
      </w:moveFrom>
    </w:p>
    <w:p w14:paraId="6A8A99A6" w14:textId="04CE62E9" w:rsidR="00DF5BBA" w:rsidDel="00BF658A" w:rsidRDefault="00DF5BBA" w:rsidP="00DF5BBA">
      <w:pPr>
        <w:pStyle w:val="BulletList2"/>
        <w:rPr>
          <w:moveFrom w:id="604" w:author="Isha Gupta" w:date="2017-05-17T10:50:00Z"/>
        </w:rPr>
      </w:pPr>
      <w:moveFrom w:id="605" w:author="Isha Gupta" w:date="2017-05-17T10:50:00Z">
        <w:r w:rsidRPr="009A3736" w:rsidDel="00BF658A">
          <w:t>What audience is to be addressed by each document?</w:t>
        </w:r>
        <w:r w:rsidR="00EE5A4A" w:rsidDel="00BF658A">
          <w:t xml:space="preserve"> </w:t>
        </w:r>
      </w:moveFrom>
    </w:p>
    <w:p w14:paraId="6235767B" w14:textId="7CB52E60" w:rsidR="00EE5A4A" w:rsidRPr="00EE5A4A" w:rsidDel="00BF658A" w:rsidRDefault="00EE5A4A" w:rsidP="00DF5BBA">
      <w:pPr>
        <w:pStyle w:val="BulletList2"/>
        <w:rPr>
          <w:moveFrom w:id="606" w:author="Isha Gupta" w:date="2017-05-17T10:50:00Z"/>
          <w:i/>
        </w:rPr>
      </w:pPr>
      <w:moveFrom w:id="607" w:author="Isha Gupta" w:date="2017-05-17T10:50:00Z">
        <w:r w:rsidRPr="00EE5A4A" w:rsidDel="00BF658A">
          <w:rPr>
            <w:i/>
          </w:rPr>
          <w:t>Policy holder, Agent etc.</w:t>
        </w:r>
      </w:moveFrom>
    </w:p>
    <w:p w14:paraId="380F2C38" w14:textId="4DC11FBF" w:rsidR="00DF5BBA" w:rsidRPr="009A3736" w:rsidDel="00BF658A" w:rsidRDefault="00DF5BBA" w:rsidP="00DF5BBA">
      <w:pPr>
        <w:pStyle w:val="BulletList1"/>
        <w:rPr>
          <w:moveFrom w:id="608" w:author="Isha Gupta" w:date="2017-05-17T10:50:00Z"/>
        </w:rPr>
      </w:pPr>
      <w:moveFrom w:id="609" w:author="Isha Gupta" w:date="2017-05-17T10:50:00Z">
        <w:r w:rsidRPr="009A3736" w:rsidDel="00BF658A">
          <w:t>On-line Help</w:t>
        </w:r>
      </w:moveFrom>
    </w:p>
    <w:p w14:paraId="39202A86" w14:textId="04EBBA6E" w:rsidR="00DF5BBA" w:rsidRPr="00EE5A4A" w:rsidDel="00BF658A" w:rsidRDefault="00DF5BBA" w:rsidP="00DF5BBA">
      <w:pPr>
        <w:pStyle w:val="BulletList2"/>
        <w:rPr>
          <w:moveFrom w:id="610" w:author="Isha Gupta" w:date="2017-05-17T10:50:00Z"/>
          <w:strike/>
        </w:rPr>
      </w:pPr>
      <w:moveFrom w:id="611" w:author="Isha Gupta" w:date="2017-05-17T10:50:00Z">
        <w:r w:rsidRPr="00EE5A4A" w:rsidDel="00BF658A">
          <w:rPr>
            <w:strike/>
          </w:rPr>
          <w:t>What format of online help is required?</w:t>
        </w:r>
      </w:moveFrom>
    </w:p>
    <w:p w14:paraId="220C29C7" w14:textId="625BD1D8" w:rsidR="00DF5BBA" w:rsidRPr="00EE5A4A" w:rsidDel="00BF658A" w:rsidRDefault="00DF5BBA" w:rsidP="00DF5BBA">
      <w:pPr>
        <w:pStyle w:val="BulletList2"/>
        <w:rPr>
          <w:moveFrom w:id="612" w:author="Isha Gupta" w:date="2017-05-17T10:50:00Z"/>
          <w:strike/>
        </w:rPr>
      </w:pPr>
      <w:moveFrom w:id="613" w:author="Isha Gupta" w:date="2017-05-17T10:50:00Z">
        <w:r w:rsidRPr="00EE5A4A" w:rsidDel="00BF658A">
          <w:rPr>
            <w:strike/>
          </w:rPr>
          <w:t>How extensive help needs to be – page wise or functionality wise?</w:t>
        </w:r>
      </w:moveFrom>
    </w:p>
    <w:p w14:paraId="47AB7BA1" w14:textId="778E3B09" w:rsidR="00DF5BBA" w:rsidRPr="009A3736" w:rsidDel="00BF658A" w:rsidRDefault="00DF5BBA" w:rsidP="00DF5BBA">
      <w:pPr>
        <w:pStyle w:val="BulletList1"/>
        <w:rPr>
          <w:moveFrom w:id="614" w:author="Isha Gupta" w:date="2017-05-17T10:50:00Z"/>
        </w:rPr>
      </w:pPr>
      <w:moveFrom w:id="615" w:author="Isha Gupta" w:date="2017-05-17T10:50:00Z">
        <w:r w:rsidRPr="009A3736" w:rsidDel="00BF658A">
          <w:t>Consistency</w:t>
        </w:r>
      </w:moveFrom>
    </w:p>
    <w:p w14:paraId="18B29C25" w14:textId="5DEA0DC0" w:rsidR="00DF5BBA" w:rsidRPr="00DF5BBA" w:rsidDel="00BF658A" w:rsidRDefault="00DF5BBA" w:rsidP="00DF5BBA">
      <w:pPr>
        <w:pStyle w:val="BulletList2"/>
        <w:rPr>
          <w:moveFrom w:id="616" w:author="Isha Gupta" w:date="2017-05-17T10:50:00Z"/>
          <w:lang w:val="en-US" w:eastAsia="ja-JP"/>
        </w:rPr>
      </w:pPr>
      <w:moveFrom w:id="617" w:author="Isha Gupta" w:date="2017-05-17T10:50:00Z">
        <w:r w:rsidRPr="009A3736" w:rsidDel="00BF658A">
          <w:t xml:space="preserve">What type of user-interface consistency in the system is </w:t>
        </w:r>
        <w:commentRangeStart w:id="618"/>
        <w:r w:rsidRPr="009A3736" w:rsidDel="00BF658A">
          <w:t>required</w:t>
        </w:r>
        <w:commentRangeEnd w:id="618"/>
        <w:r w:rsidR="00EE5A4A" w:rsidDel="00BF658A">
          <w:rPr>
            <w:rStyle w:val="CommentReference"/>
          </w:rPr>
          <w:commentReference w:id="618"/>
        </w:r>
        <w:r w:rsidRPr="009A3736" w:rsidDel="00BF658A">
          <w:t>?</w:t>
        </w:r>
      </w:moveFrom>
    </w:p>
    <w:p w14:paraId="171CE3F4" w14:textId="25821CA0" w:rsidR="00DF5BBA" w:rsidDel="00BF658A" w:rsidRDefault="00DF5BBA" w:rsidP="00DF5BBA">
      <w:pPr>
        <w:pStyle w:val="Heading2"/>
        <w:rPr>
          <w:moveFrom w:id="619" w:author="Isha Gupta" w:date="2017-05-17T10:50:00Z"/>
        </w:rPr>
      </w:pPr>
      <w:bookmarkStart w:id="620" w:name="_Toc482009614"/>
      <w:moveFrom w:id="621" w:author="Isha Gupta" w:date="2017-05-17T10:50:00Z">
        <w:r w:rsidDel="00BF658A">
          <w:t>Reliability</w:t>
        </w:r>
        <w:bookmarkEnd w:id="620"/>
      </w:moveFrom>
    </w:p>
    <w:p w14:paraId="4A61B712" w14:textId="0B90E930" w:rsidR="00DF5BBA" w:rsidRPr="009A3736" w:rsidDel="00BF658A" w:rsidRDefault="00DF5BBA" w:rsidP="00DF5BBA">
      <w:pPr>
        <w:pStyle w:val="BulletList1"/>
        <w:rPr>
          <w:moveFrom w:id="622" w:author="Isha Gupta" w:date="2017-05-17T10:50:00Z"/>
        </w:rPr>
      </w:pPr>
      <w:moveFrom w:id="623" w:author="Isha Gupta" w:date="2017-05-17T10:50:00Z">
        <w:r w:rsidRPr="009A3736" w:rsidDel="00BF658A">
          <w:t>Maximum Failure Rate</w:t>
        </w:r>
      </w:moveFrom>
    </w:p>
    <w:p w14:paraId="21B9068E" w14:textId="5052220C" w:rsidR="00DF5BBA" w:rsidDel="00BF658A" w:rsidRDefault="00DF5BBA" w:rsidP="00DF5BBA">
      <w:pPr>
        <w:pStyle w:val="BulletList2"/>
        <w:rPr>
          <w:moveFrom w:id="624" w:author="Isha Gupta" w:date="2017-05-17T10:50:00Z"/>
        </w:rPr>
      </w:pPr>
      <w:moveFrom w:id="625" w:author="Isha Gupta" w:date="2017-05-17T10:50:00Z">
        <w:r w:rsidRPr="009A3736" w:rsidDel="00BF658A">
          <w:t>What is the acceptable % range of failure in delivering a particular request?</w:t>
        </w:r>
      </w:moveFrom>
    </w:p>
    <w:p w14:paraId="523D4755" w14:textId="79F0F5C8" w:rsidR="00EE5A4A" w:rsidRPr="00EE5A4A" w:rsidDel="00BF658A" w:rsidRDefault="00EE5A4A" w:rsidP="00DF5BBA">
      <w:pPr>
        <w:pStyle w:val="BulletList2"/>
        <w:rPr>
          <w:moveFrom w:id="626" w:author="Isha Gupta" w:date="2017-05-17T10:50:00Z"/>
          <w:i/>
        </w:rPr>
      </w:pPr>
      <w:moveFrom w:id="627" w:author="Isha Gupta" w:date="2017-05-17T10:50:00Z">
        <w:r w:rsidRPr="00EE5A4A" w:rsidDel="00BF658A">
          <w:rPr>
            <w:i/>
          </w:rPr>
          <w:t>Number of users logged in at a particular time can be managed and restricted to handle this.</w:t>
        </w:r>
      </w:moveFrom>
    </w:p>
    <w:p w14:paraId="13E6683D" w14:textId="4604DD31" w:rsidR="00EE5A4A" w:rsidRPr="00EE5A4A" w:rsidDel="00BF658A" w:rsidRDefault="00EE5A4A" w:rsidP="00DF5BBA">
      <w:pPr>
        <w:pStyle w:val="BulletList2"/>
        <w:rPr>
          <w:moveFrom w:id="628" w:author="Isha Gupta" w:date="2017-05-17T10:50:00Z"/>
          <w:i/>
        </w:rPr>
      </w:pPr>
      <w:moveFrom w:id="629" w:author="Isha Gupta" w:date="2017-05-17T10:50:00Z">
        <w:r w:rsidRPr="00EE5A4A" w:rsidDel="00BF658A">
          <w:rPr>
            <w:i/>
          </w:rPr>
          <w:t>Performance will be down after certain number of user hits.</w:t>
        </w:r>
      </w:moveFrom>
    </w:p>
    <w:p w14:paraId="0939B645" w14:textId="43A66848" w:rsidR="00DF5BBA" w:rsidRPr="009A3736" w:rsidDel="00BF658A" w:rsidRDefault="00DF5BBA" w:rsidP="00DF5BBA">
      <w:pPr>
        <w:pStyle w:val="BulletList1"/>
        <w:rPr>
          <w:moveFrom w:id="630" w:author="Isha Gupta" w:date="2017-05-17T10:50:00Z"/>
        </w:rPr>
      </w:pPr>
      <w:moveFrom w:id="631" w:author="Isha Gupta" w:date="2017-05-17T10:50:00Z">
        <w:r w:rsidRPr="009A3736" w:rsidDel="00BF658A">
          <w:t>Maximum Down Time</w:t>
        </w:r>
      </w:moveFrom>
    </w:p>
    <w:p w14:paraId="06121AD6" w14:textId="61FB76EF" w:rsidR="00DF5BBA" w:rsidRPr="009A3736" w:rsidDel="00BF658A" w:rsidRDefault="00DF5BBA" w:rsidP="00DF5BBA">
      <w:pPr>
        <w:pStyle w:val="BulletList2"/>
        <w:rPr>
          <w:moveFrom w:id="632" w:author="Isha Gupta" w:date="2017-05-17T10:50:00Z"/>
        </w:rPr>
      </w:pPr>
      <w:moveFrom w:id="633" w:author="Isha Gupta" w:date="2017-05-17T10:50:00Z">
        <w:r w:rsidRPr="009A3736" w:rsidDel="00BF658A">
          <w:t>What is the acceptable system downtime per 24-hour period?</w:t>
        </w:r>
      </w:moveFrom>
    </w:p>
    <w:p w14:paraId="7F9C25D5" w14:textId="070E946E" w:rsidR="00DF5BBA" w:rsidRPr="009A3736" w:rsidDel="00BF658A" w:rsidRDefault="00DF5BBA" w:rsidP="00DF5BBA">
      <w:pPr>
        <w:pStyle w:val="BulletList1"/>
        <w:rPr>
          <w:moveFrom w:id="634" w:author="Isha Gupta" w:date="2017-05-17T10:50:00Z"/>
        </w:rPr>
      </w:pPr>
      <w:moveFrom w:id="635" w:author="Isha Gupta" w:date="2017-05-17T10:50:00Z">
        <w:r w:rsidRPr="009A3736" w:rsidDel="00BF658A">
          <w:t xml:space="preserve">Ease of Recovery             </w:t>
        </w:r>
      </w:moveFrom>
    </w:p>
    <w:p w14:paraId="24644F05" w14:textId="05284D30" w:rsidR="00DF5BBA" w:rsidDel="00BF658A" w:rsidRDefault="00DF5BBA" w:rsidP="00DF5BBA">
      <w:pPr>
        <w:pStyle w:val="BulletList2"/>
        <w:rPr>
          <w:moveFrom w:id="636" w:author="Isha Gupta" w:date="2017-05-17T10:50:00Z"/>
        </w:rPr>
      </w:pPr>
      <w:moveFrom w:id="637" w:author="Isha Gupta" w:date="2017-05-17T10:50:00Z">
        <w:r w:rsidRPr="009A3736" w:rsidDel="00BF658A">
          <w:t>How should the system respond to errors?</w:t>
        </w:r>
      </w:moveFrom>
    </w:p>
    <w:p w14:paraId="3738495C" w14:textId="7625E6C0" w:rsidR="00EE5A4A" w:rsidRPr="00EE5A4A" w:rsidDel="00BF658A" w:rsidRDefault="00EE5A4A" w:rsidP="00DF5BBA">
      <w:pPr>
        <w:pStyle w:val="BulletList2"/>
        <w:rPr>
          <w:moveFrom w:id="638" w:author="Isha Gupta" w:date="2017-05-17T10:50:00Z"/>
          <w:i/>
        </w:rPr>
      </w:pPr>
      <w:moveFrom w:id="639" w:author="Isha Gupta" w:date="2017-05-17T10:50:00Z">
        <w:r w:rsidRPr="00EE5A4A" w:rsidDel="00BF658A">
          <w:rPr>
            <w:i/>
          </w:rPr>
          <w:t>Exception library to take care of errors and provide back up mechanisms.</w:t>
        </w:r>
      </w:moveFrom>
    </w:p>
    <w:p w14:paraId="05632066" w14:textId="01EAE648" w:rsidR="00EE5A4A" w:rsidRPr="009A3736" w:rsidDel="00BF658A" w:rsidRDefault="00DF5BBA" w:rsidP="00EE5A4A">
      <w:pPr>
        <w:pStyle w:val="BulletList2"/>
        <w:rPr>
          <w:moveFrom w:id="640" w:author="Isha Gupta" w:date="2017-05-17T10:50:00Z"/>
        </w:rPr>
      </w:pPr>
      <w:moveFrom w:id="641" w:author="Isha Gupta" w:date="2017-05-17T10:50:00Z">
        <w:r w:rsidRPr="009A3736" w:rsidDel="00BF658A">
          <w:t>Is there a maximum acceptable time for restarting the syste</w:t>
        </w:r>
        <w:r w:rsidR="00EE5A4A" w:rsidDel="00BF658A">
          <w:t>m after a failure?</w:t>
        </w:r>
      </w:moveFrom>
    </w:p>
    <w:p w14:paraId="46DE9197" w14:textId="2B911599" w:rsidR="00DF5BBA" w:rsidRPr="009A3736" w:rsidDel="00BF658A" w:rsidRDefault="00DF5BBA" w:rsidP="00DF5BBA">
      <w:pPr>
        <w:pStyle w:val="BulletList1"/>
        <w:rPr>
          <w:moveFrom w:id="642" w:author="Isha Gupta" w:date="2017-05-17T10:50:00Z"/>
        </w:rPr>
      </w:pPr>
      <w:moveFrom w:id="643" w:author="Isha Gupta" w:date="2017-05-17T10:50:00Z">
        <w:r w:rsidRPr="009A3736" w:rsidDel="00BF658A">
          <w:t>Maximum Known Bugs</w:t>
        </w:r>
      </w:moveFrom>
    </w:p>
    <w:p w14:paraId="638431F5" w14:textId="69B7291A" w:rsidR="00DF5BBA" w:rsidRPr="009A3736" w:rsidDel="00BF658A" w:rsidRDefault="00DF5BBA" w:rsidP="00DF5BBA">
      <w:pPr>
        <w:pStyle w:val="BulletList2"/>
        <w:rPr>
          <w:moveFrom w:id="644" w:author="Isha Gupta" w:date="2017-05-17T10:50:00Z"/>
        </w:rPr>
      </w:pPr>
      <w:moveFrom w:id="645" w:author="Isha Gupta" w:date="2017-05-17T10:50:00Z">
        <w:r w:rsidRPr="009A3736" w:rsidDel="00BF658A">
          <w:t>What is the acceptable number of known high severity bugs?</w:t>
        </w:r>
        <w:r w:rsidR="00EE5A4A" w:rsidDel="00BF658A">
          <w:t xml:space="preserve"> 0 </w:t>
        </w:r>
      </w:moveFrom>
    </w:p>
    <w:p w14:paraId="617D779E" w14:textId="51913618" w:rsidR="00DF5BBA" w:rsidRPr="009A3736" w:rsidDel="00BF658A" w:rsidRDefault="00DF5BBA" w:rsidP="00DF5BBA">
      <w:pPr>
        <w:pStyle w:val="BulletList2"/>
        <w:rPr>
          <w:moveFrom w:id="646" w:author="Isha Gupta" w:date="2017-05-17T10:50:00Z"/>
        </w:rPr>
      </w:pPr>
      <w:moveFrom w:id="647" w:author="Isha Gupta" w:date="2017-05-17T10:50:00Z">
        <w:r w:rsidRPr="009A3736" w:rsidDel="00BF658A">
          <w:t>What is the acceptable number of known medium severity bugs?</w:t>
        </w:r>
        <w:r w:rsidR="00EE5A4A" w:rsidDel="00BF658A">
          <w:t xml:space="preserve"> 2-5</w:t>
        </w:r>
      </w:moveFrom>
    </w:p>
    <w:p w14:paraId="2562CCA8" w14:textId="7F8054F4" w:rsidR="00DF5BBA" w:rsidRPr="00EE5A4A" w:rsidDel="00BF658A" w:rsidRDefault="00DF5BBA" w:rsidP="00DF5BBA">
      <w:pPr>
        <w:pStyle w:val="BulletList2"/>
        <w:rPr>
          <w:moveFrom w:id="648" w:author="Isha Gupta" w:date="2017-05-17T10:50:00Z"/>
          <w:lang w:val="en-US" w:eastAsia="ja-JP"/>
        </w:rPr>
      </w:pPr>
      <w:moveFrom w:id="649" w:author="Isha Gupta" w:date="2017-05-17T10:50:00Z">
        <w:r w:rsidRPr="009A3736" w:rsidDel="00BF658A">
          <w:t>What are the criteria of High severity and Medium Severity bugs?</w:t>
        </w:r>
        <w:r w:rsidR="00EE5A4A" w:rsidDel="00BF658A">
          <w:t xml:space="preserve"> </w:t>
        </w:r>
      </w:moveFrom>
    </w:p>
    <w:p w14:paraId="5A51FDDB" w14:textId="5AA29341" w:rsidR="00EE5A4A" w:rsidRPr="00EE5A4A" w:rsidDel="00BF658A" w:rsidRDefault="00EE5A4A" w:rsidP="00DF5BBA">
      <w:pPr>
        <w:pStyle w:val="BulletList2"/>
        <w:rPr>
          <w:moveFrom w:id="650" w:author="Isha Gupta" w:date="2017-05-17T10:50:00Z"/>
          <w:lang w:val="en-US" w:eastAsia="ja-JP"/>
        </w:rPr>
      </w:pPr>
      <w:moveFrom w:id="651" w:author="Isha Gupta" w:date="2017-05-17T10:50:00Z">
        <w:r w:rsidDel="00BF658A">
          <w:t>High severity</w:t>
        </w:r>
      </w:moveFrom>
    </w:p>
    <w:p w14:paraId="16849693" w14:textId="29A47CEB" w:rsidR="00EE5A4A" w:rsidRPr="00EE5A4A" w:rsidDel="00BF658A" w:rsidRDefault="00EE5A4A" w:rsidP="00EE5A4A">
      <w:pPr>
        <w:pStyle w:val="BulletList2"/>
        <w:numPr>
          <w:ilvl w:val="1"/>
          <w:numId w:val="4"/>
        </w:numPr>
        <w:rPr>
          <w:moveFrom w:id="652" w:author="Isha Gupta" w:date="2017-05-17T10:50:00Z"/>
          <w:lang w:val="en-US" w:eastAsia="ja-JP"/>
        </w:rPr>
      </w:pPr>
      <w:moveFrom w:id="653" w:author="Isha Gupta" w:date="2017-05-17T10:50:00Z">
        <w:r w:rsidDel="00BF658A">
          <w:t>Business/ functionality related</w:t>
        </w:r>
      </w:moveFrom>
    </w:p>
    <w:p w14:paraId="77913AF9" w14:textId="41444F00" w:rsidR="00EE5A4A" w:rsidRPr="00EE5A4A" w:rsidDel="00BF658A" w:rsidRDefault="00EE5A4A" w:rsidP="00EE5A4A">
      <w:pPr>
        <w:pStyle w:val="BulletList2"/>
        <w:numPr>
          <w:ilvl w:val="1"/>
          <w:numId w:val="4"/>
        </w:numPr>
        <w:rPr>
          <w:moveFrom w:id="654" w:author="Isha Gupta" w:date="2017-05-17T10:50:00Z"/>
          <w:lang w:val="en-US" w:eastAsia="ja-JP"/>
        </w:rPr>
      </w:pPr>
      <w:moveFrom w:id="655" w:author="Isha Gupta" w:date="2017-05-17T10:50:00Z">
        <w:r w:rsidDel="00BF658A">
          <w:t>Performance related</w:t>
        </w:r>
      </w:moveFrom>
    </w:p>
    <w:p w14:paraId="19905DCB" w14:textId="7497868B" w:rsidR="00EE5A4A" w:rsidDel="00BF658A" w:rsidRDefault="00EE5A4A" w:rsidP="00EE5A4A">
      <w:pPr>
        <w:pStyle w:val="BulletList2"/>
        <w:rPr>
          <w:moveFrom w:id="656" w:author="Isha Gupta" w:date="2017-05-17T10:50:00Z"/>
          <w:lang w:val="en-US" w:eastAsia="ja-JP"/>
        </w:rPr>
      </w:pPr>
      <w:moveFrom w:id="657" w:author="Isha Gupta" w:date="2017-05-17T10:50:00Z">
        <w:r w:rsidDel="00BF658A">
          <w:rPr>
            <w:lang w:val="en-US" w:eastAsia="ja-JP"/>
          </w:rPr>
          <w:t>Medium severity</w:t>
        </w:r>
      </w:moveFrom>
    </w:p>
    <w:p w14:paraId="526AE79F" w14:textId="741170A3" w:rsidR="00EE5A4A" w:rsidDel="00BF658A" w:rsidRDefault="00EE5A4A" w:rsidP="00EE5A4A">
      <w:pPr>
        <w:pStyle w:val="BulletList2"/>
        <w:numPr>
          <w:ilvl w:val="1"/>
          <w:numId w:val="4"/>
        </w:numPr>
        <w:rPr>
          <w:moveFrom w:id="658" w:author="Isha Gupta" w:date="2017-05-17T10:50:00Z"/>
          <w:lang w:val="en-US" w:eastAsia="ja-JP"/>
        </w:rPr>
      </w:pPr>
      <w:moveFrom w:id="659" w:author="Isha Gupta" w:date="2017-05-17T10:50:00Z">
        <w:r w:rsidDel="00BF658A">
          <w:rPr>
            <w:lang w:val="en-US" w:eastAsia="ja-JP"/>
          </w:rPr>
          <w:t>Reports</w:t>
        </w:r>
      </w:moveFrom>
    </w:p>
    <w:p w14:paraId="6A44A569" w14:textId="175B6296" w:rsidR="00EE5A4A" w:rsidRPr="00DF5BBA" w:rsidDel="00BF658A" w:rsidRDefault="00EE5A4A" w:rsidP="00EE5A4A">
      <w:pPr>
        <w:pStyle w:val="BulletList2"/>
        <w:numPr>
          <w:ilvl w:val="1"/>
          <w:numId w:val="4"/>
        </w:numPr>
        <w:rPr>
          <w:moveFrom w:id="660" w:author="Isha Gupta" w:date="2017-05-17T10:50:00Z"/>
          <w:lang w:val="en-US" w:eastAsia="ja-JP"/>
        </w:rPr>
      </w:pPr>
      <w:moveFrom w:id="661" w:author="Isha Gupta" w:date="2017-05-17T10:50:00Z">
        <w:r w:rsidDel="00BF658A">
          <w:rPr>
            <w:lang w:val="en-US" w:eastAsia="ja-JP"/>
          </w:rPr>
          <w:t>UI</w:t>
        </w:r>
      </w:moveFrom>
    </w:p>
    <w:p w14:paraId="668AA780" w14:textId="724FC3DF" w:rsidR="00DF5BBA" w:rsidDel="00BF658A" w:rsidRDefault="00DF5BBA" w:rsidP="00DF5BBA">
      <w:pPr>
        <w:pStyle w:val="Heading2"/>
        <w:rPr>
          <w:moveFrom w:id="662" w:author="Isha Gupta" w:date="2017-05-17T10:50:00Z"/>
        </w:rPr>
      </w:pPr>
      <w:bookmarkStart w:id="663" w:name="_Toc482009615"/>
      <w:moveFrom w:id="664" w:author="Isha Gupta" w:date="2017-05-17T10:50:00Z">
        <w:r w:rsidDel="00BF658A">
          <w:t>Performance</w:t>
        </w:r>
        <w:bookmarkEnd w:id="663"/>
      </w:moveFrom>
    </w:p>
    <w:p w14:paraId="7048CB17" w14:textId="791A27C3" w:rsidR="00DF5BBA" w:rsidRPr="009A3736" w:rsidDel="00BF658A" w:rsidRDefault="00DF5BBA" w:rsidP="00DF5BBA">
      <w:pPr>
        <w:pStyle w:val="BulletList1"/>
        <w:rPr>
          <w:moveFrom w:id="665" w:author="Isha Gupta" w:date="2017-05-17T10:50:00Z"/>
        </w:rPr>
      </w:pPr>
      <w:moveFrom w:id="666" w:author="Isha Gupta" w:date="2017-05-17T10:50:00Z">
        <w:r w:rsidRPr="009A3736" w:rsidDel="00BF658A">
          <w:t>Throughput    </w:t>
        </w:r>
      </w:moveFrom>
    </w:p>
    <w:p w14:paraId="33A41948" w14:textId="394BE178" w:rsidR="00EE5A4A" w:rsidDel="00BF658A" w:rsidRDefault="00DF5BBA" w:rsidP="00DF5BBA">
      <w:pPr>
        <w:pStyle w:val="BulletList2"/>
        <w:rPr>
          <w:moveFrom w:id="667" w:author="Isha Gupta" w:date="2017-05-17T10:50:00Z"/>
        </w:rPr>
      </w:pPr>
      <w:moveFrom w:id="668" w:author="Isha Gupta" w:date="2017-05-17T10:50:00Z">
        <w:r w:rsidRPr="009A3736" w:rsidDel="00BF658A">
          <w:t>How many concurrent users may be using the system at any given peak-use time?   </w:t>
        </w:r>
      </w:moveFrom>
    </w:p>
    <w:p w14:paraId="396AB699" w14:textId="657FCCC7" w:rsidR="00DF5BBA" w:rsidRPr="009A3736" w:rsidDel="00BF658A" w:rsidRDefault="00EE5A4A" w:rsidP="00EE5A4A">
      <w:pPr>
        <w:pStyle w:val="BulletList2"/>
        <w:numPr>
          <w:ilvl w:val="1"/>
          <w:numId w:val="4"/>
        </w:numPr>
        <w:rPr>
          <w:moveFrom w:id="669" w:author="Isha Gupta" w:date="2017-05-17T10:50:00Z"/>
        </w:rPr>
      </w:pPr>
      <w:moveFrom w:id="670" w:author="Isha Gupta" w:date="2017-05-17T10:50:00Z">
        <w:r w:rsidDel="00BF658A">
          <w:t>Calculate based on system resources and request execution time. Look for it on net.</w:t>
        </w:r>
      </w:moveFrom>
    </w:p>
    <w:p w14:paraId="4DEBE472" w14:textId="129C9D85" w:rsidR="00DF5BBA" w:rsidDel="00BF658A" w:rsidRDefault="00DF5BBA" w:rsidP="00DF5BBA">
      <w:pPr>
        <w:pStyle w:val="BulletList2"/>
        <w:rPr>
          <w:moveFrom w:id="671" w:author="Isha Gupta" w:date="2017-05-17T10:50:00Z"/>
        </w:rPr>
      </w:pPr>
      <w:moveFrom w:id="672" w:author="Isha Gupta" w:date="2017-05-17T10:50:00Z">
        <w:r w:rsidRPr="009A3736" w:rsidDel="00BF658A">
          <w:t>How many additional resource requirements (server, load balancers, etc.) are acceptable by the system to maintain acceptable latency and throughput with increasing load?</w:t>
        </w:r>
      </w:moveFrom>
    </w:p>
    <w:p w14:paraId="6DA7D396" w14:textId="3AE1F045" w:rsidR="000D15CD" w:rsidRPr="009A3736" w:rsidDel="00BF658A" w:rsidRDefault="000D15CD" w:rsidP="000D15CD">
      <w:pPr>
        <w:pStyle w:val="BulletList2"/>
        <w:numPr>
          <w:ilvl w:val="1"/>
          <w:numId w:val="4"/>
        </w:numPr>
        <w:rPr>
          <w:moveFrom w:id="673" w:author="Isha Gupta" w:date="2017-05-17T10:50:00Z"/>
        </w:rPr>
      </w:pPr>
      <w:moveFrom w:id="674" w:author="Isha Gupta" w:date="2017-05-17T10:50:00Z">
        <w:r w:rsidDel="00BF658A">
          <w:t>Based on the calculation we can decide.</w:t>
        </w:r>
      </w:moveFrom>
    </w:p>
    <w:p w14:paraId="5A6D0A17" w14:textId="7ADBF246" w:rsidR="00DF5BBA" w:rsidDel="00BF658A" w:rsidRDefault="00DF5BBA" w:rsidP="00DF5BBA">
      <w:pPr>
        <w:pStyle w:val="BulletList2"/>
        <w:rPr>
          <w:moveFrom w:id="675" w:author="Isha Gupta" w:date="2017-05-17T10:50:00Z"/>
        </w:rPr>
      </w:pPr>
      <w:moveFrom w:id="676" w:author="Isha Gupta" w:date="2017-05-17T10:50:00Z">
        <w:r w:rsidRPr="009A3736" w:rsidDel="00BF658A">
          <w:t>What is the acceptable request range that must be catered to in a given amount of time under a given operating load?</w:t>
        </w:r>
      </w:moveFrom>
    </w:p>
    <w:p w14:paraId="24290413" w14:textId="52CAC3E0" w:rsidR="000D15CD" w:rsidRPr="009A3736" w:rsidDel="00BF658A" w:rsidRDefault="000D15CD" w:rsidP="000D15CD">
      <w:pPr>
        <w:pStyle w:val="BulletList2"/>
        <w:numPr>
          <w:ilvl w:val="1"/>
          <w:numId w:val="4"/>
        </w:numPr>
        <w:rPr>
          <w:moveFrom w:id="677" w:author="Isha Gupta" w:date="2017-05-17T10:50:00Z"/>
        </w:rPr>
      </w:pPr>
      <w:moveFrom w:id="678" w:author="Isha Gupta" w:date="2017-05-17T10:50:00Z">
        <w:r w:rsidDel="00BF658A">
          <w:t>Depends on the calculation.</w:t>
        </w:r>
      </w:moveFrom>
    </w:p>
    <w:p w14:paraId="548E2012" w14:textId="47C94609" w:rsidR="00DF5BBA" w:rsidRPr="009A3736" w:rsidDel="00BF658A" w:rsidRDefault="00DF5BBA" w:rsidP="00DF5BBA">
      <w:pPr>
        <w:pStyle w:val="BulletList1"/>
        <w:rPr>
          <w:moveFrom w:id="679" w:author="Isha Gupta" w:date="2017-05-17T10:50:00Z"/>
        </w:rPr>
      </w:pPr>
      <w:moveFrom w:id="680" w:author="Isha Gupta" w:date="2017-05-17T10:50:00Z">
        <w:r w:rsidRPr="009A3736" w:rsidDel="00BF658A">
          <w:t xml:space="preserve">Response Time </w:t>
        </w:r>
      </w:moveFrom>
    </w:p>
    <w:p w14:paraId="6B714434" w14:textId="3ACC3D7B" w:rsidR="00DF5BBA" w:rsidDel="00BF658A" w:rsidRDefault="00DF5BBA" w:rsidP="00DF5BBA">
      <w:pPr>
        <w:pStyle w:val="BulletList2"/>
        <w:rPr>
          <w:moveFrom w:id="681" w:author="Isha Gupta" w:date="2017-05-17T10:50:00Z"/>
        </w:rPr>
      </w:pPr>
      <w:moveFrom w:id="682" w:author="Isha Gupta" w:date="2017-05-17T10:50:00Z">
        <w:r w:rsidRPr="009A3736" w:rsidDel="00BF658A">
          <w:t>What is the acceptable response time range (in seconds) to a user action on the system?</w:t>
        </w:r>
      </w:moveFrom>
    </w:p>
    <w:p w14:paraId="73526DC8" w14:textId="040FFA28" w:rsidR="000D15CD" w:rsidRPr="009A3736" w:rsidDel="00BF658A" w:rsidRDefault="000D15CD" w:rsidP="000D15CD">
      <w:pPr>
        <w:pStyle w:val="BulletList2"/>
        <w:numPr>
          <w:ilvl w:val="1"/>
          <w:numId w:val="4"/>
        </w:numPr>
        <w:rPr>
          <w:moveFrom w:id="683" w:author="Isha Gupta" w:date="2017-05-17T10:50:00Z"/>
        </w:rPr>
      </w:pPr>
      <w:moveFrom w:id="684" w:author="Isha Gupta" w:date="2017-05-17T10:50:00Z">
        <w:r w:rsidDel="00BF658A">
          <w:t>&lt; 1sec.</w:t>
        </w:r>
      </w:moveFrom>
    </w:p>
    <w:p w14:paraId="3C4A8B44" w14:textId="73FC777E" w:rsidR="00DF5BBA" w:rsidRPr="009A3736" w:rsidDel="00BF658A" w:rsidRDefault="00DF5BBA" w:rsidP="00DF5BBA">
      <w:pPr>
        <w:pStyle w:val="BulletList1"/>
        <w:rPr>
          <w:moveFrom w:id="685" w:author="Isha Gupta" w:date="2017-05-17T10:50:00Z"/>
        </w:rPr>
      </w:pPr>
      <w:moveFrom w:id="686" w:author="Isha Gupta" w:date="2017-05-17T10:50:00Z">
        <w:r w:rsidRPr="009A3736" w:rsidDel="00BF658A">
          <w:t>Resource Usage          </w:t>
        </w:r>
      </w:moveFrom>
    </w:p>
    <w:p w14:paraId="12CD820D" w14:textId="201DEDA6" w:rsidR="00DF5BBA" w:rsidDel="00BF658A" w:rsidRDefault="00DF5BBA" w:rsidP="00DF5BBA">
      <w:pPr>
        <w:pStyle w:val="BulletList2"/>
        <w:rPr>
          <w:moveFrom w:id="687" w:author="Isha Gupta" w:date="2017-05-17T10:50:00Z"/>
        </w:rPr>
      </w:pPr>
      <w:moveFrom w:id="688" w:author="Isha Gupta" w:date="2017-05-17T10:50:00Z">
        <w:r w:rsidRPr="009A3736" w:rsidDel="00BF658A">
          <w:t>Are there size or capacity constraints on the data to be processed by the system?</w:t>
        </w:r>
        <w:r w:rsidR="000D15CD" w:rsidDel="00BF658A">
          <w:t xml:space="preserve"> </w:t>
        </w:r>
      </w:moveFrom>
    </w:p>
    <w:p w14:paraId="7102F819" w14:textId="330C0D6D" w:rsidR="000D15CD" w:rsidRPr="009A3736" w:rsidDel="00BF658A" w:rsidRDefault="000D15CD" w:rsidP="000D15CD">
      <w:pPr>
        <w:pStyle w:val="BulletList2"/>
        <w:numPr>
          <w:ilvl w:val="1"/>
          <w:numId w:val="4"/>
        </w:numPr>
        <w:rPr>
          <w:moveFrom w:id="689" w:author="Isha Gupta" w:date="2017-05-17T10:50:00Z"/>
        </w:rPr>
      </w:pPr>
      <w:moveFrom w:id="690" w:author="Isha Gupta" w:date="2017-05-17T10:50:00Z">
        <w:r w:rsidDel="00BF658A">
          <w:t>Obviously.</w:t>
        </w:r>
      </w:moveFrom>
    </w:p>
    <w:p w14:paraId="19F4CCF2" w14:textId="7528B4B8" w:rsidR="00DF5BBA" w:rsidDel="00BF658A" w:rsidRDefault="00DF5BBA" w:rsidP="00DF5BBA">
      <w:pPr>
        <w:pStyle w:val="BulletList2"/>
        <w:rPr>
          <w:moveFrom w:id="691" w:author="Isha Gupta" w:date="2017-05-17T10:50:00Z"/>
        </w:rPr>
      </w:pPr>
      <w:moveFrom w:id="692" w:author="Isha Gupta" w:date="2017-05-17T10:50:00Z">
        <w:r w:rsidRPr="009A3736" w:rsidDel="00BF658A">
          <w:t>Are there any CPU usage constraints while the application is executing?</w:t>
        </w:r>
      </w:moveFrom>
    </w:p>
    <w:p w14:paraId="5F672F1D" w14:textId="55DBC912" w:rsidR="000D15CD" w:rsidRPr="009A3736" w:rsidDel="00BF658A" w:rsidRDefault="000D15CD" w:rsidP="000D15CD">
      <w:pPr>
        <w:pStyle w:val="BulletList2"/>
        <w:numPr>
          <w:ilvl w:val="1"/>
          <w:numId w:val="4"/>
        </w:numPr>
        <w:rPr>
          <w:moveFrom w:id="693" w:author="Isha Gupta" w:date="2017-05-17T10:50:00Z"/>
        </w:rPr>
      </w:pPr>
      <w:moveFrom w:id="694" w:author="Isha Gupta" w:date="2017-05-17T10:50:00Z">
        <w:r w:rsidDel="00BF658A">
          <w:t>CPU standards should be met , dual core, i7, 8GB RAM etc.</w:t>
        </w:r>
      </w:moveFrom>
    </w:p>
    <w:p w14:paraId="14874527" w14:textId="61A1B1DE" w:rsidR="00DF5BBA" w:rsidRPr="009A3736" w:rsidDel="00BF658A" w:rsidRDefault="00DF5BBA" w:rsidP="00DF5BBA">
      <w:pPr>
        <w:pStyle w:val="BulletList1"/>
        <w:rPr>
          <w:moveFrom w:id="695" w:author="Isha Gupta" w:date="2017-05-17T10:50:00Z"/>
        </w:rPr>
      </w:pPr>
      <w:moveFrom w:id="696" w:author="Isha Gupta" w:date="2017-05-17T10:50:00Z">
        <w:r w:rsidRPr="009A3736" w:rsidDel="00BF658A">
          <w:t>Degradation Under Overload Conditions              </w:t>
        </w:r>
      </w:moveFrom>
    </w:p>
    <w:p w14:paraId="2474A5F0" w14:textId="6B769AC0" w:rsidR="00DF5BBA" w:rsidRPr="000D15CD" w:rsidDel="00BF658A" w:rsidRDefault="00DF5BBA" w:rsidP="00DF5BBA">
      <w:pPr>
        <w:pStyle w:val="BulletList2"/>
        <w:rPr>
          <w:moveFrom w:id="697" w:author="Isha Gupta" w:date="2017-05-17T10:50:00Z"/>
          <w:lang w:val="en-US" w:eastAsia="ja-JP"/>
        </w:rPr>
      </w:pPr>
      <w:moveFrom w:id="698" w:author="Isha Gupta" w:date="2017-05-17T10:50:00Z">
        <w:r w:rsidRPr="009A3736" w:rsidDel="00BF658A">
          <w:t>How should the system respond to extreme conditions?</w:t>
        </w:r>
      </w:moveFrom>
    </w:p>
    <w:p w14:paraId="2A0EA794" w14:textId="0016F84B" w:rsidR="000D15CD" w:rsidRPr="00DF5BBA" w:rsidDel="00BF658A" w:rsidRDefault="000D15CD" w:rsidP="000D15CD">
      <w:pPr>
        <w:pStyle w:val="BulletList2"/>
        <w:numPr>
          <w:ilvl w:val="1"/>
          <w:numId w:val="4"/>
        </w:numPr>
        <w:rPr>
          <w:moveFrom w:id="699" w:author="Isha Gupta" w:date="2017-05-17T10:50:00Z"/>
          <w:lang w:val="en-US" w:eastAsia="ja-JP"/>
        </w:rPr>
      </w:pPr>
      <w:moveFrom w:id="700" w:author="Isha Gupta" w:date="2017-05-17T10:50:00Z">
        <w:r w:rsidDel="00BF658A">
          <w:t>Please refer Infrastructure diagram section.</w:t>
        </w:r>
      </w:moveFrom>
    </w:p>
    <w:p w14:paraId="0F3FA5DF" w14:textId="2F66E982" w:rsidR="00DF5BBA" w:rsidDel="00BF658A" w:rsidRDefault="00DF5BBA" w:rsidP="00DF5BBA">
      <w:pPr>
        <w:pStyle w:val="Heading2"/>
        <w:rPr>
          <w:moveFrom w:id="701" w:author="Isha Gupta" w:date="2017-05-17T10:50:00Z"/>
        </w:rPr>
      </w:pPr>
      <w:bookmarkStart w:id="702" w:name="_Toc482009616"/>
      <w:moveFrom w:id="703" w:author="Isha Gupta" w:date="2017-05-17T10:50:00Z">
        <w:r w:rsidDel="00BF658A">
          <w:t>Security</w:t>
        </w:r>
        <w:bookmarkEnd w:id="702"/>
      </w:moveFrom>
    </w:p>
    <w:p w14:paraId="17CB0BF8" w14:textId="1A18E6E3" w:rsidR="00DF5BBA" w:rsidRPr="009A3736" w:rsidDel="00BF658A" w:rsidRDefault="00DF5BBA" w:rsidP="00DF5BBA">
      <w:pPr>
        <w:pStyle w:val="BulletList1"/>
        <w:rPr>
          <w:moveFrom w:id="704" w:author="Isha Gupta" w:date="2017-05-17T10:50:00Z"/>
        </w:rPr>
      </w:pPr>
      <w:moveFrom w:id="705" w:author="Isha Gupta" w:date="2017-05-17T10:50:00Z">
        <w:r w:rsidRPr="009A3736" w:rsidDel="00BF658A">
          <w:t>Internal Security  </w:t>
        </w:r>
      </w:moveFrom>
    </w:p>
    <w:p w14:paraId="6396E629" w14:textId="65548D36" w:rsidR="00DF5BBA" w:rsidDel="00BF658A" w:rsidRDefault="00DF5BBA" w:rsidP="00DF5BBA">
      <w:pPr>
        <w:pStyle w:val="BulletList2"/>
        <w:rPr>
          <w:moveFrom w:id="706" w:author="Isha Gupta" w:date="2017-05-17T10:50:00Z"/>
        </w:rPr>
      </w:pPr>
      <w:moveFrom w:id="707" w:author="Isha Gupta" w:date="2017-05-17T10:50:00Z">
        <w:r w:rsidRPr="009A3736" w:rsidDel="00BF658A">
          <w:t>Must access to any data or the system itself be controlled?</w:t>
        </w:r>
      </w:moveFrom>
    </w:p>
    <w:p w14:paraId="2F088E29" w14:textId="406B0AC5" w:rsidR="000D15CD" w:rsidRPr="009A3736" w:rsidDel="00BF658A" w:rsidRDefault="000D15CD" w:rsidP="000D15CD">
      <w:pPr>
        <w:pStyle w:val="BulletList2"/>
        <w:numPr>
          <w:ilvl w:val="1"/>
          <w:numId w:val="4"/>
        </w:numPr>
        <w:rPr>
          <w:moveFrom w:id="708" w:author="Isha Gupta" w:date="2017-05-17T10:50:00Z"/>
        </w:rPr>
      </w:pPr>
      <w:moveFrom w:id="709" w:author="Isha Gupta" w:date="2017-05-17T10:50:00Z">
        <w:r w:rsidDel="00BF658A">
          <w:t>Data security mechanism is implemented to avoid anti-cross site scripting and sql injection.</w:t>
        </w:r>
      </w:moveFrom>
    </w:p>
    <w:p w14:paraId="76427782" w14:textId="53416D60" w:rsidR="00DF5BBA" w:rsidRPr="000D15CD" w:rsidDel="00BF658A" w:rsidRDefault="00DF5BBA" w:rsidP="00DF5BBA">
      <w:pPr>
        <w:pStyle w:val="BulletList2"/>
        <w:rPr>
          <w:moveFrom w:id="710" w:author="Isha Gupta" w:date="2017-05-17T10:50:00Z"/>
        </w:rPr>
      </w:pPr>
      <w:moveFrom w:id="711" w:author="Isha Gupta" w:date="2017-05-17T10:50:00Z">
        <w:r w:rsidRPr="009A3736" w:rsidDel="00BF658A">
          <w:rPr>
            <w:lang w:val="en-GB"/>
          </w:rPr>
          <w:t>Are there any requirements to ensure the integrity of the system from accidental or malicious damage?</w:t>
        </w:r>
      </w:moveFrom>
    </w:p>
    <w:p w14:paraId="6EEFB467" w14:textId="0019E4A5" w:rsidR="000D15CD" w:rsidRPr="009A3736" w:rsidDel="00BF658A" w:rsidRDefault="000D15CD" w:rsidP="000D15CD">
      <w:pPr>
        <w:pStyle w:val="BulletList2"/>
        <w:numPr>
          <w:ilvl w:val="1"/>
          <w:numId w:val="4"/>
        </w:numPr>
        <w:rPr>
          <w:moveFrom w:id="712" w:author="Isha Gupta" w:date="2017-05-17T10:50:00Z"/>
        </w:rPr>
      </w:pPr>
      <w:moveFrom w:id="713" w:author="Isha Gupta" w:date="2017-05-17T10:50:00Z">
        <w:r w:rsidDel="00BF658A">
          <w:rPr>
            <w:lang w:val="en-GB"/>
          </w:rPr>
          <w:t xml:space="preserve">At data level, ACID properties will be maintained. </w:t>
        </w:r>
      </w:moveFrom>
    </w:p>
    <w:p w14:paraId="7CE8CF1F" w14:textId="7C654024" w:rsidR="00DF5BBA" w:rsidRPr="009A3736" w:rsidDel="00BF658A" w:rsidRDefault="00DF5BBA" w:rsidP="00DF5BBA">
      <w:pPr>
        <w:pStyle w:val="BulletList1"/>
        <w:rPr>
          <w:moveFrom w:id="714" w:author="Isha Gupta" w:date="2017-05-17T10:50:00Z"/>
        </w:rPr>
      </w:pPr>
      <w:moveFrom w:id="715" w:author="Isha Gupta" w:date="2017-05-17T10:50:00Z">
        <w:r w:rsidRPr="009A3736" w:rsidDel="00BF658A">
          <w:t xml:space="preserve">External Security </w:t>
        </w:r>
      </w:moveFrom>
    </w:p>
    <w:p w14:paraId="0A5ED446" w14:textId="3AD828C6" w:rsidR="00DF5BBA" w:rsidRPr="009A3736" w:rsidDel="00BF658A" w:rsidRDefault="00DF5BBA" w:rsidP="00DF5BBA">
      <w:pPr>
        <w:pStyle w:val="BulletList2"/>
        <w:rPr>
          <w:moveFrom w:id="716" w:author="Isha Gupta" w:date="2017-05-17T10:50:00Z"/>
        </w:rPr>
      </w:pPr>
      <w:moveFrom w:id="717" w:author="Isha Gupta" w:date="2017-05-17T10:50:00Z">
        <w:r w:rsidRPr="009A3736" w:rsidDel="00BF658A">
          <w:t>Is physical security an issue?</w:t>
        </w:r>
        <w:r w:rsidR="000D15CD" w:rsidDel="00BF658A">
          <w:t xml:space="preserve"> NA</w:t>
        </w:r>
      </w:moveFrom>
    </w:p>
    <w:p w14:paraId="73022637" w14:textId="29C84A6C" w:rsidR="00DF5BBA" w:rsidRPr="009A3736" w:rsidDel="00BF658A" w:rsidRDefault="00DF5BBA" w:rsidP="00DF5BBA">
      <w:pPr>
        <w:pStyle w:val="BulletList2"/>
        <w:rPr>
          <w:moveFrom w:id="718" w:author="Isha Gupta" w:date="2017-05-17T10:50:00Z"/>
        </w:rPr>
      </w:pPr>
      <w:moveFrom w:id="719" w:author="Isha Gupta" w:date="2017-05-17T10:50:00Z">
        <w:r w:rsidRPr="009A3736" w:rsidDel="00BF658A">
          <w:rPr>
            <w:lang w:val="en-GB"/>
          </w:rPr>
          <w:t>Must all external communications between the system’s data server and clients be encrypted</w:t>
        </w:r>
        <w:r w:rsidRPr="009A3736" w:rsidDel="00BF658A">
          <w:t>?</w:t>
        </w:r>
        <w:r w:rsidR="000D15CD" w:rsidDel="00BF658A">
          <w:t xml:space="preserve"> Encryption mechanism is implemented at each request level.</w:t>
        </w:r>
      </w:moveFrom>
    </w:p>
    <w:p w14:paraId="3481134D" w14:textId="3048C366" w:rsidR="00DF5BBA" w:rsidRPr="009A3736" w:rsidDel="00BF658A" w:rsidRDefault="00DF5BBA" w:rsidP="00DF5BBA">
      <w:pPr>
        <w:pStyle w:val="Heading2"/>
        <w:rPr>
          <w:moveFrom w:id="720" w:author="Isha Gupta" w:date="2017-05-17T10:50:00Z"/>
        </w:rPr>
      </w:pPr>
      <w:bookmarkStart w:id="721" w:name="_Toc276998214"/>
      <w:bookmarkStart w:id="722" w:name="_Toc482009617"/>
      <w:moveFrom w:id="723" w:author="Isha Gupta" w:date="2017-05-17T10:50:00Z">
        <w:r w:rsidRPr="00DF5BBA" w:rsidDel="00BF658A">
          <w:t>Supportability</w:t>
        </w:r>
        <w:bookmarkEnd w:id="721"/>
        <w:bookmarkEnd w:id="722"/>
        <w:r w:rsidRPr="009A3736" w:rsidDel="00BF658A">
          <w:t xml:space="preserve">    </w:t>
        </w:r>
      </w:moveFrom>
    </w:p>
    <w:p w14:paraId="56CE4C9C" w14:textId="727CF1B9" w:rsidR="00DF5BBA" w:rsidRPr="009A3736" w:rsidDel="00BF658A" w:rsidRDefault="00DF5BBA" w:rsidP="00DF5BBA">
      <w:pPr>
        <w:pStyle w:val="BulletList1"/>
        <w:rPr>
          <w:moveFrom w:id="724" w:author="Isha Gupta" w:date="2017-05-17T10:50:00Z"/>
        </w:rPr>
      </w:pPr>
      <w:moveFrom w:id="725" w:author="Isha Gupta" w:date="2017-05-17T10:50:00Z">
        <w:r w:rsidRPr="009A3736" w:rsidDel="00BF658A">
          <w:t xml:space="preserve">Ease of Installation          </w:t>
        </w:r>
      </w:moveFrom>
    </w:p>
    <w:p w14:paraId="435DDC21" w14:textId="23D22C54" w:rsidR="00DF5BBA" w:rsidRPr="009A3736" w:rsidDel="00BF658A" w:rsidRDefault="00DF5BBA" w:rsidP="00DF5BBA">
      <w:pPr>
        <w:pStyle w:val="BulletList2"/>
        <w:rPr>
          <w:moveFrom w:id="726" w:author="Isha Gupta" w:date="2017-05-17T10:50:00Z"/>
        </w:rPr>
      </w:pPr>
      <w:moveFrom w:id="727" w:author="Isha Gupta" w:date="2017-05-17T10:50:00Z">
        <w:r w:rsidRPr="009A3736" w:rsidDel="00BF658A">
          <w:t>Is there any need for an automatic installation package? Or manual installation will suffice?</w:t>
        </w:r>
        <w:r w:rsidR="000D15CD" w:rsidDel="00BF658A">
          <w:t xml:space="preserve"> NA</w:t>
        </w:r>
      </w:moveFrom>
    </w:p>
    <w:p w14:paraId="02D2C791" w14:textId="44FA72C7" w:rsidR="00DF5BBA" w:rsidRPr="009A3736" w:rsidDel="00BF658A" w:rsidRDefault="00DF5BBA" w:rsidP="00DF5BBA">
      <w:pPr>
        <w:pStyle w:val="BulletList2"/>
        <w:rPr>
          <w:moveFrom w:id="728" w:author="Isha Gupta" w:date="2017-05-17T10:50:00Z"/>
        </w:rPr>
      </w:pPr>
      <w:moveFrom w:id="729" w:author="Isha Gupta" w:date="2017-05-17T10:50:00Z">
        <w:r w:rsidRPr="009A3736" w:rsidDel="00BF658A">
          <w:t>Who is responsible for system installation?</w:t>
        </w:r>
        <w:r w:rsidR="000D15CD" w:rsidDel="00BF658A">
          <w:t xml:space="preserve"> System Admin.</w:t>
        </w:r>
      </w:moveFrom>
    </w:p>
    <w:p w14:paraId="6B3EB687" w14:textId="60746F2C" w:rsidR="00DF5BBA" w:rsidRPr="009A3736" w:rsidDel="00BF658A" w:rsidRDefault="00DF5BBA" w:rsidP="00DF5BBA">
      <w:pPr>
        <w:pStyle w:val="BulletList2"/>
        <w:rPr>
          <w:moveFrom w:id="730" w:author="Isha Gupta" w:date="2017-05-17T10:50:00Z"/>
        </w:rPr>
      </w:pPr>
      <w:moveFrom w:id="731" w:author="Isha Gupta" w:date="2017-05-17T10:50:00Z">
        <w:r w:rsidRPr="009A3736" w:rsidDel="00BF658A">
          <w:t>How many installations of the system will be required?</w:t>
        </w:r>
        <w:r w:rsidR="000D15CD" w:rsidDel="00BF658A">
          <w:t xml:space="preserve"> 1 per site.</w:t>
        </w:r>
      </w:moveFrom>
    </w:p>
    <w:p w14:paraId="5FED435E" w14:textId="6DD9C99E" w:rsidR="00DF5BBA" w:rsidRPr="009A3736" w:rsidDel="00BF658A" w:rsidRDefault="00DF5BBA" w:rsidP="00DF5BBA">
      <w:pPr>
        <w:pStyle w:val="BulletList1"/>
        <w:rPr>
          <w:moveFrom w:id="732" w:author="Isha Gupta" w:date="2017-05-17T10:50:00Z"/>
        </w:rPr>
      </w:pPr>
      <w:moveFrom w:id="733" w:author="Isha Gupta" w:date="2017-05-17T10:50:00Z">
        <w:r w:rsidRPr="009A3736" w:rsidDel="00BF658A">
          <w:t>Planned Maintenance  </w:t>
        </w:r>
      </w:moveFrom>
    </w:p>
    <w:p w14:paraId="2C3E5454" w14:textId="3DF18F5B" w:rsidR="00DF5BBA" w:rsidRPr="009A3736" w:rsidDel="00BF658A" w:rsidRDefault="00DF5BBA" w:rsidP="00DF5BBA">
      <w:pPr>
        <w:pStyle w:val="BulletList2"/>
        <w:rPr>
          <w:moveFrom w:id="734" w:author="Isha Gupta" w:date="2017-05-17T10:50:00Z"/>
        </w:rPr>
      </w:pPr>
      <w:moveFrom w:id="735" w:author="Isha Gupta" w:date="2017-05-17T10:50:00Z">
        <w:r w:rsidRPr="009A3736" w:rsidDel="00BF658A">
          <w:t>What would be the frequency of system maintenance?</w:t>
        </w:r>
        <w:r w:rsidR="000D15CD" w:rsidDel="00BF658A">
          <w:t xml:space="preserve"> NA</w:t>
        </w:r>
      </w:moveFrom>
    </w:p>
    <w:p w14:paraId="6E35D28F" w14:textId="19C230AF" w:rsidR="00DF5BBA" w:rsidRPr="009A3736" w:rsidDel="00BF658A" w:rsidRDefault="00DF5BBA" w:rsidP="00DF5BBA">
      <w:pPr>
        <w:pStyle w:val="BulletList2"/>
        <w:rPr>
          <w:moveFrom w:id="736" w:author="Isha Gupta" w:date="2017-05-17T10:50:00Z"/>
        </w:rPr>
      </w:pPr>
      <w:moveFrom w:id="737" w:author="Isha Gupta" w:date="2017-05-17T10:50:00Z">
        <w:r w:rsidRPr="009A3736" w:rsidDel="00BF658A">
          <w:t>Who will be responsible for system maintenance?</w:t>
        </w:r>
        <w:r w:rsidR="000D15CD" w:rsidDel="00BF658A">
          <w:t xml:space="preserve"> System Admin.</w:t>
        </w:r>
      </w:moveFrom>
    </w:p>
    <w:p w14:paraId="21DBB30F" w14:textId="49D2685D" w:rsidR="00DF5BBA" w:rsidRPr="009A3736" w:rsidDel="00BF658A" w:rsidRDefault="00DF5BBA" w:rsidP="00DF5BBA">
      <w:pPr>
        <w:pStyle w:val="BulletList1"/>
        <w:rPr>
          <w:moveFrom w:id="738" w:author="Isha Gupta" w:date="2017-05-17T10:50:00Z"/>
        </w:rPr>
      </w:pPr>
      <w:moveFrom w:id="739" w:author="Isha Gupta" w:date="2017-05-17T10:50:00Z">
        <w:r w:rsidRPr="009A3736" w:rsidDel="00BF658A">
          <w:t>Modification</w:t>
        </w:r>
      </w:moveFrom>
    </w:p>
    <w:p w14:paraId="04710AB6" w14:textId="5FB58378" w:rsidR="00DF5BBA" w:rsidRPr="009A3736" w:rsidDel="00BF658A" w:rsidRDefault="00DF5BBA" w:rsidP="00DF5BBA">
      <w:pPr>
        <w:pStyle w:val="BulletList2"/>
        <w:rPr>
          <w:moveFrom w:id="740" w:author="Isha Gupta" w:date="2017-05-17T10:50:00Z"/>
        </w:rPr>
      </w:pPr>
      <w:moveFrom w:id="741" w:author="Isha Gupta" w:date="2017-05-17T10:50:00Z">
        <w:r w:rsidRPr="009A3736" w:rsidDel="00BF658A">
          <w:t>What parts of the system are likely candidates for later modification?</w:t>
        </w:r>
        <w:r w:rsidR="000D15CD" w:rsidDel="00BF658A">
          <w:t xml:space="preserve"> </w:t>
        </w:r>
      </w:moveFrom>
    </w:p>
    <w:p w14:paraId="7FB4ADCC" w14:textId="51818A07" w:rsidR="00DF5BBA" w:rsidRPr="009A3736" w:rsidDel="00BF658A" w:rsidRDefault="00DF5BBA" w:rsidP="00DF5BBA">
      <w:pPr>
        <w:pStyle w:val="BulletList2"/>
        <w:rPr>
          <w:moveFrom w:id="742" w:author="Isha Gupta" w:date="2017-05-17T10:50:00Z"/>
        </w:rPr>
      </w:pPr>
      <w:moveFrom w:id="743" w:author="Isha Gupta" w:date="2017-05-17T10:50:00Z">
        <w:r w:rsidRPr="009A3736" w:rsidDel="00BF658A">
          <w:t>What sorts of modifications are expected?</w:t>
        </w:r>
      </w:moveFrom>
    </w:p>
    <w:p w14:paraId="517C6877" w14:textId="71991CE9" w:rsidR="00DF5BBA" w:rsidRPr="009A3736" w:rsidDel="00BF658A" w:rsidRDefault="00DF5BBA" w:rsidP="00DF5BBA">
      <w:pPr>
        <w:pStyle w:val="BulletList1"/>
        <w:rPr>
          <w:moveFrom w:id="744" w:author="Isha Gupta" w:date="2017-05-17T10:50:00Z"/>
        </w:rPr>
      </w:pPr>
      <w:moveFrom w:id="745" w:author="Isha Gupta" w:date="2017-05-17T10:50:00Z">
        <w:r w:rsidRPr="009A3736" w:rsidDel="00BF658A">
          <w:t>Backup</w:t>
        </w:r>
      </w:moveFrom>
    </w:p>
    <w:p w14:paraId="2CC072BA" w14:textId="760A17CF" w:rsidR="00DF5BBA" w:rsidRPr="009A3736" w:rsidDel="00BF658A" w:rsidRDefault="00DF5BBA" w:rsidP="00DF5BBA">
      <w:pPr>
        <w:pStyle w:val="BulletList2"/>
        <w:rPr>
          <w:moveFrom w:id="746" w:author="Isha Gupta" w:date="2017-05-17T10:50:00Z"/>
        </w:rPr>
      </w:pPr>
      <w:moveFrom w:id="747" w:author="Isha Gupta" w:date="2017-05-17T10:50:00Z">
        <w:r w:rsidRPr="009A3736" w:rsidDel="00BF658A">
          <w:t>How often will the system be backed up?</w:t>
        </w:r>
        <w:r w:rsidR="000D15CD" w:rsidDel="00BF658A">
          <w:t xml:space="preserve"> Scheduler is implemented as per requirement. (Weekly or daily)</w:t>
        </w:r>
      </w:moveFrom>
    </w:p>
    <w:p w14:paraId="6DFE06B6" w14:textId="1EDB3074" w:rsidR="00DF5BBA" w:rsidRPr="009A3736" w:rsidDel="00BF658A" w:rsidRDefault="00DF5BBA" w:rsidP="00DF5BBA">
      <w:pPr>
        <w:pStyle w:val="BulletList2"/>
        <w:rPr>
          <w:moveFrom w:id="748" w:author="Isha Gupta" w:date="2017-05-17T10:50:00Z"/>
        </w:rPr>
      </w:pPr>
      <w:moveFrom w:id="749" w:author="Isha Gupta" w:date="2017-05-17T10:50:00Z">
        <w:r w:rsidRPr="009A3736" w:rsidDel="00BF658A">
          <w:t>Who will be responsible for the back up?</w:t>
        </w:r>
        <w:r w:rsidR="000D15CD" w:rsidDel="00BF658A">
          <w:t xml:space="preserve"> Scheduler.</w:t>
        </w:r>
      </w:moveFrom>
    </w:p>
    <w:p w14:paraId="45545659" w14:textId="59DE8E88" w:rsidR="00DF5BBA" w:rsidRPr="009A3736" w:rsidDel="00BF658A" w:rsidRDefault="00DF5BBA" w:rsidP="00DF5BBA">
      <w:pPr>
        <w:pStyle w:val="BulletList1"/>
        <w:rPr>
          <w:moveFrom w:id="750" w:author="Isha Gupta" w:date="2017-05-17T10:50:00Z"/>
        </w:rPr>
      </w:pPr>
      <w:moveFrom w:id="751" w:author="Isha Gupta" w:date="2017-05-17T10:50:00Z">
        <w:r w:rsidRPr="009A3736" w:rsidDel="00BF658A">
          <w:t xml:space="preserve">Ease of Configuration     </w:t>
        </w:r>
      </w:moveFrom>
    </w:p>
    <w:p w14:paraId="4F817344" w14:textId="37CE54EB" w:rsidR="000D15CD" w:rsidDel="00BF658A" w:rsidRDefault="00DF5BBA" w:rsidP="00DF5BBA">
      <w:pPr>
        <w:pStyle w:val="BulletList2"/>
        <w:rPr>
          <w:moveFrom w:id="752" w:author="Isha Gupta" w:date="2017-05-17T10:50:00Z"/>
        </w:rPr>
      </w:pPr>
      <w:moveFrom w:id="753" w:author="Isha Gupta" w:date="2017-05-17T10:50:00Z">
        <w:r w:rsidRPr="009A3736" w:rsidDel="00BF658A">
          <w:t>What type of configuration requirements of the system?</w:t>
        </w:r>
        <w:r w:rsidR="000D15CD" w:rsidDel="00BF658A">
          <w:t xml:space="preserve"> </w:t>
        </w:r>
      </w:moveFrom>
    </w:p>
    <w:p w14:paraId="342FD6DD" w14:textId="6E461399" w:rsidR="00DF5BBA" w:rsidRPr="009A3736" w:rsidDel="00BF658A" w:rsidRDefault="000D15CD" w:rsidP="000D15CD">
      <w:pPr>
        <w:pStyle w:val="BulletList2"/>
        <w:numPr>
          <w:ilvl w:val="1"/>
          <w:numId w:val="4"/>
        </w:numPr>
        <w:rPr>
          <w:moveFrom w:id="754" w:author="Isha Gupta" w:date="2017-05-17T10:50:00Z"/>
        </w:rPr>
      </w:pPr>
      <w:moveFrom w:id="755" w:author="Isha Gupta" w:date="2017-05-17T10:50:00Z">
        <w:r w:rsidDel="00BF658A">
          <w:t>Service timeout changes, multi lingual etc.</w:t>
        </w:r>
      </w:moveFrom>
    </w:p>
    <w:p w14:paraId="2A52A9FD" w14:textId="61790BC9" w:rsidR="00DF5BBA" w:rsidRPr="009A3736" w:rsidDel="00BF658A" w:rsidRDefault="00DF5BBA" w:rsidP="00DF5BBA">
      <w:pPr>
        <w:pStyle w:val="BulletList2"/>
        <w:rPr>
          <w:moveFrom w:id="756" w:author="Isha Gupta" w:date="2017-05-17T10:50:00Z"/>
        </w:rPr>
      </w:pPr>
      <w:moveFrom w:id="757" w:author="Isha Gupta" w:date="2017-05-17T10:50:00Z">
        <w:r w:rsidRPr="009A3736" w:rsidDel="00BF658A">
          <w:t>Is any type of administration panel is required to configure the system?</w:t>
        </w:r>
        <w:r w:rsidR="000D15CD" w:rsidDel="00BF658A">
          <w:t xml:space="preserve"> System admin can login and configure the master data.</w:t>
        </w:r>
      </w:moveFrom>
    </w:p>
    <w:p w14:paraId="4050103F" w14:textId="74FA0C83" w:rsidR="00DF5BBA" w:rsidRPr="009A3736" w:rsidDel="00BF658A" w:rsidRDefault="00DF5BBA" w:rsidP="00DF5BBA">
      <w:pPr>
        <w:pStyle w:val="BulletList2"/>
        <w:rPr>
          <w:moveFrom w:id="758" w:author="Isha Gupta" w:date="2017-05-17T10:50:00Z"/>
        </w:rPr>
      </w:pPr>
      <w:moveFrom w:id="759" w:author="Isha Gupta" w:date="2017-05-17T10:50:00Z">
        <w:r w:rsidRPr="009A3736" w:rsidDel="00BF658A">
          <w:t>Would configuration items specified in application configuration file be acceptable?</w:t>
        </w:r>
        <w:r w:rsidR="000D15CD" w:rsidDel="00BF658A">
          <w:t xml:space="preserve"> Yes.</w:t>
        </w:r>
      </w:moveFrom>
    </w:p>
    <w:p w14:paraId="5A8C29B6" w14:textId="37BEF5B3" w:rsidR="00DF5BBA" w:rsidRPr="009A3736" w:rsidDel="00BF658A" w:rsidRDefault="00DF5BBA" w:rsidP="00DF5BBA">
      <w:pPr>
        <w:pStyle w:val="BulletList1"/>
        <w:rPr>
          <w:moveFrom w:id="760" w:author="Isha Gupta" w:date="2017-05-17T10:50:00Z"/>
        </w:rPr>
      </w:pPr>
      <w:moveFrom w:id="761" w:author="Isha Gupta" w:date="2017-05-17T10:50:00Z">
        <w:r w:rsidRPr="009A3736" w:rsidDel="00BF658A">
          <w:t xml:space="preserve">Ease of Testing  </w:t>
        </w:r>
      </w:moveFrom>
    </w:p>
    <w:p w14:paraId="4E290960" w14:textId="59AFA2C7" w:rsidR="00DF5BBA" w:rsidRPr="009A3736" w:rsidDel="00BF658A" w:rsidRDefault="00DF5BBA" w:rsidP="00DF5BBA">
      <w:pPr>
        <w:pStyle w:val="BulletList2"/>
        <w:rPr>
          <w:moveFrom w:id="762" w:author="Isha Gupta" w:date="2017-05-17T10:50:00Z"/>
        </w:rPr>
      </w:pPr>
      <w:moveFrom w:id="763" w:author="Isha Gupta" w:date="2017-05-17T10:50:00Z">
        <w:r w:rsidRPr="009A3736" w:rsidDel="00BF658A">
          <w:t>Is system needs to be testable via automated test cases?</w:t>
        </w:r>
        <w:r w:rsidR="000D15CD" w:rsidDel="00BF658A">
          <w:t xml:space="preserve"> Yes</w:t>
        </w:r>
      </w:moveFrom>
    </w:p>
    <w:p w14:paraId="1759950C" w14:textId="15E47085" w:rsidR="00DF5BBA" w:rsidRPr="009A3736" w:rsidDel="00BF658A" w:rsidRDefault="00DF5BBA" w:rsidP="00DF5BBA">
      <w:pPr>
        <w:pStyle w:val="BulletList2"/>
        <w:rPr>
          <w:moveFrom w:id="764" w:author="Isha Gupta" w:date="2017-05-17T10:50:00Z"/>
        </w:rPr>
      </w:pPr>
      <w:moveFrom w:id="765" w:author="Isha Gupta" w:date="2017-05-17T10:50:00Z">
        <w:r w:rsidRPr="009A3736" w:rsidDel="00BF658A">
          <w:t xml:space="preserve">What level of user acceptance testing is required? </w:t>
        </w:r>
        <w:r w:rsidR="00092BE8" w:rsidDel="00BF658A">
          <w:t>NA</w:t>
        </w:r>
      </w:moveFrom>
    </w:p>
    <w:p w14:paraId="62B7B9C9" w14:textId="6C9B53FC" w:rsidR="00DF5BBA" w:rsidRPr="009A3736" w:rsidDel="00BF658A" w:rsidRDefault="00DF5BBA" w:rsidP="00DF5BBA">
      <w:pPr>
        <w:pStyle w:val="BulletList2"/>
        <w:rPr>
          <w:moveFrom w:id="766" w:author="Isha Gupta" w:date="2017-05-17T10:50:00Z"/>
        </w:rPr>
      </w:pPr>
      <w:moveFrom w:id="767" w:author="Isha Gupta" w:date="2017-05-17T10:50:00Z">
        <w:r w:rsidRPr="009A3736" w:rsidDel="00BF658A">
          <w:t>Are there any requirements to load test the system?</w:t>
        </w:r>
        <w:r w:rsidR="00092BE8" w:rsidDel="00BF658A">
          <w:t xml:space="preserve"> Yes</w:t>
        </w:r>
      </w:moveFrom>
    </w:p>
    <w:p w14:paraId="3D5F3859" w14:textId="605DEC65" w:rsidR="00DF5BBA" w:rsidDel="00BF658A" w:rsidRDefault="00DF5BBA" w:rsidP="00DF5BBA">
      <w:pPr>
        <w:pStyle w:val="BulletList2"/>
        <w:rPr>
          <w:moveFrom w:id="768" w:author="Isha Gupta" w:date="2017-05-17T10:50:00Z"/>
        </w:rPr>
      </w:pPr>
      <w:moveFrom w:id="769" w:author="Isha Gupta" w:date="2017-05-17T10:50:00Z">
        <w:r w:rsidRPr="009A3736" w:rsidDel="00BF658A">
          <w:t>What level of feature isolation/factoring is required from testability perspective?</w:t>
        </w:r>
      </w:moveFrom>
    </w:p>
    <w:p w14:paraId="0901907E" w14:textId="79F635D6" w:rsidR="00092BE8" w:rsidRPr="009A3736" w:rsidDel="00BF658A" w:rsidRDefault="00092BE8" w:rsidP="00092BE8">
      <w:pPr>
        <w:pStyle w:val="BulletList2"/>
        <w:numPr>
          <w:ilvl w:val="1"/>
          <w:numId w:val="4"/>
        </w:numPr>
        <w:rPr>
          <w:moveFrom w:id="770" w:author="Isha Gupta" w:date="2017-05-17T10:50:00Z"/>
        </w:rPr>
      </w:pPr>
      <w:moveFrom w:id="771" w:author="Isha Gupta" w:date="2017-05-17T10:50:00Z">
        <w:r w:rsidDel="00BF658A">
          <w:t>All Features will be tested in an isolated way through Unit testing.</w:t>
        </w:r>
      </w:moveFrom>
    </w:p>
    <w:p w14:paraId="1C10E34E" w14:textId="0C81F0B3" w:rsidR="00DF5BBA" w:rsidRPr="009A3736" w:rsidDel="00BF658A" w:rsidRDefault="00DF5BBA" w:rsidP="00DF5BBA">
      <w:pPr>
        <w:pStyle w:val="Heading2"/>
        <w:spacing w:before="200" w:after="0"/>
        <w:rPr>
          <w:moveFrom w:id="772" w:author="Isha Gupta" w:date="2017-05-17T10:50:00Z"/>
        </w:rPr>
      </w:pPr>
      <w:bookmarkStart w:id="773" w:name="_Toc276998215"/>
      <w:bookmarkStart w:id="774" w:name="_Toc482009618"/>
      <w:moveFrom w:id="775" w:author="Isha Gupta" w:date="2017-05-17T10:50:00Z">
        <w:r w:rsidRPr="009A3736" w:rsidDel="00BF658A">
          <w:t>Infrastructure Requirements</w:t>
        </w:r>
        <w:bookmarkEnd w:id="773"/>
        <w:bookmarkEnd w:id="774"/>
        <w:r w:rsidRPr="009A3736" w:rsidDel="00BF658A">
          <w:t xml:space="preserve">      </w:t>
        </w:r>
      </w:moveFrom>
    </w:p>
    <w:p w14:paraId="4EECDD49" w14:textId="6FFBB7B3" w:rsidR="00DF5BBA" w:rsidRPr="009A3736" w:rsidDel="00BF658A" w:rsidRDefault="00DF5BBA" w:rsidP="00DF5BBA">
      <w:pPr>
        <w:pStyle w:val="BulletList1"/>
        <w:rPr>
          <w:moveFrom w:id="776" w:author="Isha Gupta" w:date="2017-05-17T10:50:00Z"/>
        </w:rPr>
      </w:pPr>
      <w:moveFrom w:id="777" w:author="Isha Gupta" w:date="2017-05-17T10:50:00Z">
        <w:r w:rsidRPr="009A3736" w:rsidDel="00BF658A">
          <w:t xml:space="preserve">Clients  </w:t>
        </w:r>
      </w:moveFrom>
    </w:p>
    <w:p w14:paraId="6FF20AF7" w14:textId="26C34278" w:rsidR="00DF5BBA" w:rsidRPr="009A3736" w:rsidDel="00BF658A" w:rsidRDefault="00DF5BBA" w:rsidP="00DF5BBA">
      <w:pPr>
        <w:pStyle w:val="BulletList2"/>
        <w:rPr>
          <w:moveFrom w:id="778" w:author="Isha Gupta" w:date="2017-05-17T10:50:00Z"/>
        </w:rPr>
      </w:pPr>
      <w:moveFrom w:id="779" w:author="Isha Gupta" w:date="2017-05-17T10:50:00Z">
        <w:r w:rsidRPr="009A3736" w:rsidDel="00BF658A">
          <w:t>What are the client system hardware, memory and browser requirements?</w:t>
        </w:r>
      </w:moveFrom>
    </w:p>
    <w:p w14:paraId="339B9094" w14:textId="2BD9B390" w:rsidR="00DF5BBA" w:rsidRPr="009A3736" w:rsidDel="00BF658A" w:rsidRDefault="00DF5BBA" w:rsidP="00DF5BBA">
      <w:pPr>
        <w:pStyle w:val="BulletList1"/>
        <w:rPr>
          <w:moveFrom w:id="780" w:author="Isha Gupta" w:date="2017-05-17T10:50:00Z"/>
        </w:rPr>
      </w:pPr>
      <w:moveFrom w:id="781" w:author="Isha Gupta" w:date="2017-05-17T10:50:00Z">
        <w:r w:rsidRPr="009A3736" w:rsidDel="00BF658A">
          <w:t xml:space="preserve">Servers </w:t>
        </w:r>
      </w:moveFrom>
    </w:p>
    <w:p w14:paraId="72065880" w14:textId="59CA571B" w:rsidR="00DF5BBA" w:rsidRPr="009A3736" w:rsidDel="00BF658A" w:rsidRDefault="00DF5BBA" w:rsidP="00DF5BBA">
      <w:pPr>
        <w:pStyle w:val="BulletList2"/>
        <w:rPr>
          <w:moveFrom w:id="782" w:author="Isha Gupta" w:date="2017-05-17T10:50:00Z"/>
        </w:rPr>
      </w:pPr>
      <w:moveFrom w:id="783" w:author="Isha Gupta" w:date="2017-05-17T10:50:00Z">
        <w:r w:rsidRPr="009A3736" w:rsidDel="00BF658A">
          <w:t>What hardware is the proposed server system to be used on?</w:t>
        </w:r>
      </w:moveFrom>
    </w:p>
    <w:p w14:paraId="787E256D" w14:textId="3D157557" w:rsidR="00DF5BBA" w:rsidRPr="009A3736" w:rsidDel="00BF658A" w:rsidRDefault="00DF5BBA" w:rsidP="00DF5BBA">
      <w:pPr>
        <w:pStyle w:val="BulletList2"/>
        <w:rPr>
          <w:moveFrom w:id="784" w:author="Isha Gupta" w:date="2017-05-17T10:50:00Z"/>
        </w:rPr>
      </w:pPr>
      <w:moveFrom w:id="785" w:author="Isha Gupta" w:date="2017-05-17T10:50:00Z">
        <w:r w:rsidRPr="009A3736" w:rsidDel="00BF658A">
          <w:t>What are the characteristics of the target hardware, including memory size and auxiliary storage space?</w:t>
        </w:r>
      </w:moveFrom>
    </w:p>
    <w:p w14:paraId="1A6EBB6A" w14:textId="7B435C0D" w:rsidR="00DF5BBA" w:rsidRPr="009A3736" w:rsidDel="00BF658A" w:rsidRDefault="00DF5BBA" w:rsidP="00DF5BBA">
      <w:pPr>
        <w:pStyle w:val="BulletList1"/>
        <w:rPr>
          <w:moveFrom w:id="786" w:author="Isha Gupta" w:date="2017-05-17T10:50:00Z"/>
        </w:rPr>
      </w:pPr>
      <w:moveFrom w:id="787" w:author="Isha Gupta" w:date="2017-05-17T10:50:00Z">
        <w:r w:rsidRPr="009A3736" w:rsidDel="00BF658A">
          <w:t xml:space="preserve">Networks </w:t>
        </w:r>
      </w:moveFrom>
    </w:p>
    <w:p w14:paraId="25188BE1" w14:textId="622F4992" w:rsidR="00DF5BBA" w:rsidRPr="009A3736" w:rsidDel="00BF658A" w:rsidRDefault="00DF5BBA" w:rsidP="00DF5BBA">
      <w:pPr>
        <w:pStyle w:val="BulletList2"/>
        <w:rPr>
          <w:moveFrom w:id="788" w:author="Isha Gupta" w:date="2017-05-17T10:50:00Z"/>
        </w:rPr>
      </w:pPr>
      <w:moveFrom w:id="789" w:author="Isha Gupta" w:date="2017-05-17T10:50:00Z">
        <w:r w:rsidRPr="009A3736" w:rsidDel="00BF658A">
          <w:t>What is the connection bandwidth required connecting Web Server and Application Server?</w:t>
        </w:r>
      </w:moveFrom>
    </w:p>
    <w:p w14:paraId="39BAFD52" w14:textId="4B2640C7" w:rsidR="00DF5BBA" w:rsidRPr="009A3736" w:rsidDel="00BF658A" w:rsidRDefault="00DF5BBA" w:rsidP="00DF5BBA">
      <w:pPr>
        <w:pStyle w:val="BulletList1"/>
        <w:rPr>
          <w:moveFrom w:id="790" w:author="Isha Gupta" w:date="2017-05-17T10:50:00Z"/>
        </w:rPr>
      </w:pPr>
      <w:moveFrom w:id="791" w:author="Isha Gupta" w:date="2017-05-17T10:50:00Z">
        <w:r w:rsidRPr="009A3736" w:rsidDel="00BF658A">
          <w:t>Peripherals</w:t>
        </w:r>
      </w:moveFrom>
    </w:p>
    <w:p w14:paraId="559510AC" w14:textId="158FEADC" w:rsidR="00DF5BBA" w:rsidRPr="009A3736" w:rsidDel="00BF658A" w:rsidRDefault="00DF5BBA" w:rsidP="00DF5BBA">
      <w:pPr>
        <w:pStyle w:val="BulletList2"/>
        <w:rPr>
          <w:moveFrom w:id="792" w:author="Isha Gupta" w:date="2017-05-17T10:50:00Z"/>
        </w:rPr>
      </w:pPr>
      <w:moveFrom w:id="793" w:author="Isha Gupta" w:date="2017-05-17T10:50:00Z">
        <w:r w:rsidRPr="009A3736" w:rsidDel="00BF658A">
          <w:t>Any specific hardware devices required running the system?</w:t>
        </w:r>
      </w:moveFrom>
    </w:p>
    <w:p w14:paraId="52AD872D" w14:textId="4D31C839" w:rsidR="00DF5BBA" w:rsidRPr="009A3736" w:rsidDel="00BF658A" w:rsidRDefault="00DF5BBA" w:rsidP="00DF5BBA">
      <w:pPr>
        <w:pStyle w:val="BulletList1"/>
        <w:rPr>
          <w:moveFrom w:id="794" w:author="Isha Gupta" w:date="2017-05-17T10:50:00Z"/>
        </w:rPr>
      </w:pPr>
      <w:moveFrom w:id="795" w:author="Isha Gupta" w:date="2017-05-17T10:50:00Z">
        <w:r w:rsidRPr="009A3736" w:rsidDel="00BF658A">
          <w:t xml:space="preserve">Web Services </w:t>
        </w:r>
      </w:moveFrom>
    </w:p>
    <w:p w14:paraId="6627AA61" w14:textId="326C14D1" w:rsidR="00DF5BBA" w:rsidRPr="009A3736" w:rsidDel="00BF658A" w:rsidRDefault="00DF5BBA" w:rsidP="00DF5BBA">
      <w:pPr>
        <w:pStyle w:val="BulletList2"/>
        <w:rPr>
          <w:moveFrom w:id="796" w:author="Isha Gupta" w:date="2017-05-17T10:50:00Z"/>
        </w:rPr>
      </w:pPr>
      <w:moveFrom w:id="797" w:author="Isha Gupta" w:date="2017-05-17T10:50:00Z">
        <w:r w:rsidRPr="009A3736" w:rsidDel="00BF658A">
          <w:t>What are the external web services on which system will depend on?</w:t>
        </w:r>
      </w:moveFrom>
    </w:p>
    <w:p w14:paraId="1AC02DB2" w14:textId="57541712" w:rsidR="00DF5BBA" w:rsidRPr="009A3736" w:rsidDel="00BF658A" w:rsidRDefault="00DF5BBA" w:rsidP="00DF5BBA">
      <w:pPr>
        <w:pStyle w:val="BulletList1"/>
        <w:rPr>
          <w:moveFrom w:id="798" w:author="Isha Gupta" w:date="2017-05-17T10:50:00Z"/>
          <w:rFonts w:eastAsia="Times New Roman" w:cs="Times New Roman"/>
        </w:rPr>
      </w:pPr>
      <w:moveFrom w:id="799" w:author="Isha Gupta" w:date="2017-05-17T10:50:00Z">
        <w:r w:rsidRPr="009A3736" w:rsidDel="00BF658A">
          <w:t>Environment</w:t>
        </w:r>
      </w:moveFrom>
    </w:p>
    <w:p w14:paraId="59A5D310" w14:textId="5005F504" w:rsidR="00DF5BBA" w:rsidRPr="009A3736" w:rsidDel="00BF658A" w:rsidRDefault="00DF5BBA" w:rsidP="00DF5BBA">
      <w:pPr>
        <w:pStyle w:val="BulletList2"/>
        <w:rPr>
          <w:moveFrom w:id="800" w:author="Isha Gupta" w:date="2017-05-17T10:50:00Z"/>
        </w:rPr>
      </w:pPr>
      <w:moveFrom w:id="801" w:author="Isha Gupta" w:date="2017-05-17T10:50:00Z">
        <w:r w:rsidRPr="009A3736" w:rsidDel="00BF658A">
          <w:t>Where will the target equipment operate?</w:t>
        </w:r>
      </w:moveFrom>
    </w:p>
    <w:p w14:paraId="499EFF01" w14:textId="0F956E60" w:rsidR="00DF5BBA" w:rsidRPr="009A3736" w:rsidDel="00BF658A" w:rsidRDefault="00DF5BBA" w:rsidP="00DF5BBA">
      <w:pPr>
        <w:pStyle w:val="BulletList2"/>
        <w:rPr>
          <w:moveFrom w:id="802" w:author="Isha Gupta" w:date="2017-05-17T10:50:00Z"/>
        </w:rPr>
      </w:pPr>
      <w:moveFrom w:id="803" w:author="Isha Gupta" w:date="2017-05-17T10:50:00Z">
        <w:r w:rsidRPr="009A3736" w:rsidDel="00BF658A">
          <w:t>Will the target equipment be in one or several locations?</w:t>
        </w:r>
      </w:moveFrom>
    </w:p>
    <w:p w14:paraId="73A99C4E" w14:textId="1C428D67" w:rsidR="00DF5BBA" w:rsidRPr="009A3736" w:rsidDel="00BF658A" w:rsidRDefault="00DF5BBA" w:rsidP="00DF5BBA">
      <w:pPr>
        <w:pStyle w:val="BulletList2"/>
        <w:rPr>
          <w:moveFrom w:id="804" w:author="Isha Gupta" w:date="2017-05-17T10:50:00Z"/>
        </w:rPr>
      </w:pPr>
      <w:moveFrom w:id="805" w:author="Isha Gupta" w:date="2017-05-17T10:50:00Z">
        <w:r w:rsidRPr="009A3736" w:rsidDel="00BF658A">
          <w:t>Will the environmental conditions in any way be out of the ordinary (for example, unusual temperatures, vibration, and magnetic fields)?</w:t>
        </w:r>
      </w:moveFrom>
    </w:p>
    <w:p w14:paraId="4CDE5F76" w14:textId="645CCB60" w:rsidR="00DF5BBA" w:rsidRPr="009A3736" w:rsidDel="00BF658A" w:rsidRDefault="00DF5BBA" w:rsidP="00DF5BBA">
      <w:pPr>
        <w:pStyle w:val="Heading2"/>
        <w:spacing w:before="200" w:after="0"/>
        <w:rPr>
          <w:moveFrom w:id="806" w:author="Isha Gupta" w:date="2017-05-17T10:50:00Z"/>
        </w:rPr>
      </w:pPr>
      <w:bookmarkStart w:id="807" w:name="_Toc276998216"/>
      <w:bookmarkStart w:id="808" w:name="_Toc482009619"/>
      <w:moveFrom w:id="809" w:author="Isha Gupta" w:date="2017-05-17T10:50:00Z">
        <w:r w:rsidRPr="009A3736" w:rsidDel="00BF658A">
          <w:t>Implementation Constraints</w:t>
        </w:r>
        <w:bookmarkEnd w:id="807"/>
        <w:bookmarkEnd w:id="808"/>
        <w:r w:rsidRPr="009A3736" w:rsidDel="00BF658A">
          <w:t xml:space="preserve">       </w:t>
        </w:r>
      </w:moveFrom>
    </w:p>
    <w:p w14:paraId="0A0106EA" w14:textId="56F30C0C" w:rsidR="00DF5BBA" w:rsidRPr="009A3736" w:rsidDel="00BF658A" w:rsidRDefault="00DF5BBA" w:rsidP="00407CF0">
      <w:pPr>
        <w:pStyle w:val="BulletList1"/>
        <w:rPr>
          <w:moveFrom w:id="810" w:author="Isha Gupta" w:date="2017-05-17T10:50:00Z"/>
        </w:rPr>
      </w:pPr>
      <w:moveFrom w:id="811" w:author="Isha Gupta" w:date="2017-05-17T10:50:00Z">
        <w:r w:rsidRPr="009A3736" w:rsidDel="00BF658A">
          <w:t>Development Platform</w:t>
        </w:r>
      </w:moveFrom>
    </w:p>
    <w:p w14:paraId="6472F8B3" w14:textId="46F176B9" w:rsidR="00B1287E" w:rsidDel="00BF658A" w:rsidRDefault="00DF5BBA" w:rsidP="00407CF0">
      <w:pPr>
        <w:pStyle w:val="BulletList2"/>
        <w:rPr>
          <w:moveFrom w:id="812" w:author="Isha Gupta" w:date="2017-05-17T10:50:00Z"/>
        </w:rPr>
      </w:pPr>
      <w:moveFrom w:id="813" w:author="Isha Gupta" w:date="2017-05-17T10:50:00Z">
        <w:r w:rsidRPr="009A3736" w:rsidDel="00BF658A">
          <w:t>Is there any specific requirement that the system should be implemented on a particular platform such as .NET 3.5?</w:t>
        </w:r>
        <w:r w:rsidR="00B1287E" w:rsidDel="00BF658A">
          <w:t xml:space="preserve"> </w:t>
        </w:r>
      </w:moveFrom>
    </w:p>
    <w:p w14:paraId="29BBE5FD" w14:textId="01A05B08" w:rsidR="00DF5BBA" w:rsidRPr="009A3736" w:rsidDel="00BF658A" w:rsidRDefault="00B1287E" w:rsidP="00B1287E">
      <w:pPr>
        <w:pStyle w:val="BulletList2"/>
        <w:numPr>
          <w:ilvl w:val="1"/>
          <w:numId w:val="4"/>
        </w:numPr>
        <w:rPr>
          <w:moveFrom w:id="814" w:author="Isha Gupta" w:date="2017-05-17T10:50:00Z"/>
        </w:rPr>
      </w:pPr>
      <w:moveFrom w:id="815" w:author="Isha Gupta" w:date="2017-05-17T10:50:00Z">
        <w:r w:rsidDel="00BF658A">
          <w:t>Reusing existing components and reducing time to market.</w:t>
        </w:r>
      </w:moveFrom>
    </w:p>
    <w:p w14:paraId="2872D129" w14:textId="7FD0EEC9" w:rsidR="00DF5BBA" w:rsidRPr="009A3736" w:rsidDel="00BF658A" w:rsidRDefault="00DF5BBA" w:rsidP="00407CF0">
      <w:pPr>
        <w:pStyle w:val="BulletList1"/>
        <w:rPr>
          <w:moveFrom w:id="816" w:author="Isha Gupta" w:date="2017-05-17T10:50:00Z"/>
        </w:rPr>
      </w:pPr>
      <w:moveFrom w:id="817" w:author="Isha Gupta" w:date="2017-05-17T10:50:00Z">
        <w:r w:rsidRPr="009A3736" w:rsidDel="00BF658A">
          <w:t>Languages</w:t>
        </w:r>
      </w:moveFrom>
    </w:p>
    <w:p w14:paraId="57CED8DA" w14:textId="4C3BB0C1" w:rsidR="00DF5BBA" w:rsidRPr="009A3736" w:rsidDel="00BF658A" w:rsidRDefault="00DF5BBA" w:rsidP="00407CF0">
      <w:pPr>
        <w:pStyle w:val="BulletList2"/>
        <w:rPr>
          <w:moveFrom w:id="818" w:author="Isha Gupta" w:date="2017-05-17T10:50:00Z"/>
        </w:rPr>
      </w:pPr>
      <w:moveFrom w:id="819" w:author="Isha Gupta" w:date="2017-05-17T10:50:00Z">
        <w:r w:rsidRPr="009A3736" w:rsidDel="00BF658A">
          <w:t xml:space="preserve">Is there any specific requirement that system should be implemented in a particular programming language?  </w:t>
        </w:r>
        <w:r w:rsidR="00B1287E" w:rsidDel="00BF658A">
          <w:t>OOPs is preferred.</w:t>
        </w:r>
      </w:moveFrom>
    </w:p>
    <w:p w14:paraId="3561FD8F" w14:textId="28F8BC66" w:rsidR="00DF5BBA" w:rsidRPr="009A3736" w:rsidDel="00BF658A" w:rsidRDefault="00DF5BBA" w:rsidP="00407CF0">
      <w:pPr>
        <w:pStyle w:val="BulletList1"/>
        <w:rPr>
          <w:moveFrom w:id="820" w:author="Isha Gupta" w:date="2017-05-17T10:50:00Z"/>
        </w:rPr>
      </w:pPr>
      <w:moveFrom w:id="821" w:author="Isha Gupta" w:date="2017-05-17T10:50:00Z">
        <w:r w:rsidRPr="009A3736" w:rsidDel="00BF658A">
          <w:t xml:space="preserve">Operating Systems          </w:t>
        </w:r>
      </w:moveFrom>
    </w:p>
    <w:p w14:paraId="0B49330A" w14:textId="771E60A2" w:rsidR="00DF5BBA" w:rsidRPr="009A3736" w:rsidDel="00BF658A" w:rsidRDefault="00DF5BBA" w:rsidP="00407CF0">
      <w:pPr>
        <w:pStyle w:val="BulletList2"/>
        <w:rPr>
          <w:moveFrom w:id="822" w:author="Isha Gupta" w:date="2017-05-17T10:50:00Z"/>
        </w:rPr>
      </w:pPr>
      <w:moveFrom w:id="823" w:author="Isha Gupta" w:date="2017-05-17T10:50:00Z">
        <w:r w:rsidRPr="009A3736" w:rsidDel="00BF658A">
          <w:t>Is it important that the system be portable (able to move to different hardware or operating system environments)?</w:t>
        </w:r>
        <w:r w:rsidR="00B1287E" w:rsidDel="00BF658A">
          <w:t xml:space="preserve"> Yes it can be used on mobile handsets also</w:t>
        </w:r>
      </w:moveFrom>
    </w:p>
    <w:p w14:paraId="1237C32E" w14:textId="2A0AC792" w:rsidR="00DF5BBA" w:rsidRPr="009A3736" w:rsidDel="00BF658A" w:rsidRDefault="00DF5BBA" w:rsidP="00407CF0">
      <w:pPr>
        <w:pStyle w:val="BulletList2"/>
        <w:rPr>
          <w:moveFrom w:id="824" w:author="Isha Gupta" w:date="2017-05-17T10:50:00Z"/>
        </w:rPr>
      </w:pPr>
      <w:moveFrom w:id="825" w:author="Isha Gupta" w:date="2017-05-17T10:50:00Z">
        <w:r w:rsidRPr="009A3736" w:rsidDel="00BF658A">
          <w:t>What Operating systems application should be able to execute on?</w:t>
        </w:r>
        <w:r w:rsidR="00B1287E" w:rsidDel="00BF658A">
          <w:t xml:space="preserve"> Windows.</w:t>
        </w:r>
      </w:moveFrom>
    </w:p>
    <w:p w14:paraId="00476633" w14:textId="7A96FF95" w:rsidR="00DF5BBA" w:rsidRPr="009A3736" w:rsidDel="00BF658A" w:rsidRDefault="00DF5BBA" w:rsidP="00407CF0">
      <w:pPr>
        <w:pStyle w:val="BulletList1"/>
        <w:rPr>
          <w:moveFrom w:id="826" w:author="Isha Gupta" w:date="2017-05-17T10:50:00Z"/>
        </w:rPr>
      </w:pPr>
      <w:moveFrom w:id="827" w:author="Isha Gupta" w:date="2017-05-17T10:50:00Z">
        <w:r w:rsidRPr="009A3736" w:rsidDel="00BF658A">
          <w:t xml:space="preserve">Standards </w:t>
        </w:r>
      </w:moveFrom>
    </w:p>
    <w:p w14:paraId="4E2865A1" w14:textId="07268FB5" w:rsidR="00DF5BBA" w:rsidRPr="009A3736" w:rsidDel="00BF658A" w:rsidRDefault="00DF5BBA" w:rsidP="00407CF0">
      <w:pPr>
        <w:pStyle w:val="BulletList2"/>
        <w:rPr>
          <w:moveFrom w:id="828" w:author="Isha Gupta" w:date="2017-05-17T10:50:00Z"/>
        </w:rPr>
      </w:pPr>
      <w:moveFrom w:id="829" w:author="Isha Gupta" w:date="2017-05-17T10:50:00Z">
        <w:r w:rsidRPr="009A3736" w:rsidDel="00BF658A">
          <w:t>Are there any specific implementation standards that need to be followed during development?</w:t>
        </w:r>
        <w:r w:rsidR="00B1287E" w:rsidDel="00BF658A">
          <w:t xml:space="preserve"> Component based programming, testing framework , optimization tools, coding guidelines. Component review tools.</w:t>
        </w:r>
      </w:moveFrom>
    </w:p>
    <w:p w14:paraId="7ECFA6AE" w14:textId="6D63CB2C" w:rsidR="00DF5BBA" w:rsidRPr="009A3736" w:rsidDel="00BF658A" w:rsidRDefault="00DF5BBA" w:rsidP="00407CF0">
      <w:pPr>
        <w:pStyle w:val="BulletList1"/>
        <w:rPr>
          <w:moveFrom w:id="830" w:author="Isha Gupta" w:date="2017-05-17T10:50:00Z"/>
        </w:rPr>
      </w:pPr>
      <w:moveFrom w:id="831" w:author="Isha Gupta" w:date="2017-05-17T10:50:00Z">
        <w:r w:rsidRPr="009A3736" w:rsidDel="00BF658A">
          <w:t>System Interfaces </w:t>
        </w:r>
      </w:moveFrom>
    </w:p>
    <w:p w14:paraId="7F3A5D97" w14:textId="28764E92" w:rsidR="00DF5BBA" w:rsidRPr="009A3736" w:rsidDel="00BF658A" w:rsidRDefault="00DF5BBA" w:rsidP="00407CF0">
      <w:pPr>
        <w:pStyle w:val="BulletList2"/>
        <w:rPr>
          <w:moveFrom w:id="832" w:author="Isha Gupta" w:date="2017-05-17T10:50:00Z"/>
        </w:rPr>
      </w:pPr>
      <w:moveFrom w:id="833" w:author="Isha Gupta" w:date="2017-05-17T10:50:00Z">
        <w:r w:rsidRPr="009A3736" w:rsidDel="00BF658A">
          <w:t>How many different types of interfaces (presentation layers) required for the system?  </w:t>
        </w:r>
      </w:moveFrom>
    </w:p>
    <w:p w14:paraId="7D2557C6" w14:textId="49C50D87" w:rsidR="00DF5BBA" w:rsidRPr="009A3736" w:rsidDel="00BF658A" w:rsidRDefault="00DF5BBA" w:rsidP="00407CF0">
      <w:pPr>
        <w:pStyle w:val="BulletList2"/>
        <w:rPr>
          <w:moveFrom w:id="834" w:author="Isha Gupta" w:date="2017-05-17T10:50:00Z"/>
          <w:rFonts w:eastAsia="Times New Roman" w:cs="Times New Roman"/>
        </w:rPr>
      </w:pPr>
      <w:moveFrom w:id="835" w:author="Isha Gupta" w:date="2017-05-17T10:50:00Z">
        <w:r w:rsidRPr="009A3736" w:rsidDel="00BF658A">
          <w:rPr>
            <w:rFonts w:eastAsia="Times New Roman" w:cs="Times New Roman"/>
          </w:rPr>
          <w:t>Is input coming from systems outside the proposed system?</w:t>
        </w:r>
        <w:r w:rsidR="00B1287E" w:rsidDel="00BF658A">
          <w:rPr>
            <w:rFonts w:eastAsia="Times New Roman" w:cs="Times New Roman"/>
          </w:rPr>
          <w:t xml:space="preserve"> NO</w:t>
        </w:r>
      </w:moveFrom>
    </w:p>
    <w:p w14:paraId="1CA532C1" w14:textId="43CEC664" w:rsidR="00DF5BBA" w:rsidRPr="009A3736" w:rsidDel="00BF658A" w:rsidRDefault="00DF5BBA" w:rsidP="00407CF0">
      <w:pPr>
        <w:pStyle w:val="BulletList2"/>
        <w:rPr>
          <w:moveFrom w:id="836" w:author="Isha Gupta" w:date="2017-05-17T10:50:00Z"/>
          <w:rFonts w:eastAsia="Times New Roman" w:cs="Times New Roman"/>
        </w:rPr>
      </w:pPr>
      <w:moveFrom w:id="837" w:author="Isha Gupta" w:date="2017-05-17T10:50:00Z">
        <w:r w:rsidRPr="009A3736" w:rsidDel="00BF658A">
          <w:rPr>
            <w:rFonts w:eastAsia="Times New Roman" w:cs="Times New Roman"/>
          </w:rPr>
          <w:t>Is output going to systems outside the proposed system?</w:t>
        </w:r>
        <w:r w:rsidR="00B1287E" w:rsidDel="00BF658A">
          <w:rPr>
            <w:rFonts w:eastAsia="Times New Roman" w:cs="Times New Roman"/>
          </w:rPr>
          <w:t xml:space="preserve"> Yes</w:t>
        </w:r>
      </w:moveFrom>
    </w:p>
    <w:p w14:paraId="0898D847" w14:textId="1A0035E8" w:rsidR="00DF5BBA" w:rsidRPr="009A3736" w:rsidDel="00BF658A" w:rsidRDefault="00DF5BBA" w:rsidP="00407CF0">
      <w:pPr>
        <w:pStyle w:val="BulletList2"/>
        <w:rPr>
          <w:moveFrom w:id="838" w:author="Isha Gupta" w:date="2017-05-17T10:50:00Z"/>
          <w:rFonts w:eastAsia="Times New Roman" w:cs="Times New Roman"/>
        </w:rPr>
      </w:pPr>
      <w:moveFrom w:id="839" w:author="Isha Gupta" w:date="2017-05-17T10:50:00Z">
        <w:r w:rsidRPr="009A3736" w:rsidDel="00BF658A">
          <w:rPr>
            <w:rFonts w:eastAsia="Times New Roman" w:cs="Times New Roman"/>
          </w:rPr>
          <w:t>Are there restrictions on the format or medium that must be used for input or output?</w:t>
        </w:r>
        <w:r w:rsidR="00B1287E" w:rsidDel="00BF658A">
          <w:rPr>
            <w:rFonts w:eastAsia="Times New Roman" w:cs="Times New Roman"/>
          </w:rPr>
          <w:t xml:space="preserve"> Yes.</w:t>
        </w:r>
      </w:moveFrom>
    </w:p>
    <w:p w14:paraId="6AADDE2D" w14:textId="1520C2E0" w:rsidR="00DF5BBA" w:rsidRPr="009A3736" w:rsidDel="00BF658A" w:rsidRDefault="00DF5BBA" w:rsidP="00407CF0">
      <w:pPr>
        <w:pStyle w:val="BulletList1"/>
        <w:rPr>
          <w:moveFrom w:id="840" w:author="Isha Gupta" w:date="2017-05-17T10:50:00Z"/>
        </w:rPr>
      </w:pPr>
      <w:moveFrom w:id="841" w:author="Isha Gupta" w:date="2017-05-17T10:50:00Z">
        <w:r w:rsidRPr="009A3736" w:rsidDel="00BF658A">
          <w:t xml:space="preserve">Legacy Systems         </w:t>
        </w:r>
      </w:moveFrom>
    </w:p>
    <w:p w14:paraId="2B316201" w14:textId="3272C5E5" w:rsidR="00DF5BBA" w:rsidRPr="009A3736" w:rsidDel="00BF658A" w:rsidRDefault="00DF5BBA" w:rsidP="00407CF0">
      <w:pPr>
        <w:pStyle w:val="BulletList2"/>
        <w:rPr>
          <w:moveFrom w:id="842" w:author="Isha Gupta" w:date="2017-05-17T10:50:00Z"/>
        </w:rPr>
      </w:pPr>
      <w:moveFrom w:id="843" w:author="Isha Gupta" w:date="2017-05-17T10:50:00Z">
        <w:r w:rsidRPr="009A3736" w:rsidDel="00BF658A">
          <w:t>Is there any type of interaction required with any existing legacy system?</w:t>
        </w:r>
        <w:r w:rsidR="00B1287E" w:rsidDel="00BF658A">
          <w:t xml:space="preserve"> yes</w:t>
        </w:r>
      </w:moveFrom>
    </w:p>
    <w:p w14:paraId="20898B4B" w14:textId="781EC11F" w:rsidR="00DF5BBA" w:rsidRPr="009A3736" w:rsidDel="00BF658A" w:rsidRDefault="00DF5BBA" w:rsidP="00407CF0">
      <w:pPr>
        <w:pStyle w:val="BulletList1"/>
        <w:rPr>
          <w:moveFrom w:id="844" w:author="Isha Gupta" w:date="2017-05-17T10:50:00Z"/>
        </w:rPr>
      </w:pPr>
      <w:moveFrom w:id="845" w:author="Isha Gupta" w:date="2017-05-17T10:50:00Z">
        <w:r w:rsidRPr="009A3736" w:rsidDel="00BF658A">
          <w:t>Databases    </w:t>
        </w:r>
      </w:moveFrom>
    </w:p>
    <w:p w14:paraId="57B1884C" w14:textId="6C903549" w:rsidR="00DF5BBA" w:rsidRPr="009A3736" w:rsidDel="00BF658A" w:rsidRDefault="00DF5BBA" w:rsidP="00407CF0">
      <w:pPr>
        <w:pStyle w:val="BulletList2"/>
        <w:rPr>
          <w:moveFrom w:id="846" w:author="Isha Gupta" w:date="2017-05-17T10:50:00Z"/>
        </w:rPr>
      </w:pPr>
      <w:moveFrom w:id="847" w:author="Isha Gupta" w:date="2017-05-17T10:50:00Z">
        <w:r w:rsidRPr="009A3736" w:rsidDel="00BF658A">
          <w:t>What database implementation application needs to support?</w:t>
        </w:r>
        <w:r w:rsidR="00B1287E" w:rsidDel="00BF658A">
          <w:t xml:space="preserve"> SQL server</w:t>
        </w:r>
      </w:moveFrom>
    </w:p>
    <w:p w14:paraId="50C6B376" w14:textId="2E897E37" w:rsidR="00DF5BBA" w:rsidRPr="009A3736" w:rsidDel="00BF658A" w:rsidRDefault="00DF5BBA" w:rsidP="00407CF0">
      <w:pPr>
        <w:pStyle w:val="BulletList2"/>
        <w:rPr>
          <w:moveFrom w:id="848" w:author="Isha Gupta" w:date="2017-05-17T10:50:00Z"/>
        </w:rPr>
      </w:pPr>
      <w:moveFrom w:id="849" w:author="Isha Gupta" w:date="2017-05-17T10:50:00Z">
        <w:r w:rsidRPr="009A3736" w:rsidDel="00BF658A">
          <w:t>Is support for more than one database required?</w:t>
        </w:r>
        <w:r w:rsidR="00B1287E" w:rsidDel="00BF658A">
          <w:t xml:space="preserve"> Yes both server and mainframe</w:t>
        </w:r>
      </w:moveFrom>
    </w:p>
    <w:p w14:paraId="71DF8643" w14:textId="1D8BB668" w:rsidR="00DF5BBA" w:rsidRPr="00407CF0" w:rsidDel="00BF658A" w:rsidRDefault="00DF5BBA" w:rsidP="00407CF0">
      <w:pPr>
        <w:pStyle w:val="BulletList1"/>
        <w:rPr>
          <w:moveFrom w:id="850" w:author="Isha Gupta" w:date="2017-05-17T10:50:00Z"/>
          <w:lang w:val="en-US" w:eastAsia="ja-JP"/>
        </w:rPr>
      </w:pPr>
      <w:moveFrom w:id="851" w:author="Isha Gupta" w:date="2017-05-17T10:50:00Z">
        <w:r w:rsidRPr="009A3736" w:rsidDel="00BF658A">
          <w:t>Will there be any database partitioning or mirroring required?</w:t>
        </w:r>
        <w:r w:rsidR="00B1287E" w:rsidDel="00BF658A">
          <w:t xml:space="preserve"> NA</w:t>
        </w:r>
      </w:moveFrom>
    </w:p>
    <w:p w14:paraId="1809B90C" w14:textId="77777777" w:rsidR="007F3F75" w:rsidRPr="00265CF5" w:rsidRDefault="007F3F75" w:rsidP="007F3F75">
      <w:pPr>
        <w:pStyle w:val="Heading1"/>
        <w:rPr>
          <w:ins w:id="852" w:author="Isha Gupta" w:date="2017-05-18T11:45:00Z"/>
        </w:rPr>
      </w:pPr>
      <w:bookmarkStart w:id="853" w:name="_Toc482009620"/>
      <w:moveFromRangeEnd w:id="568"/>
      <w:ins w:id="854" w:author="Isha Gupta" w:date="2017-05-18T11:45:00Z">
        <w:r>
          <w:lastRenderedPageBreak/>
          <w:t>NFR Considerations</w:t>
        </w:r>
      </w:ins>
    </w:p>
    <w:p w14:paraId="480CC58B" w14:textId="77777777" w:rsidR="007F3F75" w:rsidRDefault="007F3F75" w:rsidP="007F3F75">
      <w:pPr>
        <w:pStyle w:val="Heading2"/>
        <w:rPr>
          <w:ins w:id="855" w:author="Isha Gupta" w:date="2017-05-18T11:45:00Z"/>
        </w:rPr>
      </w:pPr>
      <w:ins w:id="856" w:author="Isha Gupta" w:date="2017-05-18T11:45:00Z">
        <w:r>
          <w:t>Usability</w:t>
        </w:r>
      </w:ins>
    </w:p>
    <w:p w14:paraId="2D034A93" w14:textId="77777777" w:rsidR="007F3F75" w:rsidRDefault="007F3F75" w:rsidP="007F3F75">
      <w:pPr>
        <w:pStyle w:val="BulletList1"/>
        <w:rPr>
          <w:ins w:id="857" w:author="Isha Gupta" w:date="2017-05-18T11:45:00Z"/>
        </w:rPr>
      </w:pPr>
      <w:ins w:id="858" w:author="Isha Gupta" w:date="2017-05-18T11:45:00Z">
        <w:r>
          <w:t>Policy Holders, Agents, internal users, admin users and other users based on their role will be able to login to the application.</w:t>
        </w:r>
      </w:ins>
    </w:p>
    <w:p w14:paraId="7250C483" w14:textId="77777777" w:rsidR="007F3F75" w:rsidRDefault="007F3F75" w:rsidP="007F3F75">
      <w:pPr>
        <w:pStyle w:val="BulletList1"/>
        <w:rPr>
          <w:ins w:id="859" w:author="Isha Gupta" w:date="2017-05-18T11:45:00Z"/>
        </w:rPr>
      </w:pPr>
      <w:ins w:id="860" w:author="Isha Gupta" w:date="2017-05-18T11:45:00Z">
        <w:r>
          <w:t xml:space="preserve">All kinds of input validation will be part of applications business logic. </w:t>
        </w:r>
      </w:ins>
    </w:p>
    <w:p w14:paraId="1F8FD100" w14:textId="77777777" w:rsidR="007F3F75" w:rsidRDefault="007F3F75" w:rsidP="007F3F75">
      <w:pPr>
        <w:pStyle w:val="BulletList1"/>
        <w:rPr>
          <w:ins w:id="861" w:author="Isha Gupta" w:date="2017-05-18T11:45:00Z"/>
        </w:rPr>
      </w:pPr>
      <w:ins w:id="862" w:author="Isha Gupta" w:date="2017-05-18T11:45:00Z">
        <w:r>
          <w:t xml:space="preserve">Application will be developed in English. </w:t>
        </w:r>
      </w:ins>
    </w:p>
    <w:p w14:paraId="6B51A6C4" w14:textId="77777777" w:rsidR="007F3F75" w:rsidRPr="009A3736" w:rsidDel="002A1872" w:rsidRDefault="007F3F75" w:rsidP="007F3F75">
      <w:pPr>
        <w:pStyle w:val="BulletList1"/>
        <w:rPr>
          <w:ins w:id="863" w:author="Isha Gupta" w:date="2017-05-18T11:45:00Z"/>
          <w:del w:id="864" w:author="Isha Gupta" w:date="2017-05-17T15:15:00Z"/>
        </w:rPr>
      </w:pPr>
      <w:ins w:id="865" w:author="Isha Gupta" w:date="2017-05-18T11:45:00Z">
        <w:del w:id="866" w:author="Isha Gupta" w:date="2017-05-17T15:15:00Z">
          <w:r w:rsidRPr="009A3736" w:rsidDel="002A1872">
            <w:delText>Speed of Use</w:delText>
          </w:r>
        </w:del>
      </w:ins>
    </w:p>
    <w:p w14:paraId="3677AF21" w14:textId="77777777" w:rsidR="007F3F75" w:rsidRPr="009A3736" w:rsidDel="002A1872" w:rsidRDefault="007F3F75" w:rsidP="007F3F75">
      <w:pPr>
        <w:pStyle w:val="BulletList2"/>
        <w:rPr>
          <w:ins w:id="867" w:author="Isha Gupta" w:date="2017-05-18T11:45:00Z"/>
          <w:del w:id="868" w:author="Isha Gupta" w:date="2017-05-17T15:15:00Z"/>
        </w:rPr>
      </w:pPr>
      <w:ins w:id="869" w:author="Isha Gupta" w:date="2017-05-18T11:45:00Z">
        <w:del w:id="870" w:author="Isha Gupta" w:date="2017-05-17T15:15:00Z">
          <w:r w:rsidRPr="009A3736" w:rsidDel="002A1872">
            <w:delText>I</w:delText>
          </w:r>
          <w:commentRangeStart w:id="871"/>
          <w:r w:rsidRPr="009A3736" w:rsidDel="002A1872">
            <w:delText>s it particularly important that users be protected from making errors?</w:delText>
          </w:r>
          <w:commentRangeEnd w:id="871"/>
          <w:r w:rsidDel="002A1872">
            <w:rPr>
              <w:rStyle w:val="CommentReference"/>
            </w:rPr>
            <w:commentReference w:id="871"/>
          </w:r>
        </w:del>
      </w:ins>
    </w:p>
    <w:p w14:paraId="28865DA1" w14:textId="77777777" w:rsidR="007F3F75" w:rsidRPr="009A3736" w:rsidDel="00DB2681" w:rsidRDefault="007F3F75" w:rsidP="007F3F75">
      <w:pPr>
        <w:pStyle w:val="BulletList2"/>
        <w:rPr>
          <w:ins w:id="872" w:author="Isha Gupta" w:date="2017-05-18T11:45:00Z"/>
          <w:del w:id="873" w:author="Isha Gupta" w:date="2017-05-17T15:11:00Z"/>
        </w:rPr>
      </w:pPr>
      <w:ins w:id="874" w:author="Isha Gupta" w:date="2017-05-18T11:45:00Z">
        <w:del w:id="875" w:author="Isha Gupta" w:date="2017-05-17T15:11:00Z">
          <w:r w:rsidRPr="009A3736" w:rsidDel="00DB2681">
            <w:delText>What sort of input/output devices for the human interface are available and what are their characteristics?</w:delText>
          </w:r>
        </w:del>
      </w:ins>
    </w:p>
    <w:p w14:paraId="45C2BEC2" w14:textId="77777777" w:rsidR="007F3F75" w:rsidRPr="009A3736" w:rsidDel="002A1872" w:rsidRDefault="007F3F75" w:rsidP="007F3F75">
      <w:pPr>
        <w:pStyle w:val="BulletList1"/>
        <w:rPr>
          <w:ins w:id="876" w:author="Isha Gupta" w:date="2017-05-18T11:45:00Z"/>
          <w:del w:id="877" w:author="Isha Gupta" w:date="2017-05-17T15:16:00Z"/>
        </w:rPr>
      </w:pPr>
      <w:ins w:id="878" w:author="Isha Gupta" w:date="2017-05-18T11:45:00Z">
        <w:del w:id="879" w:author="Isha Gupta" w:date="2017-05-17T15:16:00Z">
          <w:r w:rsidRPr="009A3736" w:rsidDel="002A1872">
            <w:delText>Required User Ability</w:delText>
          </w:r>
        </w:del>
      </w:ins>
    </w:p>
    <w:p w14:paraId="5B1CE713" w14:textId="77777777" w:rsidR="007F3F75" w:rsidRPr="009A3736" w:rsidDel="002A1872" w:rsidRDefault="007F3F75" w:rsidP="007F3F75">
      <w:pPr>
        <w:pStyle w:val="BulletList2"/>
        <w:rPr>
          <w:ins w:id="880" w:author="Isha Gupta" w:date="2017-05-18T11:45:00Z"/>
          <w:del w:id="881" w:author="Isha Gupta" w:date="2017-05-17T15:16:00Z"/>
        </w:rPr>
      </w:pPr>
      <w:ins w:id="882" w:author="Isha Gupta" w:date="2017-05-18T11:45:00Z">
        <w:del w:id="883" w:author="Isha Gupta" w:date="2017-05-17T15:16:00Z">
          <w:r w:rsidRPr="009A3736" w:rsidDel="002A1872">
            <w:delText>What type of user will be using the system?</w:delText>
          </w:r>
        </w:del>
      </w:ins>
    </w:p>
    <w:p w14:paraId="7ED9B27E" w14:textId="77777777" w:rsidR="007F3F75" w:rsidRPr="009A3736" w:rsidDel="002A1872" w:rsidRDefault="007F3F75" w:rsidP="007F3F75">
      <w:pPr>
        <w:pStyle w:val="BulletList2"/>
        <w:rPr>
          <w:ins w:id="884" w:author="Isha Gupta" w:date="2017-05-18T11:45:00Z"/>
          <w:del w:id="885" w:author="Isha Gupta" w:date="2017-05-17T15:16:00Z"/>
        </w:rPr>
      </w:pPr>
      <w:commentRangeStart w:id="886"/>
      <w:ins w:id="887" w:author="Isha Gupta" w:date="2017-05-18T11:45:00Z">
        <w:del w:id="888" w:author="Isha Gupta" w:date="2017-05-17T15:16:00Z">
          <w:r w:rsidRPr="009A3736" w:rsidDel="002A1872">
            <w:delText>Will more than one type of user be using the system?</w:delText>
          </w:r>
          <w:commentRangeEnd w:id="886"/>
          <w:r w:rsidDel="002A1872">
            <w:rPr>
              <w:rStyle w:val="CommentReference"/>
            </w:rPr>
            <w:commentReference w:id="886"/>
          </w:r>
        </w:del>
      </w:ins>
    </w:p>
    <w:p w14:paraId="00A18FE0" w14:textId="77777777" w:rsidR="007F3F75" w:rsidRPr="009A3736" w:rsidDel="002A1872" w:rsidRDefault="007F3F75" w:rsidP="007F3F75">
      <w:pPr>
        <w:pStyle w:val="BulletList1"/>
        <w:rPr>
          <w:ins w:id="889" w:author="Isha Gupta" w:date="2017-05-18T11:45:00Z"/>
          <w:del w:id="890" w:author="Isha Gupta" w:date="2017-05-17T15:16:00Z"/>
        </w:rPr>
      </w:pPr>
      <w:ins w:id="891" w:author="Isha Gupta" w:date="2017-05-18T11:45:00Z">
        <w:r>
          <w:t xml:space="preserve">Application is developed in line with the current process to keep the learning curve to a minimum for the existing users. </w:t>
        </w:r>
        <w:del w:id="892" w:author="Isha Gupta" w:date="2017-05-17T15:16:00Z">
          <w:r w:rsidRPr="009A3736" w:rsidDel="002A1872">
            <w:delText>Learnability</w:delText>
          </w:r>
        </w:del>
      </w:ins>
    </w:p>
    <w:p w14:paraId="511940D7" w14:textId="77777777" w:rsidR="007F3F75" w:rsidRPr="002A1872" w:rsidDel="002A1872" w:rsidRDefault="007F3F75">
      <w:pPr>
        <w:pStyle w:val="BulletList1"/>
        <w:rPr>
          <w:ins w:id="893" w:author="Isha Gupta" w:date="2017-05-18T11:45:00Z"/>
          <w:del w:id="894" w:author="Isha Gupta" w:date="2017-05-17T15:17:00Z"/>
        </w:rPr>
        <w:pPrChange w:id="895" w:author="Isha Gupta" w:date="2017-05-17T15:16:00Z">
          <w:pPr>
            <w:pStyle w:val="BulletList2"/>
          </w:pPr>
        </w:pPrChange>
      </w:pPr>
      <w:ins w:id="896" w:author="Isha Gupta" w:date="2017-05-18T11:45:00Z">
        <w:r>
          <w:t xml:space="preserve">Detailed </w:t>
        </w:r>
        <w:del w:id="897" w:author="Isha Gupta" w:date="2017-05-17T15:17:00Z">
          <w:r w:rsidRPr="002A1872" w:rsidDel="002A1872">
            <w:delText>Is it particularly important that the system be easy to learn?</w:delText>
          </w:r>
        </w:del>
      </w:ins>
    </w:p>
    <w:p w14:paraId="50D96859" w14:textId="77777777" w:rsidR="007F3F75" w:rsidRPr="002A1872" w:rsidRDefault="007F3F75">
      <w:pPr>
        <w:pStyle w:val="BulletList1"/>
        <w:rPr>
          <w:ins w:id="898" w:author="Isha Gupta" w:date="2017-05-18T11:45:00Z"/>
          <w:i/>
          <w:rPrChange w:id="899" w:author="Isha Gupta" w:date="2017-05-17T15:17:00Z">
            <w:rPr>
              <w:ins w:id="900" w:author="Isha Gupta" w:date="2017-05-18T11:45:00Z"/>
            </w:rPr>
          </w:rPrChange>
        </w:rPr>
        <w:pPrChange w:id="901" w:author="Isha Gupta" w:date="2017-05-17T15:17:00Z">
          <w:pPr>
            <w:pStyle w:val="BulletList2"/>
          </w:pPr>
        </w:pPrChange>
      </w:pPr>
      <w:ins w:id="902" w:author="Isha Gupta" w:date="2017-05-18T11:45:00Z">
        <w:r w:rsidRPr="002A1872">
          <w:rPr>
            <w:rPrChange w:id="903" w:author="Isha Gupta" w:date="2017-05-17T15:17:00Z">
              <w:rPr>
                <w:i/>
              </w:rPr>
            </w:rPrChange>
          </w:rPr>
          <w:t>u</w:t>
        </w:r>
        <w:del w:id="904" w:author="Isha Gupta" w:date="2017-05-17T15:17:00Z">
          <w:r w:rsidRPr="002A1872" w:rsidDel="002A1872">
            <w:delText>U</w:delText>
          </w:r>
        </w:del>
        <w:r w:rsidRPr="002A1872">
          <w:t xml:space="preserve">ser </w:t>
        </w:r>
        <w:del w:id="905" w:author="Isha Gupta" w:date="2017-05-17T15:17:00Z">
          <w:r w:rsidRPr="002A1872" w:rsidDel="002A1872">
            <w:delText>manual</w:delText>
          </w:r>
        </w:del>
        <w:r w:rsidRPr="002A1872">
          <w:rPr>
            <w:rPrChange w:id="906" w:author="Isha Gupta" w:date="2017-05-17T15:17:00Z">
              <w:rPr>
                <w:i/>
              </w:rPr>
            </w:rPrChange>
          </w:rPr>
          <w:t>manual will</w:t>
        </w:r>
        <w:del w:id="907" w:author="Isha Gupta" w:date="2017-05-17T15:17:00Z">
          <w:r w:rsidRPr="002A1872" w:rsidDel="002A1872">
            <w:delText xml:space="preserve"> can</w:delText>
          </w:r>
        </w:del>
        <w:r w:rsidRPr="002A1872">
          <w:t xml:space="preserve"> be constructed</w:t>
        </w:r>
        <w:r w:rsidRPr="002A1872">
          <w:rPr>
            <w:i/>
            <w:rPrChange w:id="908" w:author="Isha Gupta" w:date="2017-05-17T15:17:00Z">
              <w:rPr/>
            </w:rPrChange>
          </w:rPr>
          <w:t>.</w:t>
        </w:r>
      </w:ins>
    </w:p>
    <w:p w14:paraId="3F850762" w14:textId="77777777" w:rsidR="007F3F75" w:rsidRPr="009A3736" w:rsidDel="002A1872" w:rsidRDefault="007F3F75" w:rsidP="007F3F75">
      <w:pPr>
        <w:pStyle w:val="BulletList1"/>
        <w:rPr>
          <w:ins w:id="909" w:author="Isha Gupta" w:date="2017-05-18T11:45:00Z"/>
          <w:del w:id="910" w:author="Isha Gupta" w:date="2017-05-17T15:18:00Z"/>
        </w:rPr>
      </w:pPr>
      <w:ins w:id="911" w:author="Isha Gupta" w:date="2017-05-18T11:45:00Z">
        <w:r>
          <w:t xml:space="preserve">For </w:t>
        </w:r>
        <w:del w:id="912" w:author="Isha Gupta" w:date="2017-05-17T15:18:00Z">
          <w:r w:rsidRPr="009A3736" w:rsidDel="002A1872">
            <w:delText>Training Material</w:delText>
          </w:r>
        </w:del>
      </w:ins>
    </w:p>
    <w:p w14:paraId="6D790767" w14:textId="77777777" w:rsidR="007F3F75" w:rsidRPr="009A3736" w:rsidDel="002A1872" w:rsidRDefault="007F3F75" w:rsidP="007F3F75">
      <w:pPr>
        <w:pStyle w:val="BulletList2"/>
        <w:rPr>
          <w:ins w:id="913" w:author="Isha Gupta" w:date="2017-05-18T11:45:00Z"/>
          <w:del w:id="914" w:author="Isha Gupta" w:date="2017-05-17T15:18:00Z"/>
        </w:rPr>
      </w:pPr>
      <w:commentRangeStart w:id="915"/>
      <w:ins w:id="916" w:author="Isha Gupta" w:date="2017-05-18T11:45:00Z">
        <w:del w:id="917" w:author="Isha Gupta" w:date="2017-05-17T15:18:00Z">
          <w:r w:rsidRPr="009A3736" w:rsidDel="002A1872">
            <w:delText>What sort of training will be required for each type of user?</w:delText>
          </w:r>
          <w:commentRangeEnd w:id="915"/>
          <w:r w:rsidDel="002A1872">
            <w:rPr>
              <w:rStyle w:val="CommentReference"/>
            </w:rPr>
            <w:commentReference w:id="915"/>
          </w:r>
        </w:del>
      </w:ins>
    </w:p>
    <w:p w14:paraId="571DDB39" w14:textId="77777777" w:rsidR="007F3F75" w:rsidRPr="009A3736" w:rsidDel="002A1872" w:rsidRDefault="007F3F75" w:rsidP="007F3F75">
      <w:pPr>
        <w:pStyle w:val="BulletList1"/>
        <w:rPr>
          <w:ins w:id="918" w:author="Isha Gupta" w:date="2017-05-18T11:45:00Z"/>
          <w:del w:id="919" w:author="Isha Gupta" w:date="2017-05-17T15:18:00Z"/>
        </w:rPr>
      </w:pPr>
      <w:ins w:id="920" w:author="Isha Gupta" w:date="2017-05-18T11:45:00Z">
        <w:r>
          <w:t>d</w:t>
        </w:r>
        <w:del w:id="921" w:author="Isha Gupta" w:date="2017-05-17T15:18:00Z">
          <w:r w:rsidRPr="009A3736" w:rsidDel="002A1872">
            <w:delText>D</w:delText>
          </w:r>
        </w:del>
        <w:r w:rsidRPr="009A3736">
          <w:t>ocumentation</w:t>
        </w:r>
        <w:r>
          <w:t xml:space="preserve"> a </w:t>
        </w:r>
      </w:ins>
    </w:p>
    <w:p w14:paraId="2F700D9F" w14:textId="77777777" w:rsidR="007F3F75" w:rsidDel="002A1872" w:rsidRDefault="007F3F75">
      <w:pPr>
        <w:pStyle w:val="BulletList1"/>
        <w:rPr>
          <w:ins w:id="922" w:author="Isha Gupta" w:date="2017-05-18T11:45:00Z"/>
          <w:del w:id="923" w:author="Isha Gupta" w:date="2017-05-17T15:18:00Z"/>
        </w:rPr>
        <w:pPrChange w:id="924" w:author="Isha Gupta" w:date="2017-05-17T15:18:00Z">
          <w:pPr>
            <w:pStyle w:val="BulletList2"/>
          </w:pPr>
        </w:pPrChange>
      </w:pPr>
      <w:ins w:id="925" w:author="Isha Gupta" w:date="2017-05-18T11:45:00Z">
        <w:del w:id="926" w:author="Isha Gupta" w:date="2017-05-17T15:18:00Z">
          <w:r w:rsidRPr="009A3736" w:rsidDel="002A1872">
            <w:delText>What kind of documentation is required?</w:delText>
          </w:r>
        </w:del>
      </w:ins>
    </w:p>
    <w:p w14:paraId="78C76686" w14:textId="77777777" w:rsidR="007F3F75" w:rsidRPr="002A1872" w:rsidRDefault="007F3F75">
      <w:pPr>
        <w:pStyle w:val="BulletList1"/>
        <w:rPr>
          <w:ins w:id="927" w:author="Isha Gupta" w:date="2017-05-18T11:45:00Z"/>
          <w:i/>
        </w:rPr>
        <w:pPrChange w:id="928" w:author="Isha Gupta" w:date="2017-05-17T15:18:00Z">
          <w:pPr>
            <w:pStyle w:val="BulletList2"/>
          </w:pPr>
        </w:pPrChange>
      </w:pPr>
      <w:ins w:id="929" w:author="Isha Gupta" w:date="2017-05-18T11:45:00Z">
        <w:r w:rsidRPr="002A1872">
          <w:rPr>
            <w:i/>
          </w:rPr>
          <w:t xml:space="preserve">Chm </w:t>
        </w:r>
        <w:r>
          <w:rPr>
            <w:i/>
          </w:rPr>
          <w:t xml:space="preserve">help </w:t>
        </w:r>
        <w:r w:rsidRPr="002A1872">
          <w:rPr>
            <w:i/>
          </w:rPr>
          <w:t>file can be provided</w:t>
        </w:r>
        <w:r>
          <w:rPr>
            <w:i/>
          </w:rPr>
          <w:t xml:space="preserve"> containing sections for each type of user.</w:t>
        </w:r>
        <w:del w:id="930" w:author="Isha Gupta" w:date="2017-05-17T15:18:00Z">
          <w:r w:rsidRPr="002A1872" w:rsidDel="002A1872">
            <w:rPr>
              <w:i/>
            </w:rPr>
            <w:delText>.</w:delText>
          </w:r>
        </w:del>
      </w:ins>
    </w:p>
    <w:p w14:paraId="14B513C0" w14:textId="77777777" w:rsidR="007F3F75" w:rsidDel="002A1872" w:rsidRDefault="007F3F75">
      <w:pPr>
        <w:pStyle w:val="BulletList2"/>
        <w:numPr>
          <w:ilvl w:val="0"/>
          <w:numId w:val="0"/>
        </w:numPr>
        <w:ind w:left="1287"/>
        <w:rPr>
          <w:ins w:id="931" w:author="Isha Gupta" w:date="2017-05-18T11:45:00Z"/>
          <w:del w:id="932" w:author="Isha Gupta" w:date="2017-05-17T15:19:00Z"/>
        </w:rPr>
        <w:pPrChange w:id="933" w:author="Isha Gupta" w:date="2017-05-17T15:19:00Z">
          <w:pPr>
            <w:pStyle w:val="BulletList2"/>
          </w:pPr>
        </w:pPrChange>
      </w:pPr>
      <w:ins w:id="934" w:author="Isha Gupta" w:date="2017-05-18T11:45:00Z">
        <w:del w:id="935" w:author="Isha Gupta" w:date="2017-05-17T15:19:00Z">
          <w:r w:rsidRPr="009A3736" w:rsidDel="002A1872">
            <w:delText>What audience is to be addressed by each document?</w:delText>
          </w:r>
          <w:r w:rsidDel="002A1872">
            <w:delText xml:space="preserve"> </w:delText>
          </w:r>
        </w:del>
      </w:ins>
    </w:p>
    <w:p w14:paraId="01C363FA" w14:textId="77777777" w:rsidR="007F3F75" w:rsidRPr="00EE5A4A" w:rsidDel="002A1872" w:rsidRDefault="007F3F75">
      <w:pPr>
        <w:pStyle w:val="BulletList2"/>
        <w:numPr>
          <w:ilvl w:val="0"/>
          <w:numId w:val="0"/>
        </w:numPr>
        <w:ind w:left="1287"/>
        <w:rPr>
          <w:ins w:id="936" w:author="Isha Gupta" w:date="2017-05-18T11:45:00Z"/>
          <w:del w:id="937" w:author="Isha Gupta" w:date="2017-05-17T15:19:00Z"/>
          <w:i/>
        </w:rPr>
        <w:pPrChange w:id="938" w:author="Isha Gupta" w:date="2017-05-17T15:19:00Z">
          <w:pPr>
            <w:pStyle w:val="BulletList2"/>
          </w:pPr>
        </w:pPrChange>
      </w:pPr>
      <w:ins w:id="939" w:author="Isha Gupta" w:date="2017-05-18T11:45:00Z">
        <w:del w:id="940" w:author="Isha Gupta" w:date="2017-05-17T15:19:00Z">
          <w:r w:rsidRPr="00EE5A4A" w:rsidDel="002A1872">
            <w:rPr>
              <w:i/>
            </w:rPr>
            <w:delText>Policy holder, Agent etc.</w:delText>
          </w:r>
        </w:del>
      </w:ins>
    </w:p>
    <w:p w14:paraId="3FDF1C47" w14:textId="77777777" w:rsidR="007F3F75" w:rsidRPr="009A3736" w:rsidDel="002A1872" w:rsidRDefault="007F3F75" w:rsidP="007F3F75">
      <w:pPr>
        <w:pStyle w:val="BulletList1"/>
        <w:rPr>
          <w:ins w:id="941" w:author="Isha Gupta" w:date="2017-05-18T11:45:00Z"/>
          <w:del w:id="942" w:author="Isha Gupta" w:date="2017-05-17T15:19:00Z"/>
        </w:rPr>
      </w:pPr>
      <w:ins w:id="943" w:author="Isha Gupta" w:date="2017-05-18T11:45:00Z">
        <w:del w:id="944" w:author="Isha Gupta" w:date="2017-05-17T15:19:00Z">
          <w:r w:rsidRPr="009A3736" w:rsidDel="002A1872">
            <w:delText>On-line Help</w:delText>
          </w:r>
        </w:del>
      </w:ins>
    </w:p>
    <w:p w14:paraId="6D4C9AF2" w14:textId="77777777" w:rsidR="007F3F75" w:rsidRPr="00EE5A4A" w:rsidDel="002A1872" w:rsidRDefault="007F3F75" w:rsidP="007F3F75">
      <w:pPr>
        <w:pStyle w:val="BulletList2"/>
        <w:rPr>
          <w:ins w:id="945" w:author="Isha Gupta" w:date="2017-05-18T11:45:00Z"/>
          <w:del w:id="946" w:author="Isha Gupta" w:date="2017-05-17T15:19:00Z"/>
          <w:strike/>
        </w:rPr>
      </w:pPr>
      <w:ins w:id="947" w:author="Isha Gupta" w:date="2017-05-18T11:45:00Z">
        <w:del w:id="948" w:author="Isha Gupta" w:date="2017-05-17T15:19:00Z">
          <w:r w:rsidRPr="00EE5A4A" w:rsidDel="002A1872">
            <w:rPr>
              <w:strike/>
            </w:rPr>
            <w:delText>What format of online help is required?</w:delText>
          </w:r>
        </w:del>
      </w:ins>
    </w:p>
    <w:p w14:paraId="2EE12DE0" w14:textId="77777777" w:rsidR="007F3F75" w:rsidRPr="00EE5A4A" w:rsidDel="002A1872" w:rsidRDefault="007F3F75" w:rsidP="007F3F75">
      <w:pPr>
        <w:pStyle w:val="BulletList2"/>
        <w:rPr>
          <w:ins w:id="949" w:author="Isha Gupta" w:date="2017-05-18T11:45:00Z"/>
          <w:del w:id="950" w:author="Isha Gupta" w:date="2017-05-17T15:19:00Z"/>
          <w:strike/>
        </w:rPr>
      </w:pPr>
      <w:ins w:id="951" w:author="Isha Gupta" w:date="2017-05-18T11:45:00Z">
        <w:del w:id="952" w:author="Isha Gupta" w:date="2017-05-17T15:19:00Z">
          <w:r w:rsidRPr="00EE5A4A" w:rsidDel="002A1872">
            <w:rPr>
              <w:strike/>
            </w:rPr>
            <w:delText>How extensive help needs to be – page wise or functionality wise?</w:delText>
          </w:r>
        </w:del>
      </w:ins>
    </w:p>
    <w:p w14:paraId="0FA9BCE0" w14:textId="77777777" w:rsidR="007F3F75" w:rsidRPr="009A3736" w:rsidDel="002A1872" w:rsidRDefault="007F3F75" w:rsidP="007F3F75">
      <w:pPr>
        <w:pStyle w:val="BulletList1"/>
        <w:rPr>
          <w:ins w:id="953" w:author="Isha Gupta" w:date="2017-05-18T11:45:00Z"/>
          <w:del w:id="954" w:author="Isha Gupta" w:date="2017-05-17T15:19:00Z"/>
        </w:rPr>
      </w:pPr>
      <w:ins w:id="955" w:author="Isha Gupta" w:date="2017-05-18T11:45:00Z">
        <w:del w:id="956" w:author="Isha Gupta" w:date="2017-05-17T15:19:00Z">
          <w:r w:rsidRPr="009A3736" w:rsidDel="002A1872">
            <w:delText>Consistency</w:delText>
          </w:r>
        </w:del>
      </w:ins>
    </w:p>
    <w:p w14:paraId="7DBF9053" w14:textId="77777777" w:rsidR="007F3F75" w:rsidRPr="00DF5BBA" w:rsidDel="002A1872" w:rsidRDefault="007F3F75" w:rsidP="007F3F75">
      <w:pPr>
        <w:pStyle w:val="BulletList2"/>
        <w:rPr>
          <w:ins w:id="957" w:author="Isha Gupta" w:date="2017-05-18T11:45:00Z"/>
          <w:del w:id="958" w:author="Isha Gupta" w:date="2017-05-17T15:19:00Z"/>
          <w:lang w:val="en-US" w:eastAsia="ja-JP"/>
        </w:rPr>
      </w:pPr>
      <w:ins w:id="959" w:author="Isha Gupta" w:date="2017-05-18T11:45:00Z">
        <w:del w:id="960" w:author="Isha Gupta" w:date="2017-05-17T15:19:00Z">
          <w:r w:rsidRPr="009A3736" w:rsidDel="002A1872">
            <w:delText xml:space="preserve">What type of user-interface consistency in the system is </w:delText>
          </w:r>
          <w:commentRangeStart w:id="961"/>
          <w:r w:rsidRPr="009A3736" w:rsidDel="002A1872">
            <w:delText>required</w:delText>
          </w:r>
          <w:commentRangeEnd w:id="961"/>
          <w:r w:rsidDel="002A1872">
            <w:rPr>
              <w:rStyle w:val="CommentReference"/>
            </w:rPr>
            <w:commentReference w:id="961"/>
          </w:r>
          <w:r w:rsidRPr="009A3736" w:rsidDel="002A1872">
            <w:delText>?</w:delText>
          </w:r>
        </w:del>
      </w:ins>
    </w:p>
    <w:p w14:paraId="3910ADC6" w14:textId="77777777" w:rsidR="007F3F75" w:rsidRDefault="007F3F75" w:rsidP="007F3F75">
      <w:pPr>
        <w:pStyle w:val="Heading2"/>
        <w:rPr>
          <w:ins w:id="962" w:author="Isha Gupta" w:date="2017-05-18T11:45:00Z"/>
        </w:rPr>
      </w:pPr>
      <w:ins w:id="963" w:author="Isha Gupta" w:date="2017-05-18T11:45:00Z">
        <w:r>
          <w:t>Reliability</w:t>
        </w:r>
      </w:ins>
    </w:p>
    <w:p w14:paraId="4FE754E1" w14:textId="77777777" w:rsidR="007F3F75" w:rsidRPr="009A3736" w:rsidDel="00C77774" w:rsidRDefault="007F3F75">
      <w:pPr>
        <w:pStyle w:val="BulletList1"/>
        <w:rPr>
          <w:ins w:id="964" w:author="Isha Gupta" w:date="2017-05-18T11:45:00Z"/>
          <w:del w:id="965" w:author="Isha Gupta" w:date="2017-05-17T15:21:00Z"/>
        </w:rPr>
      </w:pPr>
      <w:ins w:id="966" w:author="Isha Gupta" w:date="2017-05-18T11:45:00Z">
        <w:del w:id="967" w:author="Isha Gupta" w:date="2017-05-17T15:21:00Z">
          <w:r w:rsidRPr="009A3736" w:rsidDel="00C77774">
            <w:delText>Maximum Failure Rate</w:delText>
          </w:r>
        </w:del>
      </w:ins>
    </w:p>
    <w:p w14:paraId="78B00E4E" w14:textId="77777777" w:rsidR="007F3F75" w:rsidDel="00C77774" w:rsidRDefault="007F3F75">
      <w:pPr>
        <w:pStyle w:val="BulletList1"/>
        <w:rPr>
          <w:ins w:id="968" w:author="Isha Gupta" w:date="2017-05-18T11:45:00Z"/>
          <w:del w:id="969" w:author="Isha Gupta" w:date="2017-05-17T15:21:00Z"/>
        </w:rPr>
        <w:pPrChange w:id="970" w:author="Isha Gupta" w:date="2017-05-17T15:21:00Z">
          <w:pPr>
            <w:pStyle w:val="BulletList2"/>
          </w:pPr>
        </w:pPrChange>
      </w:pPr>
      <w:ins w:id="971" w:author="Isha Gupta" w:date="2017-05-18T11:45:00Z">
        <w:del w:id="972" w:author="Isha Gupta" w:date="2017-05-17T15:21:00Z">
          <w:r w:rsidRPr="009A3736" w:rsidDel="00C77774">
            <w:delText>What is the acceptable % range of failure in delivering a particular request?</w:delText>
          </w:r>
        </w:del>
      </w:ins>
    </w:p>
    <w:p w14:paraId="1521CCFC" w14:textId="77777777" w:rsidR="007F3F75" w:rsidRPr="00C77774" w:rsidRDefault="007F3F75">
      <w:pPr>
        <w:pStyle w:val="BulletList1"/>
        <w:rPr>
          <w:ins w:id="973" w:author="Isha Gupta" w:date="2017-05-18T11:45:00Z"/>
          <w:rPrChange w:id="974" w:author="Isha Gupta" w:date="2017-05-17T15:21:00Z">
            <w:rPr>
              <w:ins w:id="975" w:author="Isha Gupta" w:date="2017-05-18T11:45:00Z"/>
              <w:i/>
            </w:rPr>
          </w:rPrChange>
        </w:rPr>
        <w:pPrChange w:id="976" w:author="Isha Gupta" w:date="2017-05-17T15:21:00Z">
          <w:pPr>
            <w:pStyle w:val="BulletList2"/>
          </w:pPr>
        </w:pPrChange>
      </w:pPr>
      <w:ins w:id="977" w:author="Isha Gupta" w:date="2017-05-18T11:45:00Z">
        <w:r w:rsidRPr="00C77774">
          <w:rPr>
            <w:rPrChange w:id="978" w:author="Isha Gupta" w:date="2017-05-17T15:21:00Z">
              <w:rPr>
                <w:i/>
              </w:rPr>
            </w:rPrChange>
          </w:rPr>
          <w:t xml:space="preserve">Number of users logged in at a </w:t>
        </w:r>
        <w:del w:id="979" w:author="Isha Gupta" w:date="2017-05-18T09:57:00Z">
          <w:r w:rsidRPr="00C77774" w:rsidDel="00834273">
            <w:rPr>
              <w:rPrChange w:id="980" w:author="Isha Gupta" w:date="2017-05-17T15:21:00Z">
                <w:rPr>
                  <w:i/>
                </w:rPr>
              </w:rPrChange>
            </w:rPr>
            <w:delText>particular time</w:delText>
          </w:r>
        </w:del>
        <w:r w:rsidRPr="00834273">
          <w:t>time</w:t>
        </w:r>
        <w:r w:rsidRPr="00C77774">
          <w:rPr>
            <w:rPrChange w:id="981" w:author="Isha Gupta" w:date="2017-05-17T15:21:00Z">
              <w:rPr>
                <w:i/>
              </w:rPr>
            </w:rPrChange>
          </w:rPr>
          <w:t xml:space="preserve"> can be managed and restricted to handle</w:t>
        </w:r>
        <w:r>
          <w:t xml:space="preserve"> &amp; optimize</w:t>
        </w:r>
        <w:r w:rsidRPr="00C77774">
          <w:rPr>
            <w:rPrChange w:id="982" w:author="Isha Gupta" w:date="2017-05-17T15:21:00Z">
              <w:rPr>
                <w:i/>
              </w:rPr>
            </w:rPrChange>
          </w:rPr>
          <w:t xml:space="preserve"> t</w:t>
        </w:r>
        <w:r>
          <w:t>he time required to deliver a request</w:t>
        </w:r>
        <w:del w:id="983" w:author="Isha Gupta" w:date="2017-05-17T15:24:00Z">
          <w:r w:rsidRPr="00C77774" w:rsidDel="00DB5F31">
            <w:rPr>
              <w:rPrChange w:id="984" w:author="Isha Gupta" w:date="2017-05-17T15:21:00Z">
                <w:rPr>
                  <w:i/>
                </w:rPr>
              </w:rPrChange>
            </w:rPr>
            <w:delText>his</w:delText>
          </w:r>
        </w:del>
        <w:r w:rsidRPr="00C77774">
          <w:rPr>
            <w:rPrChange w:id="985" w:author="Isha Gupta" w:date="2017-05-17T15:21:00Z">
              <w:rPr>
                <w:i/>
              </w:rPr>
            </w:rPrChange>
          </w:rPr>
          <w:t>.</w:t>
        </w:r>
      </w:ins>
    </w:p>
    <w:p w14:paraId="4CC1A2C2" w14:textId="77777777" w:rsidR="007F3F75" w:rsidRPr="00C77774" w:rsidDel="00DB5F31" w:rsidRDefault="007F3F75">
      <w:pPr>
        <w:pStyle w:val="BulletList1"/>
        <w:rPr>
          <w:ins w:id="986" w:author="Isha Gupta" w:date="2017-05-18T11:45:00Z"/>
          <w:del w:id="987" w:author="Isha Gupta" w:date="2017-05-17T15:25:00Z"/>
          <w:rPrChange w:id="988" w:author="Isha Gupta" w:date="2017-05-17T15:21:00Z">
            <w:rPr>
              <w:ins w:id="989" w:author="Isha Gupta" w:date="2017-05-18T11:45:00Z"/>
              <w:del w:id="990" w:author="Isha Gupta" w:date="2017-05-17T15:25:00Z"/>
              <w:i/>
            </w:rPr>
          </w:rPrChange>
        </w:rPr>
        <w:pPrChange w:id="991" w:author="Isha Gupta" w:date="2017-05-17T15:21:00Z">
          <w:pPr>
            <w:pStyle w:val="BulletList2"/>
          </w:pPr>
        </w:pPrChange>
      </w:pPr>
      <w:ins w:id="992" w:author="Isha Gupta" w:date="2017-05-18T11:45:00Z">
        <w:del w:id="993" w:author="Isha Gupta" w:date="2017-05-17T15:25:00Z">
          <w:r w:rsidRPr="00C77774" w:rsidDel="00DB5F31">
            <w:rPr>
              <w:rPrChange w:id="994" w:author="Isha Gupta" w:date="2017-05-17T15:21:00Z">
                <w:rPr>
                  <w:i/>
                </w:rPr>
              </w:rPrChange>
            </w:rPr>
            <w:delText>Performance will be down after certain number of user hits.</w:delText>
          </w:r>
        </w:del>
      </w:ins>
    </w:p>
    <w:p w14:paraId="3B8DC3B2" w14:textId="77777777" w:rsidR="007F3F75" w:rsidRPr="009A3736" w:rsidDel="00DB5F31" w:rsidRDefault="007F3F75" w:rsidP="007F3F75">
      <w:pPr>
        <w:pStyle w:val="BulletList1"/>
        <w:rPr>
          <w:ins w:id="995" w:author="Isha Gupta" w:date="2017-05-18T11:45:00Z"/>
          <w:del w:id="996" w:author="Isha Gupta" w:date="2017-05-17T15:22:00Z"/>
        </w:rPr>
      </w:pPr>
      <w:ins w:id="997" w:author="Isha Gupta" w:date="2017-05-18T11:45:00Z">
        <w:del w:id="998" w:author="Isha Gupta" w:date="2017-05-17T15:22:00Z">
          <w:r w:rsidRPr="009A3736" w:rsidDel="00DB5F31">
            <w:delText>Maximum Down Time</w:delText>
          </w:r>
        </w:del>
      </w:ins>
    </w:p>
    <w:p w14:paraId="489947A0" w14:textId="77777777" w:rsidR="007F3F75" w:rsidRPr="009A3736" w:rsidDel="00DB5F31" w:rsidRDefault="007F3F75" w:rsidP="007F3F75">
      <w:pPr>
        <w:pStyle w:val="BulletList2"/>
        <w:rPr>
          <w:ins w:id="999" w:author="Isha Gupta" w:date="2017-05-18T11:45:00Z"/>
          <w:del w:id="1000" w:author="Isha Gupta" w:date="2017-05-17T15:22:00Z"/>
        </w:rPr>
      </w:pPr>
      <w:ins w:id="1001" w:author="Isha Gupta" w:date="2017-05-18T11:45:00Z">
        <w:del w:id="1002" w:author="Isha Gupta" w:date="2017-05-17T15:22:00Z">
          <w:r w:rsidRPr="009A3736" w:rsidDel="00DB5F31">
            <w:delText>What is the acceptable system downtime per 24-hour period?</w:delText>
          </w:r>
        </w:del>
      </w:ins>
    </w:p>
    <w:p w14:paraId="3B5D954D" w14:textId="77777777" w:rsidR="007F3F75" w:rsidRPr="009A3736" w:rsidRDefault="007F3F75" w:rsidP="007F3F75">
      <w:pPr>
        <w:pStyle w:val="BulletList1"/>
        <w:rPr>
          <w:ins w:id="1003" w:author="Isha Gupta" w:date="2017-05-18T11:45:00Z"/>
        </w:rPr>
      </w:pPr>
      <w:ins w:id="1004" w:author="Isha Gupta" w:date="2017-05-18T11:45:00Z">
        <w:r w:rsidRPr="009A3736">
          <w:t xml:space="preserve">Ease of Recovery             </w:t>
        </w:r>
      </w:ins>
    </w:p>
    <w:p w14:paraId="10356C17" w14:textId="77777777" w:rsidR="007F3F75" w:rsidRDefault="007F3F75" w:rsidP="007F3F75">
      <w:pPr>
        <w:pStyle w:val="BulletList2"/>
        <w:rPr>
          <w:ins w:id="1005" w:author="Isha Gupta" w:date="2017-05-18T11:45:00Z"/>
        </w:rPr>
      </w:pPr>
      <w:ins w:id="1006" w:author="Isha Gupta" w:date="2017-05-18T11:45:00Z">
        <w:r w:rsidRPr="009A3736">
          <w:t>How should the system respond to errors?</w:t>
        </w:r>
      </w:ins>
    </w:p>
    <w:p w14:paraId="6C805BE9" w14:textId="77777777" w:rsidR="007F3F75" w:rsidRPr="00EE5A4A" w:rsidRDefault="007F3F75" w:rsidP="007F3F75">
      <w:pPr>
        <w:pStyle w:val="BulletList2"/>
        <w:rPr>
          <w:ins w:id="1007" w:author="Isha Gupta" w:date="2017-05-18T11:45:00Z"/>
          <w:i/>
        </w:rPr>
      </w:pPr>
      <w:ins w:id="1008" w:author="Isha Gupta" w:date="2017-05-18T11:45:00Z">
        <w:r>
          <w:rPr>
            <w:i/>
          </w:rPr>
          <w:t>Error Handling</w:t>
        </w:r>
        <w:del w:id="1009" w:author="Isha Gupta" w:date="2017-05-17T15:22:00Z">
          <w:r w:rsidRPr="00EE5A4A" w:rsidDel="00DB5F31">
            <w:rPr>
              <w:i/>
            </w:rPr>
            <w:delText>Exception</w:delText>
          </w:r>
        </w:del>
        <w:r w:rsidRPr="00EE5A4A">
          <w:rPr>
            <w:i/>
          </w:rPr>
          <w:t xml:space="preserve"> library </w:t>
        </w:r>
        <w:r>
          <w:rPr>
            <w:i/>
          </w:rPr>
          <w:t xml:space="preserve">will be responsible to </w:t>
        </w:r>
        <w:del w:id="1010" w:author="Isha Gupta" w:date="2017-05-17T15:26:00Z">
          <w:r w:rsidRPr="00EE5A4A" w:rsidDel="00DB5F31">
            <w:rPr>
              <w:i/>
            </w:rPr>
            <w:delText xml:space="preserve">to </w:delText>
          </w:r>
        </w:del>
        <w:r w:rsidRPr="00EE5A4A">
          <w:rPr>
            <w:i/>
          </w:rPr>
          <w:t>take care of errors and provide back up mechanisms</w:t>
        </w:r>
        <w:r>
          <w:rPr>
            <w:i/>
          </w:rPr>
          <w:t xml:space="preserve"> in scenarios of system recovery.</w:t>
        </w:r>
        <w:del w:id="1011" w:author="Isha Gupta" w:date="2017-05-17T15:26:00Z">
          <w:r w:rsidRPr="00EE5A4A" w:rsidDel="00DB5F31">
            <w:rPr>
              <w:i/>
            </w:rPr>
            <w:delText>.</w:delText>
          </w:r>
        </w:del>
      </w:ins>
    </w:p>
    <w:p w14:paraId="1352E445" w14:textId="77777777" w:rsidR="007F3F75" w:rsidRPr="009A3736" w:rsidDel="00DB5F31" w:rsidRDefault="007F3F75" w:rsidP="007F3F75">
      <w:pPr>
        <w:pStyle w:val="BulletList2"/>
        <w:rPr>
          <w:ins w:id="1012" w:author="Isha Gupta" w:date="2017-05-18T11:45:00Z"/>
          <w:del w:id="1013" w:author="Isha Gupta" w:date="2017-05-17T15:22:00Z"/>
        </w:rPr>
      </w:pPr>
      <w:ins w:id="1014" w:author="Isha Gupta" w:date="2017-05-18T11:45:00Z">
        <w:del w:id="1015" w:author="Isha Gupta" w:date="2017-05-17T15:22:00Z">
          <w:r w:rsidRPr="009A3736" w:rsidDel="00DB5F31">
            <w:delText>Is there a maximum acceptable time for restarting the syste</w:delText>
          </w:r>
          <w:r w:rsidDel="00DB5F31">
            <w:delText>m after a failure?</w:delText>
          </w:r>
        </w:del>
      </w:ins>
    </w:p>
    <w:p w14:paraId="6E0BF0D2" w14:textId="77777777" w:rsidR="007F3F75" w:rsidRPr="009A3736" w:rsidRDefault="007F3F75" w:rsidP="007F3F75">
      <w:pPr>
        <w:pStyle w:val="BulletList1"/>
        <w:rPr>
          <w:ins w:id="1016" w:author="Isha Gupta" w:date="2017-05-18T11:45:00Z"/>
        </w:rPr>
      </w:pPr>
      <w:ins w:id="1017" w:author="Isha Gupta" w:date="2017-05-18T11:45:00Z">
        <w:r w:rsidRPr="009A3736">
          <w:t>Maximum Known Bugs</w:t>
        </w:r>
      </w:ins>
    </w:p>
    <w:p w14:paraId="5B22AC9C" w14:textId="77777777" w:rsidR="007F3F75" w:rsidRDefault="007F3F75">
      <w:pPr>
        <w:pStyle w:val="BulletList2"/>
        <w:numPr>
          <w:ilvl w:val="0"/>
          <w:numId w:val="0"/>
        </w:numPr>
        <w:ind w:firstLine="360"/>
        <w:rPr>
          <w:ins w:id="1018" w:author="Isha Gupta" w:date="2017-05-18T11:45:00Z"/>
        </w:rPr>
        <w:pPrChange w:id="1019" w:author="Isha Gupta" w:date="2017-05-17T18:55:00Z">
          <w:pPr>
            <w:pStyle w:val="BulletList2"/>
          </w:pPr>
        </w:pPrChange>
      </w:pPr>
      <w:ins w:id="1020" w:author="Isha Gupta" w:date="2017-05-18T11:45:00Z">
        <w:r>
          <w:t xml:space="preserve">Application will not be deployed with any high severity </w:t>
        </w:r>
        <w:r w:rsidRPr="009A3736">
          <w:t>bugs</w:t>
        </w:r>
        <w:r>
          <w:t xml:space="preserve"> or 2 to 5 medium severity bugs.</w:t>
        </w:r>
      </w:ins>
    </w:p>
    <w:p w14:paraId="5C44D47B" w14:textId="77777777" w:rsidR="007F3F75" w:rsidRPr="000C37D0" w:rsidRDefault="007F3F75">
      <w:pPr>
        <w:pStyle w:val="BulletList2"/>
        <w:rPr>
          <w:ins w:id="1021" w:author="Isha Gupta" w:date="2017-05-18T11:45:00Z"/>
          <w:lang w:val="en-US" w:eastAsia="ja-JP"/>
          <w:rPrChange w:id="1022" w:author="Isha Gupta" w:date="2017-05-17T18:58:00Z">
            <w:rPr>
              <w:ins w:id="1023" w:author="Isha Gupta" w:date="2017-05-18T11:45:00Z"/>
            </w:rPr>
          </w:rPrChange>
        </w:rPr>
        <w:pPrChange w:id="1024" w:author="Isha Gupta" w:date="2017-05-17T18:58:00Z">
          <w:pPr>
            <w:pStyle w:val="BulletList2"/>
            <w:numPr>
              <w:ilvl w:val="1"/>
            </w:numPr>
            <w:ind w:left="2367"/>
          </w:pPr>
        </w:pPrChange>
      </w:pPr>
      <w:ins w:id="1025" w:author="Isha Gupta" w:date="2017-05-18T11:45:00Z">
        <w:r>
          <w:t xml:space="preserve">High severity would be </w:t>
        </w:r>
        <w:r>
          <w:rPr>
            <w:lang w:val="en-US" w:eastAsia="ja-JP"/>
          </w:rPr>
          <w:t xml:space="preserve">loss of </w:t>
        </w:r>
        <w:r>
          <w:t>Business Use case/ functionality or performance related</w:t>
        </w:r>
      </w:ins>
    </w:p>
    <w:p w14:paraId="57985D88" w14:textId="77777777" w:rsidR="007F3F75" w:rsidRPr="000C37D0" w:rsidRDefault="007F3F75">
      <w:pPr>
        <w:pStyle w:val="BulletList2"/>
        <w:rPr>
          <w:ins w:id="1026" w:author="Isha Gupta" w:date="2017-05-18T11:45:00Z"/>
          <w:lang w:val="en-US" w:eastAsia="ja-JP"/>
        </w:rPr>
        <w:pPrChange w:id="1027" w:author="Isha Gupta" w:date="2017-05-17T18:58:00Z">
          <w:pPr>
            <w:pStyle w:val="BulletList2"/>
            <w:numPr>
              <w:ilvl w:val="1"/>
            </w:numPr>
            <w:ind w:left="2367"/>
          </w:pPr>
        </w:pPrChange>
      </w:pPr>
      <w:ins w:id="1028" w:author="Isha Gupta" w:date="2017-05-18T11:45:00Z">
        <w:r>
          <w:rPr>
            <w:lang w:val="en-US" w:eastAsia="ja-JP"/>
          </w:rPr>
          <w:t>Medium severity would be in Reports or UI.</w:t>
        </w:r>
      </w:ins>
    </w:p>
    <w:p w14:paraId="0B490500" w14:textId="77777777" w:rsidR="007F3F75" w:rsidRPr="009A3736" w:rsidDel="000C37D0" w:rsidRDefault="007F3F75">
      <w:pPr>
        <w:pStyle w:val="BulletList2"/>
        <w:numPr>
          <w:ilvl w:val="0"/>
          <w:numId w:val="0"/>
        </w:numPr>
        <w:ind w:left="1647" w:hanging="360"/>
        <w:rPr>
          <w:ins w:id="1029" w:author="Isha Gupta" w:date="2017-05-18T11:45:00Z"/>
          <w:del w:id="1030" w:author="Isha Gupta" w:date="2017-05-17T18:54:00Z"/>
        </w:rPr>
        <w:pPrChange w:id="1031" w:author="Isha Gupta" w:date="2017-05-17T18:58:00Z">
          <w:pPr>
            <w:pStyle w:val="BulletList2"/>
          </w:pPr>
        </w:pPrChange>
      </w:pPr>
      <w:ins w:id="1032" w:author="Isha Gupta" w:date="2017-05-18T11:45:00Z">
        <w:del w:id="1033" w:author="Isha Gupta" w:date="2017-05-17T18:53:00Z">
          <w:r w:rsidRPr="009A3736" w:rsidDel="000C37D0">
            <w:delText>What is the acceptable</w:delText>
          </w:r>
        </w:del>
        <w:del w:id="1034" w:author="Isha Gupta" w:date="2017-05-17T18:54:00Z">
          <w:r w:rsidRPr="009A3736" w:rsidDel="000C37D0">
            <w:delText xml:space="preserve"> number of known high severity </w:delText>
          </w:r>
        </w:del>
        <w:del w:id="1035" w:author="Isha Gupta" w:date="2017-05-17T18:55:00Z">
          <w:r w:rsidRPr="009A3736" w:rsidDel="000C37D0">
            <w:delText>bugs</w:delText>
          </w:r>
        </w:del>
        <w:del w:id="1036" w:author="Isha Gupta" w:date="2017-05-17T18:54:00Z">
          <w:r w:rsidRPr="009A3736" w:rsidDel="000C37D0">
            <w:delText>?</w:delText>
          </w:r>
          <w:r w:rsidDel="000C37D0">
            <w:delText xml:space="preserve"> 0 </w:delText>
          </w:r>
        </w:del>
      </w:ins>
    </w:p>
    <w:p w14:paraId="0B517545" w14:textId="77777777" w:rsidR="007F3F75" w:rsidRPr="009A3736" w:rsidDel="000C37D0" w:rsidRDefault="007F3F75">
      <w:pPr>
        <w:pStyle w:val="BulletList2"/>
        <w:numPr>
          <w:ilvl w:val="0"/>
          <w:numId w:val="0"/>
        </w:numPr>
        <w:ind w:left="1287"/>
        <w:rPr>
          <w:ins w:id="1037" w:author="Isha Gupta" w:date="2017-05-18T11:45:00Z"/>
          <w:del w:id="1038" w:author="Isha Gupta" w:date="2017-05-17T18:58:00Z"/>
        </w:rPr>
        <w:pPrChange w:id="1039" w:author="Isha Gupta" w:date="2017-05-17T18:58:00Z">
          <w:pPr>
            <w:pStyle w:val="BulletList2"/>
          </w:pPr>
        </w:pPrChange>
      </w:pPr>
      <w:ins w:id="1040" w:author="Isha Gupta" w:date="2017-05-18T11:45:00Z">
        <w:del w:id="1041" w:author="Isha Gupta" w:date="2017-05-17T18:55:00Z">
          <w:r w:rsidRPr="009A3736" w:rsidDel="000C37D0">
            <w:delText>What is the acceptable number of known medium severity bugs?</w:delText>
          </w:r>
          <w:r w:rsidDel="000C37D0">
            <w:delText xml:space="preserve"> 2-5</w:delText>
          </w:r>
        </w:del>
      </w:ins>
    </w:p>
    <w:p w14:paraId="4F0C883F" w14:textId="77777777" w:rsidR="007F3F75" w:rsidRPr="00EE5A4A" w:rsidDel="000C37D0" w:rsidRDefault="007F3F75">
      <w:pPr>
        <w:pStyle w:val="BulletList2"/>
        <w:numPr>
          <w:ilvl w:val="0"/>
          <w:numId w:val="0"/>
        </w:numPr>
        <w:ind w:left="1287"/>
        <w:rPr>
          <w:ins w:id="1042" w:author="Isha Gupta" w:date="2017-05-18T11:45:00Z"/>
          <w:del w:id="1043" w:author="Isha Gupta" w:date="2017-05-17T18:55:00Z"/>
          <w:lang w:val="en-US" w:eastAsia="ja-JP"/>
        </w:rPr>
        <w:pPrChange w:id="1044" w:author="Isha Gupta" w:date="2017-05-17T18:58:00Z">
          <w:pPr>
            <w:pStyle w:val="BulletList2"/>
          </w:pPr>
        </w:pPrChange>
      </w:pPr>
      <w:ins w:id="1045" w:author="Isha Gupta" w:date="2017-05-18T11:45:00Z">
        <w:del w:id="1046" w:author="Isha Gupta" w:date="2017-05-17T18:55:00Z">
          <w:r w:rsidRPr="009A3736" w:rsidDel="000C37D0">
            <w:delText>What are the criteria of High severity and Medium Severity bugs?</w:delText>
          </w:r>
          <w:r w:rsidDel="000C37D0">
            <w:delText xml:space="preserve"> </w:delText>
          </w:r>
        </w:del>
      </w:ins>
    </w:p>
    <w:p w14:paraId="2ED3AADC" w14:textId="77777777" w:rsidR="007F3F75" w:rsidRPr="00EE5A4A" w:rsidDel="000C37D0" w:rsidRDefault="007F3F75">
      <w:pPr>
        <w:pStyle w:val="BulletList2"/>
        <w:numPr>
          <w:ilvl w:val="0"/>
          <w:numId w:val="0"/>
        </w:numPr>
        <w:ind w:left="1287"/>
        <w:rPr>
          <w:ins w:id="1047" w:author="Isha Gupta" w:date="2017-05-18T11:45:00Z"/>
          <w:del w:id="1048" w:author="Isha Gupta" w:date="2017-05-17T18:55:00Z"/>
          <w:lang w:val="en-US" w:eastAsia="ja-JP"/>
        </w:rPr>
        <w:pPrChange w:id="1049" w:author="Isha Gupta" w:date="2017-05-17T18:58:00Z">
          <w:pPr>
            <w:pStyle w:val="BulletList2"/>
          </w:pPr>
        </w:pPrChange>
      </w:pPr>
      <w:ins w:id="1050" w:author="Isha Gupta" w:date="2017-05-18T11:45:00Z">
        <w:del w:id="1051" w:author="Isha Gupta" w:date="2017-05-17T18:55:00Z">
          <w:r w:rsidDel="000C37D0">
            <w:delText>High severity</w:delText>
          </w:r>
        </w:del>
      </w:ins>
    </w:p>
    <w:p w14:paraId="094E88D3" w14:textId="77777777" w:rsidR="007F3F75" w:rsidRPr="00EE5A4A" w:rsidDel="000C37D0" w:rsidRDefault="007F3F75">
      <w:pPr>
        <w:pStyle w:val="BulletList2"/>
        <w:numPr>
          <w:ilvl w:val="0"/>
          <w:numId w:val="0"/>
        </w:numPr>
        <w:ind w:left="1287"/>
        <w:rPr>
          <w:ins w:id="1052" w:author="Isha Gupta" w:date="2017-05-18T11:45:00Z"/>
          <w:del w:id="1053" w:author="Isha Gupta" w:date="2017-05-17T18:55:00Z"/>
          <w:lang w:val="en-US" w:eastAsia="ja-JP"/>
        </w:rPr>
        <w:pPrChange w:id="1054" w:author="Isha Gupta" w:date="2017-05-17T18:58:00Z">
          <w:pPr>
            <w:pStyle w:val="BulletList2"/>
            <w:numPr>
              <w:ilvl w:val="1"/>
            </w:numPr>
            <w:ind w:left="2367"/>
          </w:pPr>
        </w:pPrChange>
      </w:pPr>
      <w:ins w:id="1055" w:author="Isha Gupta" w:date="2017-05-18T11:45:00Z">
        <w:del w:id="1056" w:author="Isha Gupta" w:date="2017-05-17T18:55:00Z">
          <w:r w:rsidDel="000C37D0">
            <w:delText>Business/ functionality related</w:delText>
          </w:r>
        </w:del>
      </w:ins>
    </w:p>
    <w:p w14:paraId="24E3C465" w14:textId="77777777" w:rsidR="007F3F75" w:rsidRPr="00EE5A4A" w:rsidDel="000C37D0" w:rsidRDefault="007F3F75">
      <w:pPr>
        <w:pStyle w:val="BulletList2"/>
        <w:numPr>
          <w:ilvl w:val="0"/>
          <w:numId w:val="0"/>
        </w:numPr>
        <w:ind w:left="1287"/>
        <w:rPr>
          <w:ins w:id="1057" w:author="Isha Gupta" w:date="2017-05-18T11:45:00Z"/>
          <w:del w:id="1058" w:author="Isha Gupta" w:date="2017-05-17T18:55:00Z"/>
          <w:lang w:val="en-US" w:eastAsia="ja-JP"/>
        </w:rPr>
        <w:pPrChange w:id="1059" w:author="Isha Gupta" w:date="2017-05-17T18:58:00Z">
          <w:pPr>
            <w:pStyle w:val="BulletList2"/>
            <w:numPr>
              <w:ilvl w:val="1"/>
            </w:numPr>
            <w:ind w:left="2367"/>
          </w:pPr>
        </w:pPrChange>
      </w:pPr>
      <w:ins w:id="1060" w:author="Isha Gupta" w:date="2017-05-18T11:45:00Z">
        <w:del w:id="1061" w:author="Isha Gupta" w:date="2017-05-17T18:55:00Z">
          <w:r w:rsidDel="000C37D0">
            <w:delText>Performance related</w:delText>
          </w:r>
        </w:del>
      </w:ins>
    </w:p>
    <w:p w14:paraId="50F223F1" w14:textId="77777777" w:rsidR="007F3F75" w:rsidDel="000C37D0" w:rsidRDefault="007F3F75">
      <w:pPr>
        <w:pStyle w:val="BulletList2"/>
        <w:numPr>
          <w:ilvl w:val="0"/>
          <w:numId w:val="0"/>
        </w:numPr>
        <w:ind w:left="1287"/>
        <w:rPr>
          <w:ins w:id="1062" w:author="Isha Gupta" w:date="2017-05-18T11:45:00Z"/>
          <w:del w:id="1063" w:author="Isha Gupta" w:date="2017-05-17T18:58:00Z"/>
          <w:lang w:val="en-US" w:eastAsia="ja-JP"/>
        </w:rPr>
        <w:pPrChange w:id="1064" w:author="Isha Gupta" w:date="2017-05-17T18:58:00Z">
          <w:pPr>
            <w:pStyle w:val="BulletList2"/>
          </w:pPr>
        </w:pPrChange>
      </w:pPr>
      <w:ins w:id="1065" w:author="Isha Gupta" w:date="2017-05-18T11:45:00Z">
        <w:del w:id="1066" w:author="Isha Gupta" w:date="2017-05-17T18:58:00Z">
          <w:r w:rsidDel="000C37D0">
            <w:rPr>
              <w:lang w:val="en-US" w:eastAsia="ja-JP"/>
            </w:rPr>
            <w:delText>Medium severity</w:delText>
          </w:r>
        </w:del>
      </w:ins>
    </w:p>
    <w:p w14:paraId="7459B8CD" w14:textId="77777777" w:rsidR="007F3F75" w:rsidDel="000C37D0" w:rsidRDefault="007F3F75">
      <w:pPr>
        <w:pStyle w:val="BulletList2"/>
        <w:numPr>
          <w:ilvl w:val="0"/>
          <w:numId w:val="0"/>
        </w:numPr>
        <w:ind w:left="1287"/>
        <w:rPr>
          <w:ins w:id="1067" w:author="Isha Gupta" w:date="2017-05-18T11:45:00Z"/>
          <w:del w:id="1068" w:author="Isha Gupta" w:date="2017-05-17T18:58:00Z"/>
          <w:lang w:val="en-US" w:eastAsia="ja-JP"/>
        </w:rPr>
        <w:pPrChange w:id="1069" w:author="Isha Gupta" w:date="2017-05-17T18:58:00Z">
          <w:pPr>
            <w:pStyle w:val="BulletList2"/>
            <w:numPr>
              <w:ilvl w:val="1"/>
            </w:numPr>
            <w:ind w:left="2367"/>
          </w:pPr>
        </w:pPrChange>
      </w:pPr>
      <w:ins w:id="1070" w:author="Isha Gupta" w:date="2017-05-18T11:45:00Z">
        <w:del w:id="1071" w:author="Isha Gupta" w:date="2017-05-17T18:58:00Z">
          <w:r w:rsidDel="000C37D0">
            <w:rPr>
              <w:lang w:val="en-US" w:eastAsia="ja-JP"/>
            </w:rPr>
            <w:delText>Reports</w:delText>
          </w:r>
        </w:del>
      </w:ins>
    </w:p>
    <w:p w14:paraId="31139206" w14:textId="77777777" w:rsidR="007F3F75" w:rsidRPr="00DF5BBA" w:rsidDel="000C37D0" w:rsidRDefault="007F3F75">
      <w:pPr>
        <w:pStyle w:val="BulletList2"/>
        <w:numPr>
          <w:ilvl w:val="0"/>
          <w:numId w:val="0"/>
        </w:numPr>
        <w:ind w:left="1287"/>
        <w:rPr>
          <w:ins w:id="1072" w:author="Isha Gupta" w:date="2017-05-18T11:45:00Z"/>
          <w:del w:id="1073" w:author="Isha Gupta" w:date="2017-05-17T18:58:00Z"/>
          <w:lang w:val="en-US" w:eastAsia="ja-JP"/>
        </w:rPr>
        <w:pPrChange w:id="1074" w:author="Isha Gupta" w:date="2017-05-17T18:58:00Z">
          <w:pPr>
            <w:pStyle w:val="BulletList2"/>
            <w:numPr>
              <w:ilvl w:val="1"/>
            </w:numPr>
            <w:ind w:left="2367"/>
          </w:pPr>
        </w:pPrChange>
      </w:pPr>
      <w:ins w:id="1075" w:author="Isha Gupta" w:date="2017-05-18T11:45:00Z">
        <w:del w:id="1076" w:author="Isha Gupta" w:date="2017-05-17T18:58:00Z">
          <w:r w:rsidDel="000C37D0">
            <w:rPr>
              <w:lang w:val="en-US" w:eastAsia="ja-JP"/>
            </w:rPr>
            <w:delText>UI</w:delText>
          </w:r>
        </w:del>
      </w:ins>
    </w:p>
    <w:p w14:paraId="56D5CC44" w14:textId="77777777" w:rsidR="007F3F75" w:rsidRDefault="007F3F75" w:rsidP="007F3F75">
      <w:pPr>
        <w:pStyle w:val="Heading2"/>
        <w:rPr>
          <w:ins w:id="1077" w:author="Isha Gupta" w:date="2017-05-18T11:45:00Z"/>
        </w:rPr>
      </w:pPr>
      <w:ins w:id="1078" w:author="Isha Gupta" w:date="2017-05-18T11:45:00Z">
        <w:r>
          <w:t>Performance</w:t>
        </w:r>
      </w:ins>
    </w:p>
    <w:p w14:paraId="630A2F9B" w14:textId="77777777" w:rsidR="007F3F75" w:rsidRPr="009A3736" w:rsidRDefault="007F3F75" w:rsidP="007F3F75">
      <w:pPr>
        <w:pStyle w:val="BulletList1"/>
        <w:rPr>
          <w:ins w:id="1079" w:author="Isha Gupta" w:date="2017-05-18T11:45:00Z"/>
        </w:rPr>
      </w:pPr>
      <w:ins w:id="1080" w:author="Isha Gupta" w:date="2017-05-18T11:45:00Z">
        <w:r w:rsidRPr="009A3736">
          <w:t>Throughput    </w:t>
        </w:r>
      </w:ins>
    </w:p>
    <w:p w14:paraId="18D14486" w14:textId="77777777" w:rsidR="007F3F75" w:rsidRDefault="007F3F75" w:rsidP="007F3F75">
      <w:pPr>
        <w:pStyle w:val="BulletList2"/>
        <w:rPr>
          <w:ins w:id="1081" w:author="Isha Gupta" w:date="2017-05-18T11:45:00Z"/>
        </w:rPr>
      </w:pPr>
      <w:ins w:id="1082" w:author="Isha Gupta" w:date="2017-05-18T11:45:00Z">
        <w:r w:rsidRPr="009A3736">
          <w:t>How many concurrent users may be using the system at any given peak-use time?   </w:t>
        </w:r>
      </w:ins>
    </w:p>
    <w:p w14:paraId="2F3E7BC8" w14:textId="77777777" w:rsidR="007F3F75" w:rsidRPr="009A3736" w:rsidRDefault="007F3F75" w:rsidP="007F3F75">
      <w:pPr>
        <w:pStyle w:val="BulletList2"/>
        <w:numPr>
          <w:ilvl w:val="1"/>
          <w:numId w:val="4"/>
        </w:numPr>
        <w:rPr>
          <w:ins w:id="1083" w:author="Isha Gupta" w:date="2017-05-18T11:45:00Z"/>
        </w:rPr>
      </w:pPr>
      <w:ins w:id="1084" w:author="Isha Gupta" w:date="2017-05-18T11:45:00Z">
        <w:r>
          <w:t>It will be c</w:t>
        </w:r>
        <w:del w:id="1085" w:author="Isha Gupta" w:date="2017-05-17T19:23:00Z">
          <w:r w:rsidDel="001A6AD4">
            <w:delText>C</w:delText>
          </w:r>
        </w:del>
        <w:r>
          <w:t xml:space="preserve">alculate based on system resources and request execution time. </w:t>
        </w:r>
        <w:del w:id="1086" w:author="Isha Gupta" w:date="2017-05-17T19:23:00Z">
          <w:r w:rsidDel="001A6AD4">
            <w:delText>Look for it on net.</w:delText>
          </w:r>
        </w:del>
      </w:ins>
    </w:p>
    <w:p w14:paraId="0B1F7CDA" w14:textId="77777777" w:rsidR="007F3F75" w:rsidRDefault="007F3F75" w:rsidP="007F3F75">
      <w:pPr>
        <w:pStyle w:val="BulletList2"/>
        <w:rPr>
          <w:ins w:id="1087" w:author="Isha Gupta" w:date="2017-05-18T11:45:00Z"/>
        </w:rPr>
      </w:pPr>
      <w:ins w:id="1088" w:author="Isha Gupta" w:date="2017-05-18T11:45:00Z">
        <w:r w:rsidRPr="009A3736">
          <w:t>How many additional resource requirements (server, load balancers, etc.) are acceptable by the system to maintain acceptable latency and throughput with increasing load?</w:t>
        </w:r>
      </w:ins>
    </w:p>
    <w:p w14:paraId="52057ED3" w14:textId="77777777" w:rsidR="007F3F75" w:rsidRPr="009A3736" w:rsidRDefault="007F3F75" w:rsidP="007F3F75">
      <w:pPr>
        <w:pStyle w:val="BulletList2"/>
        <w:numPr>
          <w:ilvl w:val="1"/>
          <w:numId w:val="4"/>
        </w:numPr>
        <w:rPr>
          <w:ins w:id="1089" w:author="Isha Gupta" w:date="2017-05-18T11:45:00Z"/>
        </w:rPr>
      </w:pPr>
      <w:ins w:id="1090" w:author="Isha Gupta" w:date="2017-05-18T11:45:00Z">
        <w:r>
          <w:t>Based on the above calculation we can decide.</w:t>
        </w:r>
      </w:ins>
    </w:p>
    <w:p w14:paraId="37DF575E" w14:textId="77777777" w:rsidR="007F3F75" w:rsidRDefault="007F3F75" w:rsidP="007F3F75">
      <w:pPr>
        <w:pStyle w:val="BulletList2"/>
        <w:rPr>
          <w:ins w:id="1091" w:author="Isha Gupta" w:date="2017-05-18T11:45:00Z"/>
        </w:rPr>
      </w:pPr>
      <w:ins w:id="1092" w:author="Isha Gupta" w:date="2017-05-18T11:45:00Z">
        <w:r w:rsidRPr="009A3736">
          <w:t>What is the acceptable request range that must be catered to in a given amount of time under a given operating load?</w:t>
        </w:r>
      </w:ins>
    </w:p>
    <w:p w14:paraId="0E278E83" w14:textId="77777777" w:rsidR="007F3F75" w:rsidRPr="009A3736" w:rsidRDefault="007F3F75" w:rsidP="007F3F75">
      <w:pPr>
        <w:pStyle w:val="BulletList2"/>
        <w:numPr>
          <w:ilvl w:val="1"/>
          <w:numId w:val="4"/>
        </w:numPr>
        <w:rPr>
          <w:ins w:id="1093" w:author="Isha Gupta" w:date="2017-05-18T11:45:00Z"/>
        </w:rPr>
      </w:pPr>
      <w:ins w:id="1094" w:author="Isha Gupta" w:date="2017-05-18T11:45:00Z">
        <w:r>
          <w:t>Also d</w:t>
        </w:r>
        <w:del w:id="1095" w:author="Isha Gupta" w:date="2017-05-17T19:24:00Z">
          <w:r w:rsidDel="001324D5">
            <w:delText>D</w:delText>
          </w:r>
        </w:del>
        <w:r>
          <w:t>epends on the above calculation.</w:t>
        </w:r>
      </w:ins>
    </w:p>
    <w:p w14:paraId="1E92F782" w14:textId="77777777" w:rsidR="007F3F75" w:rsidRPr="009A3736" w:rsidRDefault="007F3F75" w:rsidP="007F3F75">
      <w:pPr>
        <w:pStyle w:val="BulletList1"/>
        <w:rPr>
          <w:ins w:id="1096" w:author="Isha Gupta" w:date="2017-05-18T11:45:00Z"/>
        </w:rPr>
      </w:pPr>
      <w:ins w:id="1097" w:author="Isha Gupta" w:date="2017-05-18T11:45:00Z">
        <w:r w:rsidRPr="009A3736">
          <w:t xml:space="preserve">Response Time </w:t>
        </w:r>
      </w:ins>
    </w:p>
    <w:p w14:paraId="072DE762" w14:textId="77777777" w:rsidR="007F3F75" w:rsidRDefault="007F3F75" w:rsidP="007F3F75">
      <w:pPr>
        <w:pStyle w:val="BulletList2"/>
        <w:rPr>
          <w:ins w:id="1098" w:author="Isha Gupta" w:date="2017-05-18T11:45:00Z"/>
        </w:rPr>
      </w:pPr>
      <w:ins w:id="1099" w:author="Isha Gupta" w:date="2017-05-18T11:45:00Z">
        <w:r w:rsidRPr="009A3736">
          <w:t>What is the acceptable response time range (in seconds) to a user action on the system?</w:t>
        </w:r>
      </w:ins>
    </w:p>
    <w:p w14:paraId="07125413" w14:textId="77777777" w:rsidR="007F3F75" w:rsidRPr="009A3736" w:rsidRDefault="007F3F75" w:rsidP="007F3F75">
      <w:pPr>
        <w:pStyle w:val="BulletList2"/>
        <w:numPr>
          <w:ilvl w:val="1"/>
          <w:numId w:val="4"/>
        </w:numPr>
        <w:rPr>
          <w:ins w:id="1100" w:author="Isha Gupta" w:date="2017-05-18T11:45:00Z"/>
        </w:rPr>
      </w:pPr>
      <w:ins w:id="1101" w:author="Isha Gupta" w:date="2017-05-18T11:45:00Z">
        <w:r>
          <w:lastRenderedPageBreak/>
          <w:t>&lt; 1sec.</w:t>
        </w:r>
      </w:ins>
    </w:p>
    <w:p w14:paraId="65301C97" w14:textId="77777777" w:rsidR="007F3F75" w:rsidRPr="009A3736" w:rsidRDefault="007F3F75" w:rsidP="007F3F75">
      <w:pPr>
        <w:pStyle w:val="BulletList1"/>
        <w:rPr>
          <w:ins w:id="1102" w:author="Isha Gupta" w:date="2017-05-18T11:45:00Z"/>
        </w:rPr>
      </w:pPr>
      <w:ins w:id="1103" w:author="Isha Gupta" w:date="2017-05-18T11:45:00Z">
        <w:r w:rsidRPr="009A3736">
          <w:t>Resource Usage          </w:t>
        </w:r>
      </w:ins>
    </w:p>
    <w:p w14:paraId="01C5B5D6" w14:textId="77777777" w:rsidR="007F3F75" w:rsidRDefault="007F3F75" w:rsidP="007F3F75">
      <w:pPr>
        <w:pStyle w:val="BulletList2"/>
        <w:rPr>
          <w:ins w:id="1104" w:author="Isha Gupta" w:date="2017-05-18T11:45:00Z"/>
        </w:rPr>
      </w:pPr>
      <w:ins w:id="1105" w:author="Isha Gupta" w:date="2017-05-18T11:45:00Z">
        <w:r w:rsidRPr="009A3736">
          <w:t>Are there size or capacity constraints on the data to be processed by the system?</w:t>
        </w:r>
        <w:r>
          <w:t xml:space="preserve"> </w:t>
        </w:r>
      </w:ins>
    </w:p>
    <w:p w14:paraId="18DD7237" w14:textId="77777777" w:rsidR="007F3F75" w:rsidRPr="009A3736" w:rsidRDefault="007F3F75" w:rsidP="007F3F75">
      <w:pPr>
        <w:pStyle w:val="BulletList2"/>
        <w:numPr>
          <w:ilvl w:val="1"/>
          <w:numId w:val="4"/>
        </w:numPr>
        <w:rPr>
          <w:ins w:id="1106" w:author="Isha Gupta" w:date="2017-05-18T11:45:00Z"/>
        </w:rPr>
      </w:pPr>
      <w:ins w:id="1107" w:author="Isha Gupta" w:date="2017-05-18T11:45:00Z">
        <w:r>
          <w:t>Yes</w:t>
        </w:r>
        <w:del w:id="1108" w:author="Isha Gupta" w:date="2017-05-17T19:24:00Z">
          <w:r w:rsidDel="001324D5">
            <w:delText>Obviously</w:delText>
          </w:r>
        </w:del>
        <w:r>
          <w:t xml:space="preserve"> and system upgradation would be required on time to time basis.</w:t>
        </w:r>
        <w:del w:id="1109" w:author="Isha Gupta" w:date="2017-05-17T19:24:00Z">
          <w:r w:rsidDel="001324D5">
            <w:delText>.</w:delText>
          </w:r>
        </w:del>
      </w:ins>
    </w:p>
    <w:p w14:paraId="0273668D" w14:textId="77777777" w:rsidR="007F3F75" w:rsidRDefault="007F3F75" w:rsidP="007F3F75">
      <w:pPr>
        <w:pStyle w:val="BulletList2"/>
        <w:rPr>
          <w:ins w:id="1110" w:author="Isha Gupta" w:date="2017-05-18T11:45:00Z"/>
        </w:rPr>
      </w:pPr>
      <w:ins w:id="1111" w:author="Isha Gupta" w:date="2017-05-18T11:45:00Z">
        <w:r w:rsidRPr="009A3736">
          <w:t>Are there any CPU usage constraints while the application is executing?</w:t>
        </w:r>
      </w:ins>
    </w:p>
    <w:p w14:paraId="2031ED0A" w14:textId="77777777" w:rsidR="007F3F75" w:rsidRPr="009A3736" w:rsidRDefault="007F3F75" w:rsidP="007F3F75">
      <w:pPr>
        <w:pStyle w:val="BulletList2"/>
        <w:numPr>
          <w:ilvl w:val="1"/>
          <w:numId w:val="4"/>
        </w:numPr>
        <w:rPr>
          <w:ins w:id="1112" w:author="Isha Gupta" w:date="2017-05-18T11:45:00Z"/>
        </w:rPr>
      </w:pPr>
      <w:ins w:id="1113" w:author="Isha Gupta" w:date="2017-05-18T11:45:00Z">
        <w:r>
          <w:t>CPU standards should be met , dual core, i7, 8GB RAM etc.</w:t>
        </w:r>
      </w:ins>
    </w:p>
    <w:p w14:paraId="365F6CDB" w14:textId="77777777" w:rsidR="007F3F75" w:rsidRPr="009A3736" w:rsidRDefault="007F3F75" w:rsidP="007F3F75">
      <w:pPr>
        <w:pStyle w:val="BulletList1"/>
        <w:rPr>
          <w:ins w:id="1114" w:author="Isha Gupta" w:date="2017-05-18T11:45:00Z"/>
        </w:rPr>
      </w:pPr>
      <w:ins w:id="1115" w:author="Isha Gupta" w:date="2017-05-18T11:45:00Z">
        <w:r w:rsidRPr="009A3736">
          <w:t>Degradation Under Overload Conditions              </w:t>
        </w:r>
      </w:ins>
    </w:p>
    <w:p w14:paraId="05DFDE56" w14:textId="77777777" w:rsidR="007F3F75" w:rsidRPr="000D15CD" w:rsidRDefault="007F3F75" w:rsidP="007F3F75">
      <w:pPr>
        <w:pStyle w:val="BulletList2"/>
        <w:rPr>
          <w:ins w:id="1116" w:author="Isha Gupta" w:date="2017-05-18T11:45:00Z"/>
          <w:lang w:val="en-US" w:eastAsia="ja-JP"/>
        </w:rPr>
      </w:pPr>
      <w:ins w:id="1117" w:author="Isha Gupta" w:date="2017-05-18T11:45:00Z">
        <w:r w:rsidRPr="009A3736">
          <w:t>How should the system respond to extreme conditions?</w:t>
        </w:r>
      </w:ins>
    </w:p>
    <w:p w14:paraId="7861355F" w14:textId="77777777" w:rsidR="007F3F75" w:rsidRPr="00DF5BBA" w:rsidRDefault="007F3F75" w:rsidP="007F3F75">
      <w:pPr>
        <w:pStyle w:val="BulletList2"/>
        <w:numPr>
          <w:ilvl w:val="1"/>
          <w:numId w:val="4"/>
        </w:numPr>
        <w:rPr>
          <w:ins w:id="1118" w:author="Isha Gupta" w:date="2017-05-18T11:45:00Z"/>
          <w:lang w:val="en-US" w:eastAsia="ja-JP"/>
        </w:rPr>
      </w:pPr>
      <w:ins w:id="1119" w:author="Isha Gupta" w:date="2017-05-18T11:45:00Z">
        <w:r>
          <w:t>Please refer Infrastructure diagram section.</w:t>
        </w:r>
      </w:ins>
    </w:p>
    <w:p w14:paraId="44497D31" w14:textId="77777777" w:rsidR="007F3F75" w:rsidRDefault="007F3F75" w:rsidP="007F3F75">
      <w:pPr>
        <w:pStyle w:val="Heading2"/>
        <w:rPr>
          <w:ins w:id="1120" w:author="Isha Gupta" w:date="2017-05-18T11:45:00Z"/>
        </w:rPr>
      </w:pPr>
      <w:ins w:id="1121" w:author="Isha Gupta" w:date="2017-05-18T11:45:00Z">
        <w:r>
          <w:t>Security</w:t>
        </w:r>
      </w:ins>
    </w:p>
    <w:p w14:paraId="5254880F" w14:textId="77777777" w:rsidR="007F3F75" w:rsidRPr="009A3736" w:rsidRDefault="007F3F75" w:rsidP="007F3F75">
      <w:pPr>
        <w:pStyle w:val="BulletList1"/>
        <w:rPr>
          <w:ins w:id="1122" w:author="Isha Gupta" w:date="2017-05-18T11:45:00Z"/>
        </w:rPr>
      </w:pPr>
      <w:ins w:id="1123" w:author="Isha Gupta" w:date="2017-05-18T11:45:00Z">
        <w:r w:rsidRPr="009A3736">
          <w:t>Internal Security  </w:t>
        </w:r>
      </w:ins>
    </w:p>
    <w:p w14:paraId="0FF47753" w14:textId="77777777" w:rsidR="007F3F75" w:rsidRDefault="007F3F75" w:rsidP="007F3F75">
      <w:pPr>
        <w:pStyle w:val="BulletList2"/>
        <w:rPr>
          <w:ins w:id="1124" w:author="Isha Gupta" w:date="2017-05-18T11:45:00Z"/>
        </w:rPr>
      </w:pPr>
      <w:ins w:id="1125" w:author="Isha Gupta" w:date="2017-05-18T11:45:00Z">
        <w:r w:rsidRPr="009A3736">
          <w:t>Must access to any data or the system itself be controlled?</w:t>
        </w:r>
      </w:ins>
    </w:p>
    <w:p w14:paraId="309276C2" w14:textId="77777777" w:rsidR="007F3F75" w:rsidRPr="009A3736" w:rsidRDefault="007F3F75" w:rsidP="007F3F75">
      <w:pPr>
        <w:pStyle w:val="BulletList2"/>
        <w:numPr>
          <w:ilvl w:val="1"/>
          <w:numId w:val="4"/>
        </w:numPr>
        <w:rPr>
          <w:ins w:id="1126" w:author="Isha Gupta" w:date="2017-05-18T11:45:00Z"/>
        </w:rPr>
      </w:pPr>
      <w:ins w:id="1127" w:author="Isha Gupta" w:date="2017-05-18T11:45:00Z">
        <w:r>
          <w:t>Data security mechanism is implemented to avoid anti-cross site scripting and sql injection.</w:t>
        </w:r>
      </w:ins>
    </w:p>
    <w:p w14:paraId="7DE2AE84" w14:textId="77777777" w:rsidR="007F3F75" w:rsidRPr="000D15CD" w:rsidRDefault="007F3F75" w:rsidP="007F3F75">
      <w:pPr>
        <w:pStyle w:val="BulletList2"/>
        <w:rPr>
          <w:ins w:id="1128" w:author="Isha Gupta" w:date="2017-05-18T11:45:00Z"/>
        </w:rPr>
      </w:pPr>
      <w:ins w:id="1129" w:author="Isha Gupta" w:date="2017-05-18T11:45:00Z">
        <w:r w:rsidRPr="009A3736">
          <w:rPr>
            <w:lang w:val="en-GB"/>
          </w:rPr>
          <w:t>Are there any requirements to ensure the integrity of the system from accidental or malicious damage?</w:t>
        </w:r>
      </w:ins>
    </w:p>
    <w:p w14:paraId="7C4DE713" w14:textId="77777777" w:rsidR="007F3F75" w:rsidRPr="0050678F" w:rsidRDefault="007F3F75" w:rsidP="007F3F75">
      <w:pPr>
        <w:pStyle w:val="BulletList2"/>
        <w:numPr>
          <w:ilvl w:val="1"/>
          <w:numId w:val="4"/>
        </w:numPr>
        <w:rPr>
          <w:ins w:id="1130" w:author="Isha Gupta" w:date="2017-05-18T11:45:00Z"/>
          <w:rPrChange w:id="1131" w:author="Isha Gupta" w:date="2017-05-18T10:00:00Z">
            <w:rPr>
              <w:ins w:id="1132" w:author="Isha Gupta" w:date="2017-05-18T11:45:00Z"/>
              <w:lang w:val="en-GB"/>
            </w:rPr>
          </w:rPrChange>
        </w:rPr>
      </w:pPr>
      <w:ins w:id="1133" w:author="Isha Gupta" w:date="2017-05-18T11:45:00Z">
        <w:r>
          <w:rPr>
            <w:lang w:val="en-GB"/>
          </w:rPr>
          <w:t xml:space="preserve">At data level, ACID properties will be maintained. </w:t>
        </w:r>
      </w:ins>
    </w:p>
    <w:p w14:paraId="53A6BE1C" w14:textId="77777777" w:rsidR="007F3F75" w:rsidRPr="009A3736" w:rsidDel="0050678F" w:rsidRDefault="007F3F75">
      <w:pPr>
        <w:pStyle w:val="BulletList2"/>
        <w:rPr>
          <w:ins w:id="1134" w:author="Isha Gupta" w:date="2017-05-18T11:45:00Z"/>
          <w:del w:id="1135" w:author="Isha Gupta" w:date="2017-05-18T10:01:00Z"/>
        </w:rPr>
        <w:pPrChange w:id="1136" w:author="Isha Gupta" w:date="2017-05-18T10:00:00Z">
          <w:pPr>
            <w:pStyle w:val="BulletList2"/>
            <w:numPr>
              <w:ilvl w:val="1"/>
            </w:numPr>
            <w:ind w:left="2367"/>
          </w:pPr>
        </w:pPrChange>
      </w:pPr>
    </w:p>
    <w:p w14:paraId="3ED81BE7" w14:textId="77777777" w:rsidR="007F3F75" w:rsidRPr="009A3736" w:rsidDel="0050678F" w:rsidRDefault="007F3F75" w:rsidP="007F3F75">
      <w:pPr>
        <w:pStyle w:val="BulletList1"/>
        <w:rPr>
          <w:ins w:id="1137" w:author="Isha Gupta" w:date="2017-05-18T11:45:00Z"/>
          <w:del w:id="1138" w:author="Isha Gupta" w:date="2017-05-18T10:00:00Z"/>
        </w:rPr>
      </w:pPr>
      <w:ins w:id="1139" w:author="Isha Gupta" w:date="2017-05-18T11:45:00Z">
        <w:r w:rsidRPr="009A3736">
          <w:t xml:space="preserve">External Security </w:t>
        </w:r>
      </w:ins>
    </w:p>
    <w:p w14:paraId="03B33DB2" w14:textId="77777777" w:rsidR="007F3F75" w:rsidRPr="009A3736" w:rsidRDefault="007F3F75">
      <w:pPr>
        <w:pStyle w:val="BulletList1"/>
        <w:rPr>
          <w:ins w:id="1140" w:author="Isha Gupta" w:date="2017-05-18T11:45:00Z"/>
        </w:rPr>
        <w:pPrChange w:id="1141" w:author="Isha Gupta" w:date="2017-05-18T10:00:00Z">
          <w:pPr>
            <w:pStyle w:val="BulletList2"/>
          </w:pPr>
        </w:pPrChange>
      </w:pPr>
      <w:ins w:id="1142" w:author="Isha Gupta" w:date="2017-05-18T11:45:00Z">
        <w:del w:id="1143" w:author="Isha Gupta" w:date="2017-05-18T10:00:00Z">
          <w:r w:rsidRPr="009A3736" w:rsidDel="0050678F">
            <w:delText>Is physical security an issue?</w:delText>
          </w:r>
          <w:r w:rsidDel="0050678F">
            <w:delText xml:space="preserve"> NA</w:delText>
          </w:r>
        </w:del>
      </w:ins>
    </w:p>
    <w:p w14:paraId="0E5281CD" w14:textId="77777777" w:rsidR="007F3F75" w:rsidRDefault="007F3F75" w:rsidP="007F3F75">
      <w:pPr>
        <w:pStyle w:val="BulletList2"/>
        <w:rPr>
          <w:ins w:id="1144" w:author="Isha Gupta" w:date="2017-05-18T11:45:00Z"/>
        </w:rPr>
      </w:pPr>
      <w:ins w:id="1145" w:author="Isha Gupta" w:date="2017-05-18T11:45:00Z">
        <w:r w:rsidRPr="009A3736">
          <w:rPr>
            <w:lang w:val="en-GB"/>
          </w:rPr>
          <w:t>Must all external communications between the system’s data server and clients be encrypted</w:t>
        </w:r>
        <w:r w:rsidRPr="009A3736">
          <w:t>?</w:t>
        </w:r>
        <w:r>
          <w:t xml:space="preserve"> </w:t>
        </w:r>
      </w:ins>
    </w:p>
    <w:p w14:paraId="0E4A486D" w14:textId="77777777" w:rsidR="007F3F75" w:rsidRPr="009A3736" w:rsidRDefault="007F3F75" w:rsidP="007F3F75">
      <w:pPr>
        <w:pStyle w:val="BulletList2"/>
        <w:rPr>
          <w:ins w:id="1146" w:author="Isha Gupta" w:date="2017-05-18T11:45:00Z"/>
        </w:rPr>
      </w:pPr>
      <w:ins w:id="1147" w:author="Isha Gupta" w:date="2017-05-18T11:45:00Z">
        <w:r>
          <w:t>Encryption mechanism is implemented at each request level.</w:t>
        </w:r>
      </w:ins>
    </w:p>
    <w:p w14:paraId="52C944DB" w14:textId="77777777" w:rsidR="007F3F75" w:rsidRPr="009A3736" w:rsidRDefault="007F3F75" w:rsidP="007F3F75">
      <w:pPr>
        <w:pStyle w:val="Heading2"/>
        <w:rPr>
          <w:ins w:id="1148" w:author="Isha Gupta" w:date="2017-05-18T11:45:00Z"/>
        </w:rPr>
      </w:pPr>
      <w:ins w:id="1149" w:author="Isha Gupta" w:date="2017-05-18T11:45:00Z">
        <w:r w:rsidRPr="00DF5BBA">
          <w:t>Supportability</w:t>
        </w:r>
        <w:r w:rsidRPr="009A3736">
          <w:t xml:space="preserve">    </w:t>
        </w:r>
      </w:ins>
    </w:p>
    <w:p w14:paraId="0E63556F" w14:textId="77777777" w:rsidR="007F3F75" w:rsidRPr="009A3736" w:rsidRDefault="007F3F75" w:rsidP="007F3F75">
      <w:pPr>
        <w:pStyle w:val="BulletList1"/>
        <w:rPr>
          <w:ins w:id="1150" w:author="Isha Gupta" w:date="2017-05-18T11:45:00Z"/>
        </w:rPr>
      </w:pPr>
      <w:ins w:id="1151" w:author="Isha Gupta" w:date="2017-05-18T11:45:00Z">
        <w:r w:rsidRPr="009A3736">
          <w:t xml:space="preserve">Ease of Installation          </w:t>
        </w:r>
      </w:ins>
    </w:p>
    <w:p w14:paraId="13D14EEE" w14:textId="77777777" w:rsidR="007F3F75" w:rsidRPr="009A3736" w:rsidRDefault="007F3F75" w:rsidP="007F3F75">
      <w:pPr>
        <w:pStyle w:val="BulletList2"/>
        <w:rPr>
          <w:ins w:id="1152" w:author="Isha Gupta" w:date="2017-05-18T11:45:00Z"/>
        </w:rPr>
      </w:pPr>
      <w:ins w:id="1153" w:author="Isha Gupta" w:date="2017-05-18T11:45:00Z">
        <w:r w:rsidRPr="009A3736">
          <w:t>Is there any need for an automatic installation package? Or manual installation will suffice?</w:t>
        </w:r>
        <w:r>
          <w:t xml:space="preserve"> NA</w:t>
        </w:r>
      </w:ins>
    </w:p>
    <w:p w14:paraId="5FCDBE80" w14:textId="77777777" w:rsidR="007F3F75" w:rsidRPr="009A3736" w:rsidRDefault="007F3F75" w:rsidP="007F3F75">
      <w:pPr>
        <w:pStyle w:val="BulletList2"/>
        <w:rPr>
          <w:ins w:id="1154" w:author="Isha Gupta" w:date="2017-05-18T11:45:00Z"/>
        </w:rPr>
      </w:pPr>
      <w:ins w:id="1155" w:author="Isha Gupta" w:date="2017-05-18T11:45:00Z">
        <w:r w:rsidRPr="009A3736">
          <w:t>Who is responsible for system installation?</w:t>
        </w:r>
        <w:r>
          <w:t xml:space="preserve"> System Admin.</w:t>
        </w:r>
      </w:ins>
    </w:p>
    <w:p w14:paraId="73121D9F" w14:textId="77777777" w:rsidR="007F3F75" w:rsidRPr="009A3736" w:rsidRDefault="007F3F75" w:rsidP="007F3F75">
      <w:pPr>
        <w:pStyle w:val="BulletList2"/>
        <w:rPr>
          <w:ins w:id="1156" w:author="Isha Gupta" w:date="2017-05-18T11:45:00Z"/>
        </w:rPr>
      </w:pPr>
      <w:ins w:id="1157" w:author="Isha Gupta" w:date="2017-05-18T11:45:00Z">
        <w:r w:rsidRPr="009A3736">
          <w:t>How many installations of the system will be required?</w:t>
        </w:r>
        <w:r>
          <w:t xml:space="preserve"> 1 per site.</w:t>
        </w:r>
      </w:ins>
    </w:p>
    <w:p w14:paraId="190756E6" w14:textId="77777777" w:rsidR="007F3F75" w:rsidRPr="009A3736" w:rsidRDefault="007F3F75" w:rsidP="007F3F75">
      <w:pPr>
        <w:pStyle w:val="BulletList1"/>
        <w:rPr>
          <w:ins w:id="1158" w:author="Isha Gupta" w:date="2017-05-18T11:45:00Z"/>
        </w:rPr>
      </w:pPr>
      <w:ins w:id="1159" w:author="Isha Gupta" w:date="2017-05-18T11:45:00Z">
        <w:r w:rsidRPr="009A3736">
          <w:t>Planned Maintenance  </w:t>
        </w:r>
      </w:ins>
    </w:p>
    <w:p w14:paraId="499D6C07" w14:textId="77777777" w:rsidR="007F3F75" w:rsidRPr="009A3736" w:rsidRDefault="007F3F75" w:rsidP="007F3F75">
      <w:pPr>
        <w:pStyle w:val="BulletList2"/>
        <w:rPr>
          <w:ins w:id="1160" w:author="Isha Gupta" w:date="2017-05-18T11:45:00Z"/>
        </w:rPr>
      </w:pPr>
      <w:ins w:id="1161" w:author="Isha Gupta" w:date="2017-05-18T11:45:00Z">
        <w:r w:rsidRPr="009A3736">
          <w:t>What would be the frequency of system maintenance?</w:t>
        </w:r>
        <w:r>
          <w:t xml:space="preserve"> NA</w:t>
        </w:r>
      </w:ins>
    </w:p>
    <w:p w14:paraId="37462468" w14:textId="77777777" w:rsidR="007F3F75" w:rsidRPr="009A3736" w:rsidRDefault="007F3F75" w:rsidP="007F3F75">
      <w:pPr>
        <w:pStyle w:val="BulletList2"/>
        <w:rPr>
          <w:ins w:id="1162" w:author="Isha Gupta" w:date="2017-05-18T11:45:00Z"/>
        </w:rPr>
      </w:pPr>
      <w:ins w:id="1163" w:author="Isha Gupta" w:date="2017-05-18T11:45:00Z">
        <w:r w:rsidRPr="009A3736">
          <w:t>Who will be responsible for system maintenance?</w:t>
        </w:r>
        <w:r>
          <w:t xml:space="preserve"> System Admin.</w:t>
        </w:r>
      </w:ins>
    </w:p>
    <w:p w14:paraId="18EF77C9" w14:textId="77777777" w:rsidR="007F3F75" w:rsidRPr="009A3736" w:rsidRDefault="007F3F75" w:rsidP="007F3F75">
      <w:pPr>
        <w:pStyle w:val="BulletList1"/>
        <w:rPr>
          <w:ins w:id="1164" w:author="Isha Gupta" w:date="2017-05-18T11:45:00Z"/>
        </w:rPr>
      </w:pPr>
      <w:ins w:id="1165" w:author="Isha Gupta" w:date="2017-05-18T11:45:00Z">
        <w:r w:rsidRPr="009A3736">
          <w:t>Modification</w:t>
        </w:r>
      </w:ins>
    </w:p>
    <w:p w14:paraId="35D310DE" w14:textId="77777777" w:rsidR="007F3F75" w:rsidRPr="009A3736" w:rsidRDefault="007F3F75" w:rsidP="007F3F75">
      <w:pPr>
        <w:pStyle w:val="BulletList2"/>
        <w:rPr>
          <w:ins w:id="1166" w:author="Isha Gupta" w:date="2017-05-18T11:45:00Z"/>
        </w:rPr>
      </w:pPr>
      <w:ins w:id="1167" w:author="Isha Gupta" w:date="2017-05-18T11:45:00Z">
        <w:r w:rsidRPr="009A3736">
          <w:t>What parts of the system are likely candidates for later modification?</w:t>
        </w:r>
        <w:r>
          <w:t xml:space="preserve"> </w:t>
        </w:r>
      </w:ins>
    </w:p>
    <w:p w14:paraId="7D3AECFC" w14:textId="77777777" w:rsidR="007F3F75" w:rsidRPr="009A3736" w:rsidRDefault="007F3F75" w:rsidP="007F3F75">
      <w:pPr>
        <w:pStyle w:val="BulletList2"/>
        <w:rPr>
          <w:ins w:id="1168" w:author="Isha Gupta" w:date="2017-05-18T11:45:00Z"/>
        </w:rPr>
      </w:pPr>
      <w:ins w:id="1169" w:author="Isha Gupta" w:date="2017-05-18T11:45:00Z">
        <w:r w:rsidRPr="009A3736">
          <w:lastRenderedPageBreak/>
          <w:t>What sorts of modifications are expected?</w:t>
        </w:r>
      </w:ins>
    </w:p>
    <w:p w14:paraId="58A285AB" w14:textId="77777777" w:rsidR="007F3F75" w:rsidRPr="009A3736" w:rsidRDefault="007F3F75" w:rsidP="007F3F75">
      <w:pPr>
        <w:pStyle w:val="BulletList1"/>
        <w:rPr>
          <w:ins w:id="1170" w:author="Isha Gupta" w:date="2017-05-18T11:45:00Z"/>
        </w:rPr>
      </w:pPr>
      <w:ins w:id="1171" w:author="Isha Gupta" w:date="2017-05-18T11:45:00Z">
        <w:r w:rsidRPr="009A3736">
          <w:t>Backup</w:t>
        </w:r>
      </w:ins>
    </w:p>
    <w:p w14:paraId="6DEED05A" w14:textId="77777777" w:rsidR="007F3F75" w:rsidRPr="009A3736" w:rsidRDefault="007F3F75" w:rsidP="007F3F75">
      <w:pPr>
        <w:pStyle w:val="BulletList2"/>
        <w:rPr>
          <w:ins w:id="1172" w:author="Isha Gupta" w:date="2017-05-18T11:45:00Z"/>
        </w:rPr>
      </w:pPr>
      <w:ins w:id="1173" w:author="Isha Gupta" w:date="2017-05-18T11:45:00Z">
        <w:r w:rsidRPr="009A3736">
          <w:t>How often will the system be backed up?</w:t>
        </w:r>
        <w:r>
          <w:t xml:space="preserve"> Scheduler is implemented as per requirement. (Weekly or daily)</w:t>
        </w:r>
      </w:ins>
    </w:p>
    <w:p w14:paraId="7DBC07B9" w14:textId="77777777" w:rsidR="007F3F75" w:rsidRPr="009A3736" w:rsidRDefault="007F3F75" w:rsidP="007F3F75">
      <w:pPr>
        <w:pStyle w:val="BulletList2"/>
        <w:rPr>
          <w:ins w:id="1174" w:author="Isha Gupta" w:date="2017-05-18T11:45:00Z"/>
        </w:rPr>
      </w:pPr>
      <w:ins w:id="1175" w:author="Isha Gupta" w:date="2017-05-18T11:45:00Z">
        <w:r w:rsidRPr="009A3736">
          <w:t>Who will be responsible for the back up?</w:t>
        </w:r>
        <w:r>
          <w:t xml:space="preserve"> Scheduler.</w:t>
        </w:r>
      </w:ins>
    </w:p>
    <w:p w14:paraId="31814E4D" w14:textId="77777777" w:rsidR="007F3F75" w:rsidRPr="009A3736" w:rsidRDefault="007F3F75" w:rsidP="007F3F75">
      <w:pPr>
        <w:pStyle w:val="BulletList1"/>
        <w:rPr>
          <w:ins w:id="1176" w:author="Isha Gupta" w:date="2017-05-18T11:45:00Z"/>
        </w:rPr>
      </w:pPr>
      <w:ins w:id="1177" w:author="Isha Gupta" w:date="2017-05-18T11:45:00Z">
        <w:r w:rsidRPr="009A3736">
          <w:t xml:space="preserve">Ease of Configuration     </w:t>
        </w:r>
      </w:ins>
    </w:p>
    <w:p w14:paraId="48A5B0D2" w14:textId="77777777" w:rsidR="007F3F75" w:rsidRDefault="007F3F75" w:rsidP="007F3F75">
      <w:pPr>
        <w:pStyle w:val="BulletList2"/>
        <w:rPr>
          <w:ins w:id="1178" w:author="Isha Gupta" w:date="2017-05-18T11:45:00Z"/>
        </w:rPr>
      </w:pPr>
      <w:ins w:id="1179" w:author="Isha Gupta" w:date="2017-05-18T11:45:00Z">
        <w:r w:rsidRPr="009A3736">
          <w:t>What type of configuration requirements of the system?</w:t>
        </w:r>
        <w:r>
          <w:t xml:space="preserve"> </w:t>
        </w:r>
      </w:ins>
    </w:p>
    <w:p w14:paraId="177D41C2" w14:textId="77777777" w:rsidR="007F3F75" w:rsidRPr="009A3736" w:rsidRDefault="007F3F75" w:rsidP="007F3F75">
      <w:pPr>
        <w:pStyle w:val="BulletList2"/>
        <w:numPr>
          <w:ilvl w:val="1"/>
          <w:numId w:val="4"/>
        </w:numPr>
        <w:rPr>
          <w:ins w:id="1180" w:author="Isha Gupta" w:date="2017-05-18T11:45:00Z"/>
        </w:rPr>
      </w:pPr>
      <w:ins w:id="1181" w:author="Isha Gupta" w:date="2017-05-18T11:45:00Z">
        <w:r>
          <w:t>Service timeout changes, multi lingual etc.</w:t>
        </w:r>
      </w:ins>
    </w:p>
    <w:p w14:paraId="3B505E4F" w14:textId="77777777" w:rsidR="007F3F75" w:rsidRPr="009A3736" w:rsidRDefault="007F3F75" w:rsidP="007F3F75">
      <w:pPr>
        <w:pStyle w:val="BulletList2"/>
        <w:rPr>
          <w:ins w:id="1182" w:author="Isha Gupta" w:date="2017-05-18T11:45:00Z"/>
        </w:rPr>
      </w:pPr>
      <w:ins w:id="1183" w:author="Isha Gupta" w:date="2017-05-18T11:45:00Z">
        <w:r w:rsidRPr="009A3736">
          <w:t>Is any type of administration panel is required to configure the system?</w:t>
        </w:r>
        <w:r>
          <w:t xml:space="preserve"> System admin can login and configure the master data.</w:t>
        </w:r>
      </w:ins>
    </w:p>
    <w:p w14:paraId="153EC455" w14:textId="77777777" w:rsidR="007F3F75" w:rsidRPr="009A3736" w:rsidRDefault="007F3F75" w:rsidP="007F3F75">
      <w:pPr>
        <w:pStyle w:val="BulletList2"/>
        <w:rPr>
          <w:ins w:id="1184" w:author="Isha Gupta" w:date="2017-05-18T11:45:00Z"/>
        </w:rPr>
      </w:pPr>
      <w:ins w:id="1185" w:author="Isha Gupta" w:date="2017-05-18T11:45:00Z">
        <w:r w:rsidRPr="009A3736">
          <w:t>Would configuration items specified in application configuration file be acceptable?</w:t>
        </w:r>
        <w:r>
          <w:t xml:space="preserve"> Yes.</w:t>
        </w:r>
      </w:ins>
    </w:p>
    <w:p w14:paraId="23FEBD3C" w14:textId="77777777" w:rsidR="007F3F75" w:rsidRPr="009A3736" w:rsidRDefault="007F3F75" w:rsidP="007F3F75">
      <w:pPr>
        <w:pStyle w:val="BulletList1"/>
        <w:rPr>
          <w:ins w:id="1186" w:author="Isha Gupta" w:date="2017-05-18T11:45:00Z"/>
        </w:rPr>
      </w:pPr>
      <w:ins w:id="1187" w:author="Isha Gupta" w:date="2017-05-18T11:45:00Z">
        <w:r w:rsidRPr="009A3736">
          <w:t xml:space="preserve">Ease of Testing  </w:t>
        </w:r>
      </w:ins>
    </w:p>
    <w:p w14:paraId="7EAE5DCA" w14:textId="77777777" w:rsidR="007F3F75" w:rsidRPr="009A3736" w:rsidRDefault="007F3F75" w:rsidP="007F3F75">
      <w:pPr>
        <w:pStyle w:val="BulletList2"/>
        <w:rPr>
          <w:ins w:id="1188" w:author="Isha Gupta" w:date="2017-05-18T11:45:00Z"/>
        </w:rPr>
      </w:pPr>
      <w:ins w:id="1189" w:author="Isha Gupta" w:date="2017-05-18T11:45:00Z">
        <w:r w:rsidRPr="009A3736">
          <w:t>Is system needs to be testable via automated test cases?</w:t>
        </w:r>
        <w:r>
          <w:t xml:space="preserve"> Yes</w:t>
        </w:r>
      </w:ins>
    </w:p>
    <w:p w14:paraId="02511B07" w14:textId="77777777" w:rsidR="007F3F75" w:rsidRPr="009A3736" w:rsidRDefault="007F3F75" w:rsidP="007F3F75">
      <w:pPr>
        <w:pStyle w:val="BulletList2"/>
        <w:rPr>
          <w:ins w:id="1190" w:author="Isha Gupta" w:date="2017-05-18T11:45:00Z"/>
        </w:rPr>
      </w:pPr>
      <w:ins w:id="1191" w:author="Isha Gupta" w:date="2017-05-18T11:45:00Z">
        <w:r w:rsidRPr="009A3736">
          <w:t xml:space="preserve">What level of user acceptance testing is required? </w:t>
        </w:r>
        <w:r>
          <w:t>NA</w:t>
        </w:r>
      </w:ins>
    </w:p>
    <w:p w14:paraId="7C868CC4" w14:textId="77777777" w:rsidR="007F3F75" w:rsidRPr="009A3736" w:rsidRDefault="007F3F75" w:rsidP="007F3F75">
      <w:pPr>
        <w:pStyle w:val="BulletList2"/>
        <w:rPr>
          <w:ins w:id="1192" w:author="Isha Gupta" w:date="2017-05-18T11:45:00Z"/>
        </w:rPr>
      </w:pPr>
      <w:ins w:id="1193" w:author="Isha Gupta" w:date="2017-05-18T11:45:00Z">
        <w:r w:rsidRPr="009A3736">
          <w:t>Are there any requirements to load test the system?</w:t>
        </w:r>
        <w:r>
          <w:t xml:space="preserve"> Yes</w:t>
        </w:r>
      </w:ins>
    </w:p>
    <w:p w14:paraId="50D3485F" w14:textId="77777777" w:rsidR="007F3F75" w:rsidRDefault="007F3F75" w:rsidP="007F3F75">
      <w:pPr>
        <w:pStyle w:val="BulletList2"/>
        <w:rPr>
          <w:ins w:id="1194" w:author="Isha Gupta" w:date="2017-05-18T11:45:00Z"/>
        </w:rPr>
      </w:pPr>
      <w:ins w:id="1195" w:author="Isha Gupta" w:date="2017-05-18T11:45:00Z">
        <w:r w:rsidRPr="009A3736">
          <w:t>What level of feature isolation/factoring is required from testability perspective?</w:t>
        </w:r>
      </w:ins>
    </w:p>
    <w:p w14:paraId="548C3728" w14:textId="77777777" w:rsidR="007F3F75" w:rsidRPr="009A3736" w:rsidRDefault="007F3F75" w:rsidP="007F3F75">
      <w:pPr>
        <w:pStyle w:val="BulletList2"/>
        <w:numPr>
          <w:ilvl w:val="1"/>
          <w:numId w:val="4"/>
        </w:numPr>
        <w:rPr>
          <w:ins w:id="1196" w:author="Isha Gupta" w:date="2017-05-18T11:45:00Z"/>
        </w:rPr>
      </w:pPr>
      <w:ins w:id="1197" w:author="Isha Gupta" w:date="2017-05-18T11:45:00Z">
        <w:r>
          <w:t>All Features will be tested in an isolated way through Unit testing.</w:t>
        </w:r>
      </w:ins>
    </w:p>
    <w:p w14:paraId="222CE0C9" w14:textId="77777777" w:rsidR="007F3F75" w:rsidRPr="009A3736" w:rsidRDefault="007F3F75" w:rsidP="007F3F75">
      <w:pPr>
        <w:pStyle w:val="Heading2"/>
        <w:spacing w:before="200" w:after="0"/>
        <w:rPr>
          <w:ins w:id="1198" w:author="Isha Gupta" w:date="2017-05-18T11:45:00Z"/>
        </w:rPr>
      </w:pPr>
      <w:ins w:id="1199" w:author="Isha Gupta" w:date="2017-05-18T11:45:00Z">
        <w:r w:rsidRPr="009A3736">
          <w:t xml:space="preserve">Infrastructure Requirements      </w:t>
        </w:r>
      </w:ins>
    </w:p>
    <w:p w14:paraId="2EB83E09" w14:textId="77777777" w:rsidR="007F3F75" w:rsidRPr="009A3736" w:rsidRDefault="007F3F75" w:rsidP="007F3F75">
      <w:pPr>
        <w:pStyle w:val="BulletList1"/>
        <w:rPr>
          <w:ins w:id="1200" w:author="Isha Gupta" w:date="2017-05-18T11:45:00Z"/>
        </w:rPr>
      </w:pPr>
      <w:ins w:id="1201" w:author="Isha Gupta" w:date="2017-05-18T11:45:00Z">
        <w:r w:rsidRPr="009A3736">
          <w:t xml:space="preserve">Clients  </w:t>
        </w:r>
      </w:ins>
    </w:p>
    <w:p w14:paraId="6D30AFE4" w14:textId="77777777" w:rsidR="007F3F75" w:rsidRPr="009A3736" w:rsidRDefault="007F3F75" w:rsidP="007F3F75">
      <w:pPr>
        <w:pStyle w:val="BulletList2"/>
        <w:rPr>
          <w:ins w:id="1202" w:author="Isha Gupta" w:date="2017-05-18T11:45:00Z"/>
        </w:rPr>
      </w:pPr>
      <w:ins w:id="1203" w:author="Isha Gupta" w:date="2017-05-18T11:45:00Z">
        <w:r w:rsidRPr="009A3736">
          <w:t>What are the client system hardware, memory and browser requirements?</w:t>
        </w:r>
      </w:ins>
    </w:p>
    <w:p w14:paraId="7FD8A8BF" w14:textId="77777777" w:rsidR="007F3F75" w:rsidRPr="009A3736" w:rsidRDefault="007F3F75" w:rsidP="007F3F75">
      <w:pPr>
        <w:pStyle w:val="BulletList1"/>
        <w:rPr>
          <w:ins w:id="1204" w:author="Isha Gupta" w:date="2017-05-18T11:45:00Z"/>
        </w:rPr>
      </w:pPr>
      <w:ins w:id="1205" w:author="Isha Gupta" w:date="2017-05-18T11:45:00Z">
        <w:r w:rsidRPr="009A3736">
          <w:t xml:space="preserve">Servers </w:t>
        </w:r>
      </w:ins>
    </w:p>
    <w:p w14:paraId="35CEAF62" w14:textId="77777777" w:rsidR="007F3F75" w:rsidRPr="009A3736" w:rsidRDefault="007F3F75" w:rsidP="007F3F75">
      <w:pPr>
        <w:pStyle w:val="BulletList2"/>
        <w:rPr>
          <w:ins w:id="1206" w:author="Isha Gupta" w:date="2017-05-18T11:45:00Z"/>
        </w:rPr>
      </w:pPr>
      <w:ins w:id="1207" w:author="Isha Gupta" w:date="2017-05-18T11:45:00Z">
        <w:r w:rsidRPr="009A3736">
          <w:t>What hardware is the proposed server system to be used on?</w:t>
        </w:r>
      </w:ins>
    </w:p>
    <w:p w14:paraId="552B1027" w14:textId="77777777" w:rsidR="007F3F75" w:rsidRPr="009A3736" w:rsidRDefault="007F3F75" w:rsidP="007F3F75">
      <w:pPr>
        <w:pStyle w:val="BulletList2"/>
        <w:rPr>
          <w:ins w:id="1208" w:author="Isha Gupta" w:date="2017-05-18T11:45:00Z"/>
        </w:rPr>
      </w:pPr>
      <w:ins w:id="1209" w:author="Isha Gupta" w:date="2017-05-18T11:45:00Z">
        <w:r w:rsidRPr="009A3736">
          <w:t>What are the characteristics of the target hardware, including memory size and auxiliary storage space?</w:t>
        </w:r>
      </w:ins>
    </w:p>
    <w:p w14:paraId="701781EE" w14:textId="77777777" w:rsidR="007F3F75" w:rsidRPr="009A3736" w:rsidRDefault="007F3F75" w:rsidP="007F3F75">
      <w:pPr>
        <w:pStyle w:val="BulletList1"/>
        <w:rPr>
          <w:ins w:id="1210" w:author="Isha Gupta" w:date="2017-05-18T11:45:00Z"/>
        </w:rPr>
      </w:pPr>
      <w:ins w:id="1211" w:author="Isha Gupta" w:date="2017-05-18T11:45:00Z">
        <w:r w:rsidRPr="009A3736">
          <w:t xml:space="preserve">Networks </w:t>
        </w:r>
      </w:ins>
    </w:p>
    <w:p w14:paraId="50E07887" w14:textId="77777777" w:rsidR="007F3F75" w:rsidRPr="009A3736" w:rsidRDefault="007F3F75" w:rsidP="007F3F75">
      <w:pPr>
        <w:pStyle w:val="BulletList2"/>
        <w:rPr>
          <w:ins w:id="1212" w:author="Isha Gupta" w:date="2017-05-18T11:45:00Z"/>
        </w:rPr>
      </w:pPr>
      <w:ins w:id="1213" w:author="Isha Gupta" w:date="2017-05-18T11:45:00Z">
        <w:r w:rsidRPr="009A3736">
          <w:t>What is the connection bandwidth required connecting Web Server and Application Server?</w:t>
        </w:r>
      </w:ins>
    </w:p>
    <w:p w14:paraId="4E7CB0A1" w14:textId="77777777" w:rsidR="007F3F75" w:rsidRPr="009A3736" w:rsidRDefault="007F3F75" w:rsidP="007F3F75">
      <w:pPr>
        <w:pStyle w:val="BulletList1"/>
        <w:rPr>
          <w:ins w:id="1214" w:author="Isha Gupta" w:date="2017-05-18T11:45:00Z"/>
        </w:rPr>
      </w:pPr>
      <w:ins w:id="1215" w:author="Isha Gupta" w:date="2017-05-18T11:45:00Z">
        <w:r w:rsidRPr="009A3736">
          <w:t>Peripherals</w:t>
        </w:r>
      </w:ins>
    </w:p>
    <w:p w14:paraId="2090E54F" w14:textId="77777777" w:rsidR="007F3F75" w:rsidRPr="009A3736" w:rsidRDefault="007F3F75" w:rsidP="007F3F75">
      <w:pPr>
        <w:pStyle w:val="BulletList2"/>
        <w:rPr>
          <w:ins w:id="1216" w:author="Isha Gupta" w:date="2017-05-18T11:45:00Z"/>
        </w:rPr>
      </w:pPr>
      <w:ins w:id="1217" w:author="Isha Gupta" w:date="2017-05-18T11:45:00Z">
        <w:r w:rsidRPr="009A3736">
          <w:t>Any specific hardware devices required running the system?</w:t>
        </w:r>
      </w:ins>
    </w:p>
    <w:p w14:paraId="71B9D2D9" w14:textId="77777777" w:rsidR="007F3F75" w:rsidRPr="009A3736" w:rsidRDefault="007F3F75" w:rsidP="007F3F75">
      <w:pPr>
        <w:pStyle w:val="BulletList1"/>
        <w:rPr>
          <w:ins w:id="1218" w:author="Isha Gupta" w:date="2017-05-18T11:45:00Z"/>
        </w:rPr>
      </w:pPr>
      <w:ins w:id="1219" w:author="Isha Gupta" w:date="2017-05-18T11:45:00Z">
        <w:r w:rsidRPr="009A3736">
          <w:t xml:space="preserve">Web Services </w:t>
        </w:r>
      </w:ins>
    </w:p>
    <w:p w14:paraId="00DAD628" w14:textId="77777777" w:rsidR="007F3F75" w:rsidRPr="009A3736" w:rsidRDefault="007F3F75" w:rsidP="007F3F75">
      <w:pPr>
        <w:pStyle w:val="BulletList2"/>
        <w:rPr>
          <w:ins w:id="1220" w:author="Isha Gupta" w:date="2017-05-18T11:45:00Z"/>
        </w:rPr>
      </w:pPr>
      <w:ins w:id="1221" w:author="Isha Gupta" w:date="2017-05-18T11:45:00Z">
        <w:r w:rsidRPr="009A3736">
          <w:t>What are the external web services on which system will depend on?</w:t>
        </w:r>
      </w:ins>
    </w:p>
    <w:p w14:paraId="665671CE" w14:textId="77777777" w:rsidR="007F3F75" w:rsidRPr="009A3736" w:rsidRDefault="007F3F75" w:rsidP="007F3F75">
      <w:pPr>
        <w:pStyle w:val="BulletList1"/>
        <w:rPr>
          <w:ins w:id="1222" w:author="Isha Gupta" w:date="2017-05-18T11:45:00Z"/>
          <w:rFonts w:eastAsia="Times New Roman" w:cs="Times New Roman"/>
        </w:rPr>
      </w:pPr>
      <w:ins w:id="1223" w:author="Isha Gupta" w:date="2017-05-18T11:45:00Z">
        <w:r w:rsidRPr="009A3736">
          <w:t>Environment</w:t>
        </w:r>
      </w:ins>
    </w:p>
    <w:p w14:paraId="1D58CB4C" w14:textId="77777777" w:rsidR="007F3F75" w:rsidRPr="009A3736" w:rsidRDefault="007F3F75" w:rsidP="007F3F75">
      <w:pPr>
        <w:pStyle w:val="BulletList2"/>
        <w:rPr>
          <w:ins w:id="1224" w:author="Isha Gupta" w:date="2017-05-18T11:45:00Z"/>
        </w:rPr>
      </w:pPr>
      <w:ins w:id="1225" w:author="Isha Gupta" w:date="2017-05-18T11:45:00Z">
        <w:r w:rsidRPr="009A3736">
          <w:t>Where will the target equipment operate?</w:t>
        </w:r>
      </w:ins>
    </w:p>
    <w:p w14:paraId="727BF148" w14:textId="77777777" w:rsidR="007F3F75" w:rsidRPr="009A3736" w:rsidRDefault="007F3F75" w:rsidP="007F3F75">
      <w:pPr>
        <w:pStyle w:val="BulletList2"/>
        <w:rPr>
          <w:ins w:id="1226" w:author="Isha Gupta" w:date="2017-05-18T11:45:00Z"/>
        </w:rPr>
      </w:pPr>
      <w:ins w:id="1227" w:author="Isha Gupta" w:date="2017-05-18T11:45:00Z">
        <w:r w:rsidRPr="009A3736">
          <w:lastRenderedPageBreak/>
          <w:t>Will the target equipment be in one or several locations?</w:t>
        </w:r>
      </w:ins>
    </w:p>
    <w:p w14:paraId="17E44CB9" w14:textId="77777777" w:rsidR="007F3F75" w:rsidRPr="009A3736" w:rsidRDefault="007F3F75" w:rsidP="007F3F75">
      <w:pPr>
        <w:pStyle w:val="BulletList2"/>
        <w:rPr>
          <w:ins w:id="1228" w:author="Isha Gupta" w:date="2017-05-18T11:45:00Z"/>
        </w:rPr>
      </w:pPr>
      <w:ins w:id="1229" w:author="Isha Gupta" w:date="2017-05-18T11:45:00Z">
        <w:r w:rsidRPr="009A3736">
          <w:t>Will the environmental conditions in any way be out of the ordinary (for example, unusual temperatures, vibration, and magnetic fields)?</w:t>
        </w:r>
      </w:ins>
    </w:p>
    <w:p w14:paraId="2C600889" w14:textId="77777777" w:rsidR="007F3F75" w:rsidRPr="009A3736" w:rsidRDefault="007F3F75" w:rsidP="007F3F75">
      <w:pPr>
        <w:pStyle w:val="Heading2"/>
        <w:spacing w:before="200" w:after="0"/>
        <w:rPr>
          <w:ins w:id="1230" w:author="Isha Gupta" w:date="2017-05-18T11:45:00Z"/>
        </w:rPr>
      </w:pPr>
      <w:ins w:id="1231" w:author="Isha Gupta" w:date="2017-05-18T11:45:00Z">
        <w:r w:rsidRPr="009A3736">
          <w:t xml:space="preserve">Implementation Constraints       </w:t>
        </w:r>
      </w:ins>
    </w:p>
    <w:p w14:paraId="7B343380" w14:textId="77777777" w:rsidR="007F3F75" w:rsidRPr="009A3736" w:rsidRDefault="007F3F75" w:rsidP="007F3F75">
      <w:pPr>
        <w:pStyle w:val="BulletList1"/>
        <w:rPr>
          <w:ins w:id="1232" w:author="Isha Gupta" w:date="2017-05-18T11:45:00Z"/>
        </w:rPr>
      </w:pPr>
      <w:ins w:id="1233" w:author="Isha Gupta" w:date="2017-05-18T11:45:00Z">
        <w:r w:rsidRPr="009A3736">
          <w:t>Development Platform</w:t>
        </w:r>
      </w:ins>
    </w:p>
    <w:p w14:paraId="1CA8BD7F" w14:textId="77777777" w:rsidR="007F3F75" w:rsidRDefault="007F3F75" w:rsidP="007F3F75">
      <w:pPr>
        <w:pStyle w:val="BulletList2"/>
        <w:rPr>
          <w:ins w:id="1234" w:author="Isha Gupta" w:date="2017-05-18T11:45:00Z"/>
        </w:rPr>
      </w:pPr>
      <w:ins w:id="1235" w:author="Isha Gupta" w:date="2017-05-18T11:45:00Z">
        <w:r w:rsidRPr="009A3736">
          <w:t>Is there any specific requirement that the system should be implemented on a particular platform such as .NET 3.5?</w:t>
        </w:r>
        <w:r>
          <w:t xml:space="preserve"> </w:t>
        </w:r>
      </w:ins>
    </w:p>
    <w:p w14:paraId="107A7EB1" w14:textId="77777777" w:rsidR="007F3F75" w:rsidRPr="009A3736" w:rsidRDefault="007F3F75" w:rsidP="007F3F75">
      <w:pPr>
        <w:pStyle w:val="BulletList2"/>
        <w:numPr>
          <w:ilvl w:val="1"/>
          <w:numId w:val="4"/>
        </w:numPr>
        <w:rPr>
          <w:ins w:id="1236" w:author="Isha Gupta" w:date="2017-05-18T11:45:00Z"/>
        </w:rPr>
      </w:pPr>
      <w:ins w:id="1237" w:author="Isha Gupta" w:date="2017-05-18T11:45:00Z">
        <w:r>
          <w:t>Reusing existing components and reducing time to market.</w:t>
        </w:r>
      </w:ins>
    </w:p>
    <w:p w14:paraId="465AFFB4" w14:textId="77777777" w:rsidR="007F3F75" w:rsidRPr="009A3736" w:rsidRDefault="007F3F75" w:rsidP="007F3F75">
      <w:pPr>
        <w:pStyle w:val="BulletList1"/>
        <w:rPr>
          <w:ins w:id="1238" w:author="Isha Gupta" w:date="2017-05-18T11:45:00Z"/>
        </w:rPr>
      </w:pPr>
      <w:ins w:id="1239" w:author="Isha Gupta" w:date="2017-05-18T11:45:00Z">
        <w:r w:rsidRPr="009A3736">
          <w:t>Languages</w:t>
        </w:r>
      </w:ins>
    </w:p>
    <w:p w14:paraId="2C106718" w14:textId="77777777" w:rsidR="007F3F75" w:rsidRDefault="007F3F75" w:rsidP="007F3F75">
      <w:pPr>
        <w:pStyle w:val="BulletList2"/>
        <w:rPr>
          <w:ins w:id="1240" w:author="Isha Gupta" w:date="2017-05-18T11:45:00Z"/>
        </w:rPr>
      </w:pPr>
      <w:ins w:id="1241" w:author="Isha Gupta" w:date="2017-05-18T11:45:00Z">
        <w:r w:rsidRPr="009A3736">
          <w:t xml:space="preserve">Is there any specific requirement that system should be implemented in a particular programming language?  </w:t>
        </w:r>
      </w:ins>
    </w:p>
    <w:p w14:paraId="0C4FE13C" w14:textId="77777777" w:rsidR="007F3F75" w:rsidRPr="009A3736" w:rsidRDefault="007F3F75" w:rsidP="007F3F75">
      <w:pPr>
        <w:pStyle w:val="BulletList2"/>
        <w:rPr>
          <w:ins w:id="1242" w:author="Isha Gupta" w:date="2017-05-18T11:45:00Z"/>
        </w:rPr>
      </w:pPr>
      <w:ins w:id="1243" w:author="Isha Gupta" w:date="2017-05-18T11:45:00Z">
        <w:r>
          <w:t>OOPs is preferred.</w:t>
        </w:r>
      </w:ins>
    </w:p>
    <w:p w14:paraId="6F806248" w14:textId="77777777" w:rsidR="007F3F75" w:rsidRPr="009A3736" w:rsidRDefault="007F3F75" w:rsidP="007F3F75">
      <w:pPr>
        <w:pStyle w:val="BulletList1"/>
        <w:rPr>
          <w:ins w:id="1244" w:author="Isha Gupta" w:date="2017-05-18T11:45:00Z"/>
        </w:rPr>
      </w:pPr>
      <w:ins w:id="1245" w:author="Isha Gupta" w:date="2017-05-18T11:45:00Z">
        <w:r w:rsidRPr="009A3736">
          <w:t xml:space="preserve">Operating Systems          </w:t>
        </w:r>
      </w:ins>
    </w:p>
    <w:p w14:paraId="2B4759CC" w14:textId="77777777" w:rsidR="007F3F75" w:rsidRDefault="007F3F75" w:rsidP="007F3F75">
      <w:pPr>
        <w:pStyle w:val="BulletList2"/>
        <w:rPr>
          <w:ins w:id="1246" w:author="Isha Gupta" w:date="2017-05-18T11:45:00Z"/>
        </w:rPr>
      </w:pPr>
      <w:ins w:id="1247" w:author="Isha Gupta" w:date="2017-05-18T11:45:00Z">
        <w:r w:rsidRPr="009A3736">
          <w:t>Is it important that the system be portable (able to move to different hardware or operating system environments)?</w:t>
        </w:r>
        <w:r>
          <w:t xml:space="preserve"> </w:t>
        </w:r>
      </w:ins>
    </w:p>
    <w:p w14:paraId="6B4CA17A" w14:textId="77777777" w:rsidR="007F3F75" w:rsidRPr="009A3736" w:rsidRDefault="007F3F75" w:rsidP="007F3F75">
      <w:pPr>
        <w:pStyle w:val="BulletList2"/>
        <w:rPr>
          <w:ins w:id="1248" w:author="Isha Gupta" w:date="2017-05-18T11:45:00Z"/>
        </w:rPr>
      </w:pPr>
      <w:ins w:id="1249" w:author="Isha Gupta" w:date="2017-05-18T11:45:00Z">
        <w:r>
          <w:t>Yes it can be used on mobile handsets also</w:t>
        </w:r>
      </w:ins>
    </w:p>
    <w:p w14:paraId="75DBB243" w14:textId="77777777" w:rsidR="007F3F75" w:rsidRDefault="007F3F75" w:rsidP="007F3F75">
      <w:pPr>
        <w:pStyle w:val="BulletList2"/>
        <w:rPr>
          <w:ins w:id="1250" w:author="Isha Gupta" w:date="2017-05-18T11:45:00Z"/>
        </w:rPr>
      </w:pPr>
      <w:ins w:id="1251" w:author="Isha Gupta" w:date="2017-05-18T11:45:00Z">
        <w:r w:rsidRPr="009A3736">
          <w:t>What Operating systems application should be able to execute on?</w:t>
        </w:r>
        <w:r>
          <w:t xml:space="preserve"> </w:t>
        </w:r>
      </w:ins>
    </w:p>
    <w:p w14:paraId="0852B8BE" w14:textId="77777777" w:rsidR="007F3F75" w:rsidRPr="009A3736" w:rsidRDefault="007F3F75" w:rsidP="007F3F75">
      <w:pPr>
        <w:pStyle w:val="BulletList2"/>
        <w:rPr>
          <w:ins w:id="1252" w:author="Isha Gupta" w:date="2017-05-18T11:45:00Z"/>
        </w:rPr>
      </w:pPr>
      <w:ins w:id="1253" w:author="Isha Gupta" w:date="2017-05-18T11:45:00Z">
        <w:r>
          <w:t>Windows.</w:t>
        </w:r>
      </w:ins>
    </w:p>
    <w:p w14:paraId="68860300" w14:textId="77777777" w:rsidR="007F3F75" w:rsidRPr="009A3736" w:rsidRDefault="007F3F75" w:rsidP="007F3F75">
      <w:pPr>
        <w:pStyle w:val="BulletList1"/>
        <w:rPr>
          <w:ins w:id="1254" w:author="Isha Gupta" w:date="2017-05-18T11:45:00Z"/>
        </w:rPr>
      </w:pPr>
      <w:ins w:id="1255" w:author="Isha Gupta" w:date="2017-05-18T11:45:00Z">
        <w:r w:rsidRPr="009A3736">
          <w:t xml:space="preserve">Standards </w:t>
        </w:r>
      </w:ins>
    </w:p>
    <w:p w14:paraId="782DF6C1" w14:textId="77777777" w:rsidR="007F3F75" w:rsidRDefault="007F3F75" w:rsidP="007F3F75">
      <w:pPr>
        <w:pStyle w:val="BulletList2"/>
        <w:rPr>
          <w:ins w:id="1256" w:author="Isha Gupta" w:date="2017-05-18T11:45:00Z"/>
        </w:rPr>
      </w:pPr>
      <w:ins w:id="1257" w:author="Isha Gupta" w:date="2017-05-18T11:45:00Z">
        <w:r w:rsidRPr="009A3736">
          <w:t>Are there any specific implementation standards that need to be followed during development?</w:t>
        </w:r>
        <w:r>
          <w:t xml:space="preserve"> </w:t>
        </w:r>
      </w:ins>
    </w:p>
    <w:p w14:paraId="16604F90" w14:textId="77777777" w:rsidR="007F3F75" w:rsidRPr="009A3736" w:rsidRDefault="007F3F75" w:rsidP="007F3F75">
      <w:pPr>
        <w:pStyle w:val="BulletList2"/>
        <w:rPr>
          <w:ins w:id="1258" w:author="Isha Gupta" w:date="2017-05-18T11:45:00Z"/>
        </w:rPr>
      </w:pPr>
      <w:ins w:id="1259" w:author="Isha Gupta" w:date="2017-05-18T11:45:00Z">
        <w:r>
          <w:t>Component based programming, testing framework , optimization tools, coding guidelines. Component review tools.</w:t>
        </w:r>
      </w:ins>
    </w:p>
    <w:p w14:paraId="07D90E20" w14:textId="77777777" w:rsidR="007F3F75" w:rsidRPr="009A3736" w:rsidRDefault="007F3F75" w:rsidP="007F3F75">
      <w:pPr>
        <w:pStyle w:val="BulletList1"/>
        <w:rPr>
          <w:ins w:id="1260" w:author="Isha Gupta" w:date="2017-05-18T11:45:00Z"/>
        </w:rPr>
      </w:pPr>
      <w:ins w:id="1261" w:author="Isha Gupta" w:date="2017-05-18T11:45:00Z">
        <w:r w:rsidRPr="009A3736">
          <w:t>System Interfaces </w:t>
        </w:r>
      </w:ins>
    </w:p>
    <w:p w14:paraId="2CFF87B1" w14:textId="77777777" w:rsidR="007F3F75" w:rsidRDefault="007F3F75" w:rsidP="007F3F75">
      <w:pPr>
        <w:pStyle w:val="BulletList2"/>
        <w:rPr>
          <w:ins w:id="1262" w:author="Isha Gupta" w:date="2017-05-18T11:45:00Z"/>
        </w:rPr>
      </w:pPr>
      <w:ins w:id="1263" w:author="Isha Gupta" w:date="2017-05-18T11:45:00Z">
        <w:r w:rsidRPr="009A3736">
          <w:t>How many different types of interfaces (presentation layers) required for the system? </w:t>
        </w:r>
      </w:ins>
    </w:p>
    <w:p w14:paraId="62054F44" w14:textId="77777777" w:rsidR="007F3F75" w:rsidRPr="009A3736" w:rsidRDefault="007F3F75" w:rsidP="007F3F75">
      <w:pPr>
        <w:pStyle w:val="BulletList2"/>
        <w:rPr>
          <w:ins w:id="1264" w:author="Isha Gupta" w:date="2017-05-18T11:45:00Z"/>
        </w:rPr>
      </w:pPr>
      <w:ins w:id="1265" w:author="Isha Gupta" w:date="2017-05-18T11:45:00Z">
        <w:r>
          <w:t xml:space="preserve">Minimum web interface is located. </w:t>
        </w:r>
        <w:del w:id="1266" w:author="Isha Gupta" w:date="2017-05-18T09:58:00Z">
          <w:r w:rsidRPr="009A3736" w:rsidDel="005B6304">
            <w:delText> </w:delText>
          </w:r>
        </w:del>
      </w:ins>
    </w:p>
    <w:p w14:paraId="00BEC5DD" w14:textId="77777777" w:rsidR="007F3F75" w:rsidRDefault="007F3F75" w:rsidP="007F3F75">
      <w:pPr>
        <w:pStyle w:val="BulletList2"/>
        <w:rPr>
          <w:ins w:id="1267" w:author="Isha Gupta" w:date="2017-05-18T11:45:00Z"/>
          <w:rFonts w:eastAsia="Times New Roman" w:cs="Times New Roman"/>
        </w:rPr>
      </w:pPr>
      <w:ins w:id="1268" w:author="Isha Gupta" w:date="2017-05-18T11:45:00Z">
        <w:r w:rsidRPr="009A3736">
          <w:rPr>
            <w:rFonts w:eastAsia="Times New Roman" w:cs="Times New Roman"/>
          </w:rPr>
          <w:t>Is input coming from systems outside the proposed system?</w:t>
        </w:r>
        <w:r>
          <w:rPr>
            <w:rFonts w:eastAsia="Times New Roman" w:cs="Times New Roman"/>
          </w:rPr>
          <w:t xml:space="preserve"> </w:t>
        </w:r>
      </w:ins>
    </w:p>
    <w:p w14:paraId="31B960D0" w14:textId="77777777" w:rsidR="007F3F75" w:rsidRPr="009A3736" w:rsidRDefault="007F3F75" w:rsidP="007F3F75">
      <w:pPr>
        <w:pStyle w:val="BulletList2"/>
        <w:rPr>
          <w:ins w:id="1269" w:author="Isha Gupta" w:date="2017-05-18T11:45:00Z"/>
          <w:rFonts w:eastAsia="Times New Roman" w:cs="Times New Roman"/>
        </w:rPr>
      </w:pPr>
      <w:ins w:id="1270" w:author="Isha Gupta" w:date="2017-05-18T11:45:00Z">
        <w:r>
          <w:rPr>
            <w:rFonts w:eastAsia="Times New Roman" w:cs="Times New Roman"/>
          </w:rPr>
          <w:t>No</w:t>
        </w:r>
        <w:del w:id="1271" w:author="Isha Gupta" w:date="2017-05-18T09:59:00Z">
          <w:r w:rsidDel="005B6304">
            <w:rPr>
              <w:rFonts w:eastAsia="Times New Roman" w:cs="Times New Roman"/>
            </w:rPr>
            <w:delText>O</w:delText>
          </w:r>
        </w:del>
      </w:ins>
    </w:p>
    <w:p w14:paraId="2FC3E7E0" w14:textId="77777777" w:rsidR="007F3F75" w:rsidRDefault="007F3F75" w:rsidP="007F3F75">
      <w:pPr>
        <w:pStyle w:val="BulletList2"/>
        <w:rPr>
          <w:ins w:id="1272" w:author="Isha Gupta" w:date="2017-05-18T11:45:00Z"/>
          <w:rFonts w:eastAsia="Times New Roman" w:cs="Times New Roman"/>
        </w:rPr>
      </w:pPr>
      <w:ins w:id="1273" w:author="Isha Gupta" w:date="2017-05-18T11:45:00Z">
        <w:r w:rsidRPr="009A3736">
          <w:rPr>
            <w:rFonts w:eastAsia="Times New Roman" w:cs="Times New Roman"/>
          </w:rPr>
          <w:t>Is output going to systems outside the proposed system?</w:t>
        </w:r>
        <w:r>
          <w:rPr>
            <w:rFonts w:eastAsia="Times New Roman" w:cs="Times New Roman"/>
          </w:rPr>
          <w:t xml:space="preserve"> </w:t>
        </w:r>
      </w:ins>
    </w:p>
    <w:p w14:paraId="09A35954" w14:textId="77777777" w:rsidR="007F3F75" w:rsidRPr="009A3736" w:rsidRDefault="007F3F75" w:rsidP="007F3F75">
      <w:pPr>
        <w:pStyle w:val="BulletList2"/>
        <w:rPr>
          <w:ins w:id="1274" w:author="Isha Gupta" w:date="2017-05-18T11:45:00Z"/>
          <w:rFonts w:eastAsia="Times New Roman" w:cs="Times New Roman"/>
        </w:rPr>
      </w:pPr>
      <w:ins w:id="1275" w:author="Isha Gupta" w:date="2017-05-18T11:45:00Z">
        <w:r>
          <w:rPr>
            <w:rFonts w:eastAsia="Times New Roman" w:cs="Times New Roman"/>
          </w:rPr>
          <w:t>Yes</w:t>
        </w:r>
      </w:ins>
    </w:p>
    <w:p w14:paraId="5AA69849" w14:textId="77777777" w:rsidR="007F3F75" w:rsidRDefault="007F3F75" w:rsidP="007F3F75">
      <w:pPr>
        <w:pStyle w:val="BulletList2"/>
        <w:rPr>
          <w:ins w:id="1276" w:author="Isha Gupta" w:date="2017-05-18T11:45:00Z"/>
          <w:rFonts w:eastAsia="Times New Roman" w:cs="Times New Roman"/>
        </w:rPr>
      </w:pPr>
      <w:ins w:id="1277" w:author="Isha Gupta" w:date="2017-05-18T11:45:00Z">
        <w:r w:rsidRPr="009A3736">
          <w:rPr>
            <w:rFonts w:eastAsia="Times New Roman" w:cs="Times New Roman"/>
          </w:rPr>
          <w:t>Are there restrictions on the format or medium that must be used for input or output?</w:t>
        </w:r>
      </w:ins>
    </w:p>
    <w:p w14:paraId="442D0385" w14:textId="77777777" w:rsidR="007F3F75" w:rsidRPr="009A3736" w:rsidRDefault="007F3F75" w:rsidP="007F3F75">
      <w:pPr>
        <w:pStyle w:val="BulletList2"/>
        <w:rPr>
          <w:ins w:id="1278" w:author="Isha Gupta" w:date="2017-05-18T11:45:00Z"/>
          <w:rFonts w:eastAsia="Times New Roman" w:cs="Times New Roman"/>
        </w:rPr>
      </w:pPr>
      <w:ins w:id="1279" w:author="Isha Gupta" w:date="2017-05-18T11:45:00Z">
        <w:del w:id="1280" w:author="Isha Gupta" w:date="2017-05-18T09:59:00Z">
          <w:r w:rsidDel="005B6304">
            <w:rPr>
              <w:rFonts w:eastAsia="Times New Roman" w:cs="Times New Roman"/>
            </w:rPr>
            <w:delText xml:space="preserve"> </w:delText>
          </w:r>
        </w:del>
        <w:r>
          <w:rPr>
            <w:rFonts w:eastAsia="Times New Roman" w:cs="Times New Roman"/>
          </w:rPr>
          <w:t>Yes.</w:t>
        </w:r>
      </w:ins>
    </w:p>
    <w:p w14:paraId="0DECE321" w14:textId="77777777" w:rsidR="007F3F75" w:rsidRPr="009A3736" w:rsidRDefault="007F3F75" w:rsidP="007F3F75">
      <w:pPr>
        <w:pStyle w:val="BulletList1"/>
        <w:rPr>
          <w:ins w:id="1281" w:author="Isha Gupta" w:date="2017-05-18T11:45:00Z"/>
        </w:rPr>
      </w:pPr>
      <w:ins w:id="1282" w:author="Isha Gupta" w:date="2017-05-18T11:45:00Z">
        <w:r w:rsidRPr="009A3736">
          <w:t xml:space="preserve">Legacy Systems         </w:t>
        </w:r>
      </w:ins>
    </w:p>
    <w:p w14:paraId="53D22C59" w14:textId="77777777" w:rsidR="007F3F75" w:rsidRDefault="007F3F75" w:rsidP="007F3F75">
      <w:pPr>
        <w:pStyle w:val="BulletList2"/>
        <w:rPr>
          <w:ins w:id="1283" w:author="Isha Gupta" w:date="2017-05-18T11:45:00Z"/>
        </w:rPr>
      </w:pPr>
      <w:ins w:id="1284" w:author="Isha Gupta" w:date="2017-05-18T11:45:00Z">
        <w:r w:rsidRPr="009A3736">
          <w:t>Is there any type of interaction required with any existing legacy system?</w:t>
        </w:r>
        <w:r>
          <w:t xml:space="preserve"> </w:t>
        </w:r>
      </w:ins>
    </w:p>
    <w:p w14:paraId="40FC377C" w14:textId="77777777" w:rsidR="007F3F75" w:rsidRPr="009A3736" w:rsidRDefault="007F3F75" w:rsidP="007F3F75">
      <w:pPr>
        <w:pStyle w:val="BulletList2"/>
        <w:rPr>
          <w:ins w:id="1285" w:author="Isha Gupta" w:date="2017-05-18T11:45:00Z"/>
        </w:rPr>
      </w:pPr>
      <w:ins w:id="1286" w:author="Isha Gupta" w:date="2017-05-18T11:45:00Z">
        <w:r>
          <w:lastRenderedPageBreak/>
          <w:t>Y</w:t>
        </w:r>
        <w:del w:id="1287" w:author="Isha Gupta" w:date="2017-05-18T09:59:00Z">
          <w:r w:rsidDel="005B6304">
            <w:delText>y</w:delText>
          </w:r>
        </w:del>
        <w:r>
          <w:t>es</w:t>
        </w:r>
      </w:ins>
    </w:p>
    <w:p w14:paraId="26E97221" w14:textId="77777777" w:rsidR="007F3F75" w:rsidRPr="009A3736" w:rsidRDefault="007F3F75" w:rsidP="007F3F75">
      <w:pPr>
        <w:pStyle w:val="BulletList1"/>
        <w:rPr>
          <w:ins w:id="1288" w:author="Isha Gupta" w:date="2017-05-18T11:45:00Z"/>
        </w:rPr>
      </w:pPr>
      <w:ins w:id="1289" w:author="Isha Gupta" w:date="2017-05-18T11:45:00Z">
        <w:r w:rsidRPr="009A3736">
          <w:t>Databases    </w:t>
        </w:r>
      </w:ins>
    </w:p>
    <w:p w14:paraId="64CC2CE9" w14:textId="77777777" w:rsidR="007F3F75" w:rsidRDefault="007F3F75" w:rsidP="007F3F75">
      <w:pPr>
        <w:pStyle w:val="BulletList2"/>
        <w:rPr>
          <w:ins w:id="1290" w:author="Isha Gupta" w:date="2017-05-18T11:45:00Z"/>
        </w:rPr>
      </w:pPr>
      <w:ins w:id="1291" w:author="Isha Gupta" w:date="2017-05-18T11:45:00Z">
        <w:r w:rsidRPr="009A3736">
          <w:t>What database implementation application needs to support?</w:t>
        </w:r>
        <w:r>
          <w:t xml:space="preserve"> </w:t>
        </w:r>
      </w:ins>
    </w:p>
    <w:p w14:paraId="07E3C715" w14:textId="77777777" w:rsidR="007F3F75" w:rsidRPr="009A3736" w:rsidRDefault="007F3F75" w:rsidP="007F3F75">
      <w:pPr>
        <w:pStyle w:val="BulletList2"/>
        <w:rPr>
          <w:ins w:id="1292" w:author="Isha Gupta" w:date="2017-05-18T11:45:00Z"/>
        </w:rPr>
      </w:pPr>
      <w:ins w:id="1293" w:author="Isha Gupta" w:date="2017-05-18T11:45:00Z">
        <w:r>
          <w:t>SQL server</w:t>
        </w:r>
      </w:ins>
    </w:p>
    <w:p w14:paraId="48591B56" w14:textId="77777777" w:rsidR="007F3F75" w:rsidRDefault="007F3F75" w:rsidP="007F3F75">
      <w:pPr>
        <w:pStyle w:val="BulletList2"/>
        <w:rPr>
          <w:ins w:id="1294" w:author="Isha Gupta" w:date="2017-05-18T11:45:00Z"/>
        </w:rPr>
      </w:pPr>
      <w:ins w:id="1295" w:author="Isha Gupta" w:date="2017-05-18T11:45:00Z">
        <w:r w:rsidRPr="009A3736">
          <w:t>Is support for more than one database required?</w:t>
        </w:r>
        <w:r>
          <w:t xml:space="preserve"> </w:t>
        </w:r>
      </w:ins>
    </w:p>
    <w:p w14:paraId="1D7AA09D" w14:textId="77777777" w:rsidR="007F3F75" w:rsidRPr="009A3736" w:rsidRDefault="007F3F75" w:rsidP="007F3F75">
      <w:pPr>
        <w:pStyle w:val="BulletList2"/>
        <w:rPr>
          <w:ins w:id="1296" w:author="Isha Gupta" w:date="2017-05-18T11:45:00Z"/>
        </w:rPr>
      </w:pPr>
      <w:ins w:id="1297" w:author="Isha Gupta" w:date="2017-05-18T11:45:00Z">
        <w:r>
          <w:t>Yes both server, sonarqube and mainframe</w:t>
        </w:r>
      </w:ins>
    </w:p>
    <w:p w14:paraId="04706FDF" w14:textId="77777777" w:rsidR="007F3F75" w:rsidRPr="005B6304" w:rsidRDefault="007F3F75" w:rsidP="007F3F75">
      <w:pPr>
        <w:pStyle w:val="BulletList1"/>
        <w:rPr>
          <w:ins w:id="1298" w:author="Isha Gupta" w:date="2017-05-18T11:45:00Z"/>
          <w:lang w:val="en-US" w:eastAsia="ja-JP"/>
          <w:rPrChange w:id="1299" w:author="Isha Gupta" w:date="2017-05-18T09:59:00Z">
            <w:rPr>
              <w:ins w:id="1300" w:author="Isha Gupta" w:date="2017-05-18T11:45:00Z"/>
            </w:rPr>
          </w:rPrChange>
        </w:rPr>
      </w:pPr>
      <w:ins w:id="1301" w:author="Isha Gupta" w:date="2017-05-18T11:45:00Z">
        <w:r w:rsidRPr="009A3736">
          <w:t>Will there be any database partitioning or mirroring required?</w:t>
        </w:r>
        <w:r>
          <w:t xml:space="preserve"> </w:t>
        </w:r>
      </w:ins>
    </w:p>
    <w:p w14:paraId="68806067" w14:textId="77777777" w:rsidR="007F3F75" w:rsidRPr="00407CF0" w:rsidRDefault="007F3F75" w:rsidP="007F3F75">
      <w:pPr>
        <w:pStyle w:val="BulletList1"/>
        <w:rPr>
          <w:ins w:id="1302" w:author="Isha Gupta" w:date="2017-05-18T11:45:00Z"/>
          <w:lang w:val="en-US" w:eastAsia="ja-JP"/>
        </w:rPr>
      </w:pPr>
      <w:ins w:id="1303" w:author="Isha Gupta" w:date="2017-05-18T11:45:00Z">
        <w:r>
          <w:t>NA</w:t>
        </w:r>
      </w:ins>
    </w:p>
    <w:p w14:paraId="272EB4B9" w14:textId="4DE03A0E" w:rsidR="00407CF0" w:rsidRDefault="00407CF0" w:rsidP="00407CF0">
      <w:pPr>
        <w:pStyle w:val="Heading1"/>
        <w:rPr>
          <w:ins w:id="1304" w:author="Isha Gupta" w:date="2017-05-17T10:42:00Z"/>
        </w:rPr>
      </w:pPr>
      <w:r>
        <w:lastRenderedPageBreak/>
        <w:t>Solution Architecture</w:t>
      </w:r>
      <w:bookmarkEnd w:id="853"/>
    </w:p>
    <w:p w14:paraId="2E20126A" w14:textId="3CB01146" w:rsidR="000F20D1" w:rsidRPr="000F20D1" w:rsidDel="000F20D1" w:rsidRDefault="000F20D1">
      <w:pPr>
        <w:pStyle w:val="BodyText"/>
        <w:rPr>
          <w:del w:id="1305" w:author="Isha Gupta" w:date="2017-05-17T10:43:00Z"/>
          <w:rPrChange w:id="1306" w:author="Isha Gupta" w:date="2017-05-17T10:42:00Z">
            <w:rPr>
              <w:del w:id="1307" w:author="Isha Gupta" w:date="2017-05-17T10:43:00Z"/>
            </w:rPr>
          </w:rPrChange>
        </w:rPr>
        <w:pPrChange w:id="1308" w:author="Isha Gupta" w:date="2017-05-17T10:42:00Z">
          <w:pPr>
            <w:pStyle w:val="Heading1"/>
          </w:pPr>
        </w:pPrChange>
      </w:pPr>
    </w:p>
    <w:p w14:paraId="73106020" w14:textId="142A6E1E" w:rsidR="000F20D1" w:rsidRDefault="006730BF">
      <w:pPr>
        <w:pStyle w:val="BodyText"/>
        <w:keepNext/>
        <w:rPr>
          <w:ins w:id="1309" w:author="Isha Gupta" w:date="2017-05-17T10:44:00Z"/>
        </w:rPr>
        <w:pPrChange w:id="1310" w:author="Isha Gupta" w:date="2017-05-17T10:44:00Z">
          <w:pPr>
            <w:pStyle w:val="BodyText"/>
          </w:pPr>
        </w:pPrChange>
      </w:pPr>
      <w:ins w:id="1311" w:author="Isha Gupta" w:date="2017-05-17T10:53:00Z">
        <w:r>
          <w:rPr>
            <w:noProof/>
            <w:lang w:val="en-US"/>
          </w:rPr>
          <w:drawing>
            <wp:inline distT="0" distB="0" distL="0" distR="0" wp14:anchorId="3ACF29E0" wp14:editId="3D43B874">
              <wp:extent cx="6188710" cy="28467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846705"/>
                      </a:xfrm>
                      <a:prstGeom prst="rect">
                        <a:avLst/>
                      </a:prstGeom>
                    </pic:spPr>
                  </pic:pic>
                </a:graphicData>
              </a:graphic>
            </wp:inline>
          </w:drawing>
        </w:r>
      </w:ins>
    </w:p>
    <w:p w14:paraId="56449486" w14:textId="2C5B96C1" w:rsidR="000F20D1" w:rsidRDefault="000F20D1">
      <w:pPr>
        <w:pStyle w:val="Caption"/>
        <w:jc w:val="center"/>
        <w:rPr>
          <w:ins w:id="1312" w:author="Isha Gupta" w:date="2017-05-17T10:44:00Z"/>
        </w:rPr>
        <w:pPrChange w:id="1313" w:author="Isha Gupta" w:date="2017-05-17T10:44:00Z">
          <w:pPr>
            <w:pStyle w:val="Caption"/>
          </w:pPr>
        </w:pPrChange>
      </w:pPr>
      <w:ins w:id="1314" w:author="Isha Gupta" w:date="2017-05-17T10:44:00Z">
        <w:r>
          <w:t xml:space="preserve">Figure </w:t>
        </w:r>
        <w:r>
          <w:fldChar w:fldCharType="begin"/>
        </w:r>
        <w:r>
          <w:instrText xml:space="preserve"> SEQ Figure \* ARABIC </w:instrText>
        </w:r>
      </w:ins>
      <w:r>
        <w:fldChar w:fldCharType="separate"/>
      </w:r>
      <w:ins w:id="1315" w:author="Isha Gupta" w:date="2017-05-18T14:21:00Z">
        <w:r w:rsidR="004B2E41">
          <w:rPr>
            <w:noProof/>
          </w:rPr>
          <w:t>1</w:t>
        </w:r>
      </w:ins>
      <w:ins w:id="1316" w:author="Isha Gupta" w:date="2017-05-17T10:44:00Z">
        <w:r>
          <w:fldChar w:fldCharType="end"/>
        </w:r>
        <w:r>
          <w:t xml:space="preserve">: Solution Architecture Diagram </w:t>
        </w:r>
        <w:r w:rsidRPr="008C0942">
          <w:t>prepared in G</w:t>
        </w:r>
        <w:r w:rsidR="0017592F">
          <w:t>liff</w:t>
        </w:r>
        <w:r>
          <w:t>y</w:t>
        </w:r>
        <w:r>
          <w:rPr>
            <w:noProof/>
          </w:rPr>
          <w:t>.</w:t>
        </w:r>
      </w:ins>
    </w:p>
    <w:p w14:paraId="066FF897" w14:textId="2AE1A2CE" w:rsidR="00407CF0" w:rsidRPr="00087FD4" w:rsidDel="00147400" w:rsidRDefault="00407CF0" w:rsidP="00407CF0">
      <w:pPr>
        <w:pStyle w:val="Heading2"/>
        <w:rPr>
          <w:del w:id="1317" w:author="Isha Gupta" w:date="2017-04-27T00:45:00Z"/>
        </w:rPr>
      </w:pPr>
      <w:del w:id="1318" w:author="Isha Gupta" w:date="2017-04-27T00:45:00Z">
        <w:r w:rsidDel="00147400">
          <w:delText>Solution Diagram</w:delText>
        </w:r>
      </w:del>
    </w:p>
    <w:p w14:paraId="1AC8DBA6" w14:textId="37524DA4" w:rsidR="00654846" w:rsidDel="00147400" w:rsidRDefault="00147400" w:rsidP="00407CF0">
      <w:pPr>
        <w:pStyle w:val="BodyText"/>
        <w:rPr>
          <w:del w:id="1319" w:author="Isha Gupta" w:date="2017-04-27T00:45:00Z"/>
          <w:rFonts w:eastAsia="Times New Roman" w:hAnsi="Calibri"/>
          <w:color w:val="000000" w:themeColor="text1"/>
          <w:kern w:val="24"/>
          <w:sz w:val="28"/>
          <w:szCs w:val="28"/>
          <w:lang w:eastAsia="en-IN"/>
        </w:rPr>
      </w:pPr>
      <w:del w:id="1320" w:author="Isha Gupta" w:date="2017-04-27T00:45:00Z">
        <w:r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75136" behindDoc="0" locked="0" layoutInCell="1" allowOverlap="1" wp14:anchorId="17EDCB2B" wp14:editId="6CEA8E8B">
                  <wp:simplePos x="0" y="0"/>
                  <wp:positionH relativeFrom="column">
                    <wp:posOffset>3352800</wp:posOffset>
                  </wp:positionH>
                  <wp:positionV relativeFrom="paragraph">
                    <wp:posOffset>196850</wp:posOffset>
                  </wp:positionV>
                  <wp:extent cx="2506980" cy="580390"/>
                  <wp:effectExtent l="0" t="0" r="0" b="0"/>
                  <wp:wrapNone/>
                  <wp:docPr id="20" name="Group 20"/>
                  <wp:cNvGraphicFramePr/>
                  <a:graphic xmlns:a="http://schemas.openxmlformats.org/drawingml/2006/main">
                    <a:graphicData uri="http://schemas.microsoft.com/office/word/2010/wordprocessingGroup">
                      <wpg:wgp>
                        <wpg:cNvGrpSpPr/>
                        <wpg:grpSpPr>
                          <a:xfrm>
                            <a:off x="0" y="0"/>
                            <a:ext cx="2506980" cy="580390"/>
                            <a:chOff x="0" y="0"/>
                            <a:chExt cx="2506980" cy="580390"/>
                          </a:xfrm>
                        </wpg:grpSpPr>
                        <wps:wsp>
                          <wps:cNvPr id="27726" name="TextBox 10"/>
                          <wps:cNvSpPr txBox="1"/>
                          <wps:spPr>
                            <a:xfrm>
                              <a:off x="0" y="281940"/>
                              <a:ext cx="2506980" cy="298450"/>
                            </a:xfrm>
                            <a:prstGeom prst="rect">
                              <a:avLst/>
                            </a:prstGeom>
                            <a:noFill/>
                          </wps:spPr>
                          <wps:txbx>
                            <w:txbxContent>
                              <w:p w14:paraId="6459900D" w14:textId="77777777" w:rsidR="001324D5" w:rsidRPr="00F76523" w:rsidRDefault="001324D5" w:rsidP="001E0F31">
                                <w:pPr>
                                  <w:pStyle w:val="NormalWeb"/>
                                  <w:spacing w:before="0" w:beforeAutospacing="0" w:after="0" w:afterAutospacing="0"/>
                                  <w:jc w:val="center"/>
                                  <w:rPr>
                                    <w:sz w:val="20"/>
                                  </w:rPr>
                                </w:pPr>
                                <w:r w:rsidRPr="00F76523">
                                  <w:rPr>
                                    <w:rFonts w:asciiTheme="minorHAnsi" w:hAnsi="Calibri" w:cstheme="minorBidi"/>
                                    <w:color w:val="000000" w:themeColor="text1"/>
                                    <w:kern w:val="24"/>
                                    <w:sz w:val="18"/>
                                    <w:szCs w:val="21"/>
                                  </w:rPr>
                                  <w:t>Internal User (Admin/ Billing Department</w:t>
                                </w:r>
                              </w:p>
                            </w:txbxContent>
                          </wps:txbx>
                          <wps:bodyPr wrap="square" rtlCol="0">
                            <a:noAutofit/>
                          </wps:bodyPr>
                        </wps:wsp>
                        <wps:wsp>
                          <wps:cNvPr id="27771" name="Smiley Face 27771"/>
                          <wps:cNvSpPr/>
                          <wps:spPr>
                            <a:xfrm>
                              <a:off x="815340" y="0"/>
                              <a:ext cx="275590" cy="244475"/>
                            </a:xfrm>
                            <a:prstGeom prst="smileyFace">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EDCB2B" id="Group 20" o:spid="_x0000_s1030" style="position:absolute;margin-left:264pt;margin-top:15.5pt;width:197.4pt;height:45.7pt;z-index:251675136" coordsize="25069,5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">
                  <v:shape id="TextBox 10" o:spid="_x0000_s1031" type="#_x0000_t202" style="position:absolute;top:2819;width:2506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" filled="f" stroked="f">
                    <v:textbox>
                      <w:txbxContent>
                        <w:p w14:paraId="6459900D" w14:textId="77777777" w:rsidR="001324D5" w:rsidRPr="00F76523" w:rsidRDefault="001324D5" w:rsidP="001E0F31">
                          <w:pPr>
                            <w:pStyle w:val="NormalWeb"/>
                            <w:spacing w:before="0" w:beforeAutospacing="0" w:after="0" w:afterAutospacing="0"/>
                            <w:jc w:val="center"/>
                            <w:rPr>
                              <w:sz w:val="20"/>
                            </w:rPr>
                          </w:pPr>
                          <w:r w:rsidRPr="00F76523">
                            <w:rPr>
                              <w:rFonts w:asciiTheme="minorHAnsi" w:hAnsi="Calibri" w:cstheme="minorBidi"/>
                              <w:color w:val="000000" w:themeColor="text1"/>
                              <w:kern w:val="24"/>
                              <w:sz w:val="18"/>
                              <w:szCs w:val="21"/>
                            </w:rPr>
                            <w:t>Internal User (Admin/ Billing Department</w:t>
                          </w:r>
                        </w:p>
                      </w:txbxContent>
                    </v:textbox>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7771" o:spid="_x0000_s1032" type="#_x0000_t96" style="position:absolute;left:8153;width:2756;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" fillcolor="#4472c4" strokecolor="#2f528f" strokeweight="1pt">
                    <v:stroke joinstyle="miter"/>
                  </v:shape>
                </v:group>
              </w:pict>
            </mc:Fallback>
          </mc:AlternateContent>
        </w:r>
        <w:r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72064" behindDoc="0" locked="0" layoutInCell="1" allowOverlap="1" wp14:anchorId="4720D525" wp14:editId="4C44D175">
                  <wp:simplePos x="0" y="0"/>
                  <wp:positionH relativeFrom="column">
                    <wp:posOffset>2682240</wp:posOffset>
                  </wp:positionH>
                  <wp:positionV relativeFrom="paragraph">
                    <wp:posOffset>196850</wp:posOffset>
                  </wp:positionV>
                  <wp:extent cx="996950" cy="524510"/>
                  <wp:effectExtent l="0" t="0" r="0" b="0"/>
                  <wp:wrapNone/>
                  <wp:docPr id="16" name="Group 16"/>
                  <wp:cNvGraphicFramePr/>
                  <a:graphic xmlns:a="http://schemas.openxmlformats.org/drawingml/2006/main">
                    <a:graphicData uri="http://schemas.microsoft.com/office/word/2010/wordprocessingGroup">
                      <wpg:wgp>
                        <wpg:cNvGrpSpPr/>
                        <wpg:grpSpPr>
                          <a:xfrm>
                            <a:off x="0" y="0"/>
                            <a:ext cx="996950" cy="524510"/>
                            <a:chOff x="0" y="0"/>
                            <a:chExt cx="996950" cy="524510"/>
                          </a:xfrm>
                        </wpg:grpSpPr>
                        <wps:wsp>
                          <wps:cNvPr id="27769" name="TextBox 22"/>
                          <wps:cNvSpPr txBox="1"/>
                          <wps:spPr>
                            <a:xfrm>
                              <a:off x="0" y="304800"/>
                              <a:ext cx="996950" cy="219710"/>
                            </a:xfrm>
                            <a:prstGeom prst="rect">
                              <a:avLst/>
                            </a:prstGeom>
                            <a:noFill/>
                          </wps:spPr>
                          <wps:txbx>
                            <w:txbxContent>
                              <w:p w14:paraId="4BBE5A89" w14:textId="77777777" w:rsidR="001324D5" w:rsidRPr="00F76523" w:rsidRDefault="001324D5" w:rsidP="001E0F31">
                                <w:pPr>
                                  <w:pStyle w:val="NormalWeb"/>
                                  <w:spacing w:before="0" w:beforeAutospacing="0" w:after="0" w:afterAutospacing="0"/>
                                  <w:jc w:val="center"/>
                                  <w:rPr>
                                    <w:sz w:val="16"/>
                                  </w:rPr>
                                </w:pPr>
                                <w:r w:rsidRPr="00F76523">
                                  <w:rPr>
                                    <w:rFonts w:asciiTheme="minorHAnsi" w:hAnsi="Calibri" w:cstheme="minorBidi"/>
                                    <w:color w:val="000000" w:themeColor="text1"/>
                                    <w:kern w:val="24"/>
                                    <w:sz w:val="18"/>
                                    <w:szCs w:val="28"/>
                                  </w:rPr>
                                  <w:t>Auditor</w:t>
                                </w:r>
                              </w:p>
                            </w:txbxContent>
                          </wps:txbx>
                          <wps:bodyPr wrap="square" rtlCol="0">
                            <a:noAutofit/>
                          </wps:bodyPr>
                        </wps:wsp>
                        <wps:wsp>
                          <wps:cNvPr id="27770" name="Smiley Face 27770"/>
                          <wps:cNvSpPr/>
                          <wps:spPr>
                            <a:xfrm>
                              <a:off x="365760" y="0"/>
                              <a:ext cx="275590" cy="244475"/>
                            </a:xfrm>
                            <a:prstGeom prst="smileyFace">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20D525" id="Group 16" o:spid="_x0000_s1033" style="position:absolute;margin-left:211.2pt;margin-top:15.5pt;width:78.5pt;height:41.3pt;z-index:251672064" coordsize="9969,5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">
                  <v:shape id="TextBox 22" o:spid="_x0000_s1034" type="#_x0000_t202" style="position:absolute;top:3048;width:996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" filled="f" stroked="f">
                    <v:textbox>
                      <w:txbxContent>
                        <w:p w14:paraId="4BBE5A89" w14:textId="77777777" w:rsidR="001324D5" w:rsidRPr="00F76523" w:rsidRDefault="001324D5" w:rsidP="001E0F31">
                          <w:pPr>
                            <w:pStyle w:val="NormalWeb"/>
                            <w:spacing w:before="0" w:beforeAutospacing="0" w:after="0" w:afterAutospacing="0"/>
                            <w:jc w:val="center"/>
                            <w:rPr>
                              <w:sz w:val="16"/>
                            </w:rPr>
                          </w:pPr>
                          <w:r w:rsidRPr="00F76523">
                            <w:rPr>
                              <w:rFonts w:asciiTheme="minorHAnsi" w:hAnsi="Calibri" w:cstheme="minorBidi"/>
                              <w:color w:val="000000" w:themeColor="text1"/>
                              <w:kern w:val="24"/>
                              <w:sz w:val="18"/>
                              <w:szCs w:val="28"/>
                            </w:rPr>
                            <w:t>Auditor</w:t>
                          </w:r>
                        </w:p>
                      </w:txbxContent>
                    </v:textbox>
                  </v:shape>
                  <v:shape id="Smiley Face 27770" o:spid="_x0000_s1035" type="#_x0000_t96" style="position:absolute;left:3657;width:2756;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" fillcolor="#4472c4" strokecolor="#2f528f" strokeweight="1pt">
                    <v:stroke joinstyle="miter"/>
                  </v:shape>
                </v:group>
              </w:pict>
            </mc:Fallback>
          </mc:AlternateContent>
        </w:r>
        <w:r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66944" behindDoc="0" locked="0" layoutInCell="1" allowOverlap="1" wp14:anchorId="39952E06" wp14:editId="07245258">
                  <wp:simplePos x="0" y="0"/>
                  <wp:positionH relativeFrom="column">
                    <wp:posOffset>1722120</wp:posOffset>
                  </wp:positionH>
                  <wp:positionV relativeFrom="paragraph">
                    <wp:posOffset>204470</wp:posOffset>
                  </wp:positionV>
                  <wp:extent cx="996950" cy="516890"/>
                  <wp:effectExtent l="0" t="0" r="0" b="0"/>
                  <wp:wrapNone/>
                  <wp:docPr id="15" name="Group 15"/>
                  <wp:cNvGraphicFramePr/>
                  <a:graphic xmlns:a="http://schemas.openxmlformats.org/drawingml/2006/main">
                    <a:graphicData uri="http://schemas.microsoft.com/office/word/2010/wordprocessingGroup">
                      <wpg:wgp>
                        <wpg:cNvGrpSpPr/>
                        <wpg:grpSpPr>
                          <a:xfrm>
                            <a:off x="0" y="0"/>
                            <a:ext cx="996950" cy="516890"/>
                            <a:chOff x="0" y="0"/>
                            <a:chExt cx="996950" cy="516890"/>
                          </a:xfrm>
                        </wpg:grpSpPr>
                        <wps:wsp>
                          <wps:cNvPr id="27730" name="TextBox 18"/>
                          <wps:cNvSpPr txBox="1"/>
                          <wps:spPr>
                            <a:xfrm>
                              <a:off x="0" y="297180"/>
                              <a:ext cx="996950" cy="219710"/>
                            </a:xfrm>
                            <a:prstGeom prst="rect">
                              <a:avLst/>
                            </a:prstGeom>
                            <a:noFill/>
                          </wps:spPr>
                          <wps:txbx>
                            <w:txbxContent>
                              <w:p w14:paraId="55731BDB" w14:textId="77777777" w:rsidR="001324D5" w:rsidRPr="00F76523" w:rsidRDefault="001324D5" w:rsidP="001E0F31">
                                <w:pPr>
                                  <w:pStyle w:val="NormalWeb"/>
                                  <w:spacing w:before="0" w:beforeAutospacing="0" w:after="0" w:afterAutospacing="0"/>
                                  <w:jc w:val="center"/>
                                  <w:rPr>
                                    <w:sz w:val="16"/>
                                  </w:rPr>
                                </w:pPr>
                                <w:r w:rsidRPr="00F76523">
                                  <w:rPr>
                                    <w:rFonts w:asciiTheme="minorHAnsi" w:hAnsi="Calibri" w:cstheme="minorBidi"/>
                                    <w:color w:val="000000" w:themeColor="text1"/>
                                    <w:kern w:val="24"/>
                                    <w:sz w:val="18"/>
                                    <w:szCs w:val="28"/>
                                  </w:rPr>
                                  <w:t>Underwriter</w:t>
                                </w:r>
                              </w:p>
                            </w:txbxContent>
                          </wps:txbx>
                          <wps:bodyPr wrap="square" rtlCol="0">
                            <a:noAutofit/>
                          </wps:bodyPr>
                        </wps:wsp>
                        <wps:wsp>
                          <wps:cNvPr id="27767" name="Smiley Face 27767"/>
                          <wps:cNvSpPr/>
                          <wps:spPr>
                            <a:xfrm>
                              <a:off x="320040" y="0"/>
                              <a:ext cx="275590" cy="244475"/>
                            </a:xfrm>
                            <a:prstGeom prst="smileyFace">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952E06" id="Group 15" o:spid="_x0000_s1036" style="position:absolute;margin-left:135.6pt;margin-top:16.1pt;width:78.5pt;height:40.7pt;z-index:251666944" coordsize="9969,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">
                  <v:shape id="TextBox 18" o:spid="_x0000_s1037" type="#_x0000_t202" style="position:absolute;top:2971;width:996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" filled="f" stroked="f">
                    <v:textbox>
                      <w:txbxContent>
                        <w:p w14:paraId="55731BDB" w14:textId="77777777" w:rsidR="001324D5" w:rsidRPr="00F76523" w:rsidRDefault="001324D5" w:rsidP="001E0F31">
                          <w:pPr>
                            <w:pStyle w:val="NormalWeb"/>
                            <w:spacing w:before="0" w:beforeAutospacing="0" w:after="0" w:afterAutospacing="0"/>
                            <w:jc w:val="center"/>
                            <w:rPr>
                              <w:sz w:val="16"/>
                            </w:rPr>
                          </w:pPr>
                          <w:r w:rsidRPr="00F76523">
                            <w:rPr>
                              <w:rFonts w:asciiTheme="minorHAnsi" w:hAnsi="Calibri" w:cstheme="minorBidi"/>
                              <w:color w:val="000000" w:themeColor="text1"/>
                              <w:kern w:val="24"/>
                              <w:sz w:val="18"/>
                              <w:szCs w:val="28"/>
                            </w:rPr>
                            <w:t>Underwriter</w:t>
                          </w:r>
                        </w:p>
                      </w:txbxContent>
                    </v:textbox>
                  </v:shape>
                  <v:shape id="Smiley Face 27767" o:spid="_x0000_s1038" type="#_x0000_t96" style="position:absolute;left:3200;width:2756;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" fillcolor="#4472c4" strokecolor="#2f528f" strokeweight="1pt">
                    <v:stroke joinstyle="miter"/>
                  </v:shape>
                </v:group>
              </w:pict>
            </mc:Fallback>
          </mc:AlternateContent>
        </w:r>
        <w:r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68992" behindDoc="0" locked="0" layoutInCell="1" allowOverlap="1" wp14:anchorId="486D2DE1" wp14:editId="1310833F">
                  <wp:simplePos x="0" y="0"/>
                  <wp:positionH relativeFrom="column">
                    <wp:posOffset>754380</wp:posOffset>
                  </wp:positionH>
                  <wp:positionV relativeFrom="paragraph">
                    <wp:posOffset>196850</wp:posOffset>
                  </wp:positionV>
                  <wp:extent cx="830580" cy="525145"/>
                  <wp:effectExtent l="0" t="0" r="0" b="0"/>
                  <wp:wrapNone/>
                  <wp:docPr id="7" name="Group 7"/>
                  <wp:cNvGraphicFramePr/>
                  <a:graphic xmlns:a="http://schemas.openxmlformats.org/drawingml/2006/main">
                    <a:graphicData uri="http://schemas.microsoft.com/office/word/2010/wordprocessingGroup">
                      <wpg:wgp>
                        <wpg:cNvGrpSpPr/>
                        <wpg:grpSpPr>
                          <a:xfrm>
                            <a:off x="0" y="0"/>
                            <a:ext cx="830580" cy="525145"/>
                            <a:chOff x="0" y="0"/>
                            <a:chExt cx="830580" cy="525145"/>
                          </a:xfrm>
                        </wpg:grpSpPr>
                        <wps:wsp>
                          <wps:cNvPr id="27766" name="Smiley Face 27766"/>
                          <wps:cNvSpPr/>
                          <wps:spPr>
                            <a:xfrm>
                              <a:off x="259080" y="0"/>
                              <a:ext cx="275590" cy="244475"/>
                            </a:xfrm>
                            <a:prstGeom prst="smileyFace">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768" name="TextBox 8"/>
                          <wps:cNvSpPr txBox="1"/>
                          <wps:spPr>
                            <a:xfrm>
                              <a:off x="0" y="289560"/>
                              <a:ext cx="830580" cy="235585"/>
                            </a:xfrm>
                            <a:prstGeom prst="rect">
                              <a:avLst/>
                            </a:prstGeom>
                            <a:noFill/>
                          </wps:spPr>
                          <wps:txbx>
                            <w:txbxContent>
                              <w:p w14:paraId="6A4CDDA5" w14:textId="710D541E" w:rsidR="001324D5" w:rsidRPr="00F76523" w:rsidRDefault="001324D5" w:rsidP="001E0F31">
                                <w:pPr>
                                  <w:pStyle w:val="NormalWeb"/>
                                  <w:spacing w:before="0" w:beforeAutospacing="0" w:after="0" w:afterAutospacing="0"/>
                                  <w:jc w:val="center"/>
                                  <w:rPr>
                                    <w:sz w:val="16"/>
                                    <w:lang w:val="en-US"/>
                                  </w:rPr>
                                </w:pPr>
                                <w:r w:rsidRPr="00F76523">
                                  <w:rPr>
                                    <w:rFonts w:asciiTheme="minorHAnsi" w:hAnsi="Calibri" w:cstheme="minorBidi"/>
                                    <w:color w:val="000000" w:themeColor="text1"/>
                                    <w:kern w:val="24"/>
                                    <w:sz w:val="18"/>
                                    <w:szCs w:val="28"/>
                                    <w:lang w:val="en-US"/>
                                  </w:rPr>
                                  <w:t>Agent</w:t>
                                </w:r>
                              </w:p>
                            </w:txbxContent>
                          </wps:txbx>
                          <wps:bodyPr wrap="square" rtlCol="0">
                            <a:noAutofit/>
                          </wps:bodyPr>
                        </wps:wsp>
                      </wpg:wgp>
                    </a:graphicData>
                  </a:graphic>
                </wp:anchor>
              </w:drawing>
            </mc:Choice>
            <mc:Fallback>
              <w:pict>
                <v:group w14:anchorId="486D2DE1" id="Group 7" o:spid="_x0000_s1039" style="position:absolute;margin-left:59.4pt;margin-top:15.5pt;width:65.4pt;height:41.35pt;z-index:251668992" coordsize="8305,5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">
                  <v:shape id="Smiley Face 27766" o:spid="_x0000_s1040" type="#_x0000_t96" style="position:absolute;left:2590;width:2756;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" fillcolor="#4472c4" strokecolor="#2f528f" strokeweight="1pt">
                    <v:stroke joinstyle="miter"/>
                  </v:shape>
                  <v:shape id="TextBox 8" o:spid="_x0000_s1041" type="#_x0000_t202" style="position:absolute;top:2895;width:830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" filled="f" stroked="f">
                    <v:textbox>
                      <w:txbxContent>
                        <w:p w14:paraId="6A4CDDA5" w14:textId="710D541E" w:rsidR="001324D5" w:rsidRPr="00F76523" w:rsidRDefault="001324D5" w:rsidP="001E0F31">
                          <w:pPr>
                            <w:pStyle w:val="NormalWeb"/>
                            <w:spacing w:before="0" w:beforeAutospacing="0" w:after="0" w:afterAutospacing="0"/>
                            <w:jc w:val="center"/>
                            <w:rPr>
                              <w:sz w:val="16"/>
                              <w:lang w:val="en-US"/>
                            </w:rPr>
                          </w:pPr>
                          <w:r w:rsidRPr="00F76523">
                            <w:rPr>
                              <w:rFonts w:asciiTheme="minorHAnsi" w:hAnsi="Calibri" w:cstheme="minorBidi"/>
                              <w:color w:val="000000" w:themeColor="text1"/>
                              <w:kern w:val="24"/>
                              <w:sz w:val="18"/>
                              <w:szCs w:val="28"/>
                              <w:lang w:val="en-US"/>
                            </w:rPr>
                            <w:t>Agent</w:t>
                          </w:r>
                        </w:p>
                      </w:txbxContent>
                    </v:textbox>
                  </v:shape>
                </v:group>
              </w:pict>
            </mc:Fallback>
          </mc:AlternateContent>
        </w:r>
        <w:r w:rsidR="001E0F31"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51584" behindDoc="0" locked="0" layoutInCell="1" allowOverlap="1" wp14:anchorId="30315F05" wp14:editId="7B87BDC2">
                  <wp:simplePos x="0" y="0"/>
                  <wp:positionH relativeFrom="column">
                    <wp:posOffset>-45720</wp:posOffset>
                  </wp:positionH>
                  <wp:positionV relativeFrom="paragraph">
                    <wp:posOffset>198755</wp:posOffset>
                  </wp:positionV>
                  <wp:extent cx="830907" cy="510082"/>
                  <wp:effectExtent l="0" t="0" r="0" b="0"/>
                  <wp:wrapNone/>
                  <wp:docPr id="27772" name="Group 27772"/>
                  <wp:cNvGraphicFramePr/>
                  <a:graphic xmlns:a="http://schemas.openxmlformats.org/drawingml/2006/main">
                    <a:graphicData uri="http://schemas.microsoft.com/office/word/2010/wordprocessingGroup">
                      <wpg:wgp>
                        <wpg:cNvGrpSpPr/>
                        <wpg:grpSpPr>
                          <a:xfrm>
                            <a:off x="0" y="0"/>
                            <a:ext cx="830907" cy="510082"/>
                            <a:chOff x="0" y="0"/>
                            <a:chExt cx="830907" cy="510082"/>
                          </a:xfrm>
                        </wpg:grpSpPr>
                        <wps:wsp>
                          <wps:cNvPr id="27719" name="Smiley Face 27719"/>
                          <wps:cNvSpPr/>
                          <wps:spPr>
                            <a:xfrm>
                              <a:off x="251460" y="0"/>
                              <a:ext cx="275590" cy="244475"/>
                            </a:xfrm>
                            <a:prstGeom prst="smileyFace">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720" name="TextBox 8"/>
                          <wps:cNvSpPr txBox="1"/>
                          <wps:spPr>
                            <a:xfrm>
                              <a:off x="0" y="289560"/>
                              <a:ext cx="830907" cy="220522"/>
                            </a:xfrm>
                            <a:prstGeom prst="rect">
                              <a:avLst/>
                            </a:prstGeom>
                            <a:noFill/>
                          </wps:spPr>
                          <wps:txbx>
                            <w:txbxContent>
                              <w:p w14:paraId="3A735219" w14:textId="77777777" w:rsidR="001324D5" w:rsidRPr="00F76523" w:rsidRDefault="001324D5" w:rsidP="00654846">
                                <w:pPr>
                                  <w:pStyle w:val="NormalWeb"/>
                                  <w:spacing w:before="0" w:beforeAutospacing="0" w:after="0" w:afterAutospacing="0"/>
                                  <w:rPr>
                                    <w:sz w:val="16"/>
                                  </w:rPr>
                                </w:pPr>
                                <w:r w:rsidRPr="00F76523">
                                  <w:rPr>
                                    <w:rFonts w:asciiTheme="minorHAnsi" w:hAnsi="Calibri" w:cstheme="minorBidi"/>
                                    <w:color w:val="000000" w:themeColor="text1"/>
                                    <w:kern w:val="24"/>
                                    <w:sz w:val="18"/>
                                    <w:szCs w:val="28"/>
                                  </w:rPr>
                                  <w:t>Customer</w:t>
                                </w:r>
                              </w:p>
                            </w:txbxContent>
                          </wps:txbx>
                          <wps:bodyPr wrap="square" rtlCol="0">
                            <a:noAutofit/>
                          </wps:bodyPr>
                        </wps:wsp>
                      </wpg:wgp>
                    </a:graphicData>
                  </a:graphic>
                </wp:anchor>
              </w:drawing>
            </mc:Choice>
            <mc:Fallback>
              <w:pict>
                <v:group w14:anchorId="30315F05" id="Group 27772" o:spid="_x0000_s1042" style="position:absolute;margin-left:-3.6pt;margin-top:15.65pt;width:65.45pt;height:40.15pt;z-index:251651584" coordsize="8309,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">
                  <v:shape id="Smiley Face 27719" o:spid="_x0000_s1043" type="#_x0000_t96" style="position:absolute;left:2514;width:2756;height:2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" fillcolor="#4472c4" strokecolor="#2f528f" strokeweight="1pt">
                    <v:stroke joinstyle="miter"/>
                  </v:shape>
                  <v:shape id="TextBox 8" o:spid="_x0000_s1044" type="#_x0000_t202" style="position:absolute;top:2895;width:8309;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" filled="f" stroked="f">
                    <v:textbox>
                      <w:txbxContent>
                        <w:p w14:paraId="3A735219" w14:textId="77777777" w:rsidR="001324D5" w:rsidRPr="00F76523" w:rsidRDefault="001324D5" w:rsidP="00654846">
                          <w:pPr>
                            <w:pStyle w:val="NormalWeb"/>
                            <w:spacing w:before="0" w:beforeAutospacing="0" w:after="0" w:afterAutospacing="0"/>
                            <w:rPr>
                              <w:sz w:val="16"/>
                            </w:rPr>
                          </w:pPr>
                          <w:r w:rsidRPr="00F76523">
                            <w:rPr>
                              <w:rFonts w:asciiTheme="minorHAnsi" w:hAnsi="Calibri" w:cstheme="minorBidi"/>
                              <w:color w:val="000000" w:themeColor="text1"/>
                              <w:kern w:val="24"/>
                              <w:sz w:val="18"/>
                              <w:szCs w:val="28"/>
                            </w:rPr>
                            <w:t>Customer</w:t>
                          </w:r>
                        </w:p>
                      </w:txbxContent>
                    </v:textbox>
                  </v:shape>
                </v:group>
              </w:pict>
            </mc:Fallback>
          </mc:AlternateContent>
        </w:r>
      </w:del>
    </w:p>
    <w:p w14:paraId="2F46443C" w14:textId="6B7954BB" w:rsidR="00654846" w:rsidDel="00147400" w:rsidRDefault="00654846" w:rsidP="00407CF0">
      <w:pPr>
        <w:pStyle w:val="BodyText"/>
        <w:rPr>
          <w:del w:id="1321" w:author="Isha Gupta" w:date="2017-04-27T00:45:00Z"/>
          <w:rFonts w:eastAsia="Times New Roman" w:hAnsi="Calibri"/>
          <w:color w:val="000000" w:themeColor="text1"/>
          <w:kern w:val="24"/>
          <w:sz w:val="28"/>
          <w:szCs w:val="28"/>
          <w:lang w:eastAsia="en-IN"/>
        </w:rPr>
      </w:pPr>
    </w:p>
    <w:p w14:paraId="7333294B" w14:textId="690104B7" w:rsidR="00654846" w:rsidDel="00147400" w:rsidRDefault="00CF306C" w:rsidP="00407CF0">
      <w:pPr>
        <w:pStyle w:val="BodyText"/>
        <w:rPr>
          <w:del w:id="1322" w:author="Isha Gupta" w:date="2017-04-27T00:45:00Z"/>
          <w:rFonts w:eastAsia="Times New Roman" w:hAnsi="Calibri"/>
          <w:color w:val="000000" w:themeColor="text1"/>
          <w:kern w:val="24"/>
          <w:sz w:val="28"/>
          <w:szCs w:val="28"/>
          <w:lang w:eastAsia="en-IN"/>
        </w:rPr>
      </w:pPr>
      <w:del w:id="1323" w:author="Isha Gupta" w:date="2017-04-27T00:45:00Z">
        <w:r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54656" behindDoc="0" locked="0" layoutInCell="1" allowOverlap="1" wp14:anchorId="43F9C426" wp14:editId="6154106E">
                  <wp:simplePos x="0" y="0"/>
                  <wp:positionH relativeFrom="column">
                    <wp:posOffset>68580</wp:posOffset>
                  </wp:positionH>
                  <wp:positionV relativeFrom="paragraph">
                    <wp:posOffset>200660</wp:posOffset>
                  </wp:positionV>
                  <wp:extent cx="4899660" cy="2486025"/>
                  <wp:effectExtent l="0" t="0" r="15240" b="28575"/>
                  <wp:wrapNone/>
                  <wp:docPr id="27745" name="Group 27745"/>
                  <wp:cNvGraphicFramePr/>
                  <a:graphic xmlns:a="http://schemas.openxmlformats.org/drawingml/2006/main">
                    <a:graphicData uri="http://schemas.microsoft.com/office/word/2010/wordprocessingGroup">
                      <wpg:wgp>
                        <wpg:cNvGrpSpPr/>
                        <wpg:grpSpPr>
                          <a:xfrm>
                            <a:off x="0" y="0"/>
                            <a:ext cx="4899660" cy="2486025"/>
                            <a:chOff x="134811" y="1323547"/>
                            <a:chExt cx="7999352" cy="3470221"/>
                          </a:xfrm>
                        </wpg:grpSpPr>
                        <wps:wsp>
                          <wps:cNvPr id="27746" name="Rectangle 27746"/>
                          <wps:cNvSpPr/>
                          <wps:spPr>
                            <a:xfrm>
                              <a:off x="148426" y="1323547"/>
                              <a:ext cx="7985737" cy="456065"/>
                            </a:xfrm>
                            <a:prstGeom prst="rect">
                              <a:avLst/>
                            </a:prstGeom>
                            <a:solidFill>
                              <a:srgbClr val="4472C4"/>
                            </a:solidFill>
                            <a:ln w="12700" cap="flat" cmpd="sng" algn="ctr">
                              <a:solidFill>
                                <a:srgbClr val="4472C4">
                                  <a:shade val="50000"/>
                                </a:srgbClr>
                              </a:solidFill>
                              <a:prstDash val="solid"/>
                              <a:miter lim="800000"/>
                            </a:ln>
                            <a:effectLst/>
                          </wps:spPr>
                          <wps:txbx>
                            <w:txbxContent>
                              <w:p w14:paraId="76F4C5A9" w14:textId="77777777" w:rsidR="001324D5" w:rsidRPr="00F76523" w:rsidRDefault="001324D5" w:rsidP="00654846">
                                <w:pPr>
                                  <w:pStyle w:val="NormalWeb"/>
                                  <w:spacing w:before="0" w:beforeAutospacing="0" w:after="0" w:afterAutospacing="0"/>
                                  <w:jc w:val="center"/>
                                  <w:rPr>
                                    <w:sz w:val="12"/>
                                  </w:rPr>
                                </w:pPr>
                                <w:r w:rsidRPr="00F76523">
                                  <w:rPr>
                                    <w:rFonts w:asciiTheme="minorHAnsi" w:hAnsi="Calibri" w:cstheme="minorBidi"/>
                                    <w:color w:val="FFFFFF" w:themeColor="light1"/>
                                    <w:kern w:val="24"/>
                                    <w:sz w:val="18"/>
                                    <w:szCs w:val="36"/>
                                  </w:rPr>
                                  <w:t>Presentation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7747" name="Group 27747"/>
                          <wpg:cNvGrpSpPr/>
                          <wpg:grpSpPr>
                            <a:xfrm>
                              <a:off x="134811" y="2163844"/>
                              <a:ext cx="7965831" cy="1243339"/>
                              <a:chOff x="134811" y="2163844"/>
                              <a:chExt cx="7965831" cy="1243339"/>
                            </a:xfrm>
                          </wpg:grpSpPr>
                          <wps:wsp>
                            <wps:cNvPr id="27751" name="Rectangle 27751"/>
                            <wps:cNvSpPr/>
                            <wps:spPr>
                              <a:xfrm>
                                <a:off x="134811" y="2163844"/>
                                <a:ext cx="7965831" cy="1243339"/>
                              </a:xfrm>
                              <a:prstGeom prst="rect">
                                <a:avLst/>
                              </a:prstGeom>
                              <a:noFill/>
                              <a:ln w="12700" cap="flat" cmpd="sng" algn="ctr">
                                <a:solidFill>
                                  <a:srgbClr val="4472C4">
                                    <a:shade val="50000"/>
                                  </a:srgbClr>
                                </a:solidFill>
                                <a:prstDash val="solid"/>
                                <a:miter lim="800000"/>
                              </a:ln>
                              <a:effectLst/>
                            </wps:spPr>
                            <wps:txbx>
                              <w:txbxContent>
                                <w:p w14:paraId="39227722" w14:textId="3F9699BD" w:rsidR="001324D5" w:rsidRPr="00654846" w:rsidRDefault="001324D5" w:rsidP="00654846">
                                  <w:pPr>
                                    <w:pStyle w:val="NormalWeb"/>
                                    <w:spacing w:before="0" w:beforeAutospacing="0" w:after="0" w:afterAutospacing="0"/>
                                    <w:jc w:val="center"/>
                                    <w:rPr>
                                      <w:sz w:val="14"/>
                                    </w:rPr>
                                  </w:pPr>
                                  <w:r>
                                    <w:rPr>
                                      <w:rFonts w:asciiTheme="minorHAnsi" w:hAnsi="Calibri" w:cstheme="minorBidi"/>
                                      <w:color w:val="404040" w:themeColor="text1" w:themeTint="BF"/>
                                      <w:kern w:val="24"/>
                                      <w:sz w:val="20"/>
                                      <w:szCs w:val="36"/>
                                    </w:rPr>
                                    <w:t xml:space="preserve">Business / </w:t>
                                  </w:r>
                                  <w:r w:rsidRPr="00654846">
                                    <w:rPr>
                                      <w:rFonts w:asciiTheme="minorHAnsi" w:hAnsi="Calibri" w:cstheme="minorBidi"/>
                                      <w:color w:val="404040" w:themeColor="text1" w:themeTint="BF"/>
                                      <w:kern w:val="24"/>
                                      <w:sz w:val="20"/>
                                      <w:szCs w:val="36"/>
                                    </w:rPr>
                                    <w:t>Service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8" name="Rectangle 27748"/>
                            <wps:cNvSpPr/>
                            <wps:spPr>
                              <a:xfrm>
                                <a:off x="312216" y="2919050"/>
                                <a:ext cx="2061916" cy="382921"/>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274FEB7E"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Data collection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9" name="Rectangle 27749"/>
                            <wps:cNvSpPr/>
                            <wps:spPr>
                              <a:xfrm>
                                <a:off x="4887148" y="2950961"/>
                                <a:ext cx="1522462" cy="339871"/>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400A076E"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Billing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50" name="Rectangle 27750"/>
                            <wps:cNvSpPr/>
                            <wps:spPr>
                              <a:xfrm>
                                <a:off x="6529318" y="2950959"/>
                                <a:ext cx="1500482" cy="333422"/>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5BCBEBD0"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Auditing 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7752" name="Rectangle 27752"/>
                          <wps:cNvSpPr/>
                          <wps:spPr>
                            <a:xfrm>
                              <a:off x="247258" y="3933246"/>
                              <a:ext cx="2741207" cy="305910"/>
                            </a:xfrm>
                            <a:prstGeom prst="rect">
                              <a:avLst/>
                            </a:prstGeom>
                            <a:solidFill>
                              <a:srgbClr val="4472C4"/>
                            </a:solidFill>
                            <a:ln w="12700" cap="flat" cmpd="sng" algn="ctr">
                              <a:solidFill>
                                <a:srgbClr val="4472C4">
                                  <a:shade val="50000"/>
                                </a:srgbClr>
                              </a:solidFill>
                              <a:prstDash val="solid"/>
                              <a:miter lim="800000"/>
                            </a:ln>
                            <a:effectLst/>
                          </wps:spPr>
                          <wps:txbx>
                            <w:txbxContent>
                              <w:p w14:paraId="7A4134C1" w14:textId="77777777" w:rsidR="001324D5" w:rsidRPr="001E0F31" w:rsidRDefault="001324D5" w:rsidP="00654846">
                                <w:pPr>
                                  <w:pStyle w:val="NormalWeb"/>
                                  <w:spacing w:before="0" w:beforeAutospacing="0" w:after="0" w:afterAutospacing="0"/>
                                  <w:jc w:val="center"/>
                                  <w:rPr>
                                    <w:sz w:val="10"/>
                                  </w:rPr>
                                </w:pPr>
                                <w:r w:rsidRPr="001E0F31">
                                  <w:rPr>
                                    <w:rFonts w:asciiTheme="minorHAnsi" w:hAnsi="Calibri" w:cstheme="minorBidi"/>
                                    <w:color w:val="FFFFFF" w:themeColor="light1"/>
                                    <w:kern w:val="24"/>
                                    <w:sz w:val="16"/>
                                    <w:szCs w:val="36"/>
                                  </w:rPr>
                                  <w:t>Persistence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27754" name="Group 27754"/>
                          <wpg:cNvGrpSpPr/>
                          <wpg:grpSpPr>
                            <a:xfrm>
                              <a:off x="4202911" y="3531865"/>
                              <a:ext cx="3869049" cy="1261903"/>
                              <a:chOff x="4202911" y="3531865"/>
                              <a:chExt cx="3869049" cy="1261903"/>
                            </a:xfrm>
                          </wpg:grpSpPr>
                          <wps:wsp>
                            <wps:cNvPr id="27755" name="Rectangle 27755"/>
                            <wps:cNvSpPr/>
                            <wps:spPr>
                              <a:xfrm>
                                <a:off x="4202911" y="3531865"/>
                                <a:ext cx="3869049" cy="1261903"/>
                              </a:xfrm>
                              <a:prstGeom prst="rect">
                                <a:avLst/>
                              </a:prstGeom>
                              <a:noFill/>
                              <a:ln w="12700" cap="flat" cmpd="sng" algn="ctr">
                                <a:solidFill>
                                  <a:srgbClr val="4472C4">
                                    <a:shade val="50000"/>
                                  </a:srgbClr>
                                </a:solidFill>
                                <a:prstDash val="solid"/>
                                <a:miter lim="800000"/>
                              </a:ln>
                              <a:effectLst/>
                            </wps:spPr>
                            <wps:txbx>
                              <w:txbxContent>
                                <w:p w14:paraId="1FB4FC61" w14:textId="77777777" w:rsidR="001324D5" w:rsidRDefault="001324D5" w:rsidP="00654846">
                                  <w:pPr>
                                    <w:pStyle w:val="NormalWeb"/>
                                    <w:spacing w:before="0" w:beforeAutospacing="0" w:after="0" w:afterAutospacing="0"/>
                                    <w:jc w:val="center"/>
                                  </w:pPr>
                                  <w:r>
                                    <w:rPr>
                                      <w:rFonts w:asciiTheme="minorHAnsi" w:hAnsi="Calibri" w:cstheme="minorBidi"/>
                                      <w:color w:val="FFFFFF" w:themeColor="light1"/>
                                      <w:kern w:val="24"/>
                                      <w:sz w:val="22"/>
                                      <w:szCs w:val="22"/>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56" name="Rectangle 27756"/>
                            <wps:cNvSpPr/>
                            <wps:spPr>
                              <a:xfrm>
                                <a:off x="5769196" y="3969212"/>
                                <a:ext cx="1110297" cy="666697"/>
                              </a:xfrm>
                              <a:prstGeom prst="rect">
                                <a:avLst/>
                              </a:prstGeom>
                              <a:solidFill>
                                <a:sysClr val="windowText" lastClr="000000"/>
                              </a:solidFill>
                              <a:ln w="12700" cap="flat" cmpd="sng" algn="ctr">
                                <a:solidFill>
                                  <a:sysClr val="windowText" lastClr="000000"/>
                                </a:solidFill>
                                <a:prstDash val="solid"/>
                                <a:miter lim="800000"/>
                              </a:ln>
                              <a:effectLst/>
                            </wps:spPr>
                            <wps:txbx>
                              <w:txbxContent>
                                <w:p w14:paraId="7D42E9E7"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FFFFFF" w:themeColor="light1"/>
                                      <w:kern w:val="24"/>
                                      <w:sz w:val="16"/>
                                    </w:rPr>
                                    <w:t>Mainframe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57" name="Rectangle 27757"/>
                            <wps:cNvSpPr/>
                            <wps:spPr>
                              <a:xfrm>
                                <a:off x="6953141" y="3953972"/>
                                <a:ext cx="896117" cy="666697"/>
                              </a:xfrm>
                              <a:prstGeom prst="rect">
                                <a:avLst/>
                              </a:prstGeom>
                              <a:solidFill>
                                <a:srgbClr val="FFC000">
                                  <a:lumMod val="60000"/>
                                  <a:lumOff val="40000"/>
                                </a:srgbClr>
                              </a:solidFill>
                              <a:ln w="12700" cap="flat" cmpd="sng" algn="ctr">
                                <a:solidFill>
                                  <a:sysClr val="windowText" lastClr="000000"/>
                                </a:solidFill>
                                <a:prstDash val="solid"/>
                                <a:miter lim="800000"/>
                              </a:ln>
                              <a:effectLst/>
                            </wps:spPr>
                            <wps:txbx>
                              <w:txbxContent>
                                <w:p w14:paraId="0B144CDD" w14:textId="77777777" w:rsidR="001324D5" w:rsidRPr="001E0F31" w:rsidRDefault="001324D5" w:rsidP="00654846">
                                  <w:pPr>
                                    <w:pStyle w:val="NormalWeb"/>
                                    <w:spacing w:before="0" w:beforeAutospacing="0" w:after="0" w:afterAutospacing="0"/>
                                    <w:jc w:val="center"/>
                                    <w:rPr>
                                      <w:sz w:val="12"/>
                                    </w:rPr>
                                  </w:pPr>
                                  <w:r w:rsidRPr="001E0F31">
                                    <w:rPr>
                                      <w:rFonts w:asciiTheme="minorHAnsi" w:hAnsi="Calibri" w:cstheme="minorBidi"/>
                                      <w:color w:val="FF0000"/>
                                      <w:kern w:val="24"/>
                                      <w:sz w:val="14"/>
                                      <w:szCs w:val="22"/>
                                    </w:rPr>
                                    <w:t>Payment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58" name="Rectangle 27758"/>
                            <wps:cNvSpPr/>
                            <wps:spPr>
                              <a:xfrm>
                                <a:off x="4426845" y="3961593"/>
                                <a:ext cx="1231088" cy="666697"/>
                              </a:xfrm>
                              <a:prstGeom prst="rect">
                                <a:avLst/>
                              </a:prstGeom>
                              <a:solidFill>
                                <a:srgbClr val="FFC000">
                                  <a:lumMod val="60000"/>
                                  <a:lumOff val="40000"/>
                                </a:srgbClr>
                              </a:solidFill>
                              <a:ln w="12700" cap="flat" cmpd="sng" algn="ctr">
                                <a:solidFill>
                                  <a:sysClr val="windowText" lastClr="000000"/>
                                </a:solidFill>
                                <a:prstDash val="solid"/>
                                <a:miter lim="800000"/>
                              </a:ln>
                              <a:effectLst/>
                            </wps:spPr>
                            <wps:txbx>
                              <w:txbxContent>
                                <w:p w14:paraId="24D57D33" w14:textId="77777777" w:rsidR="001324D5" w:rsidRPr="00654846" w:rsidRDefault="001324D5" w:rsidP="00654846">
                                  <w:pPr>
                                    <w:pStyle w:val="NormalWeb"/>
                                    <w:spacing w:before="0" w:beforeAutospacing="0" w:after="0" w:afterAutospacing="0"/>
                                    <w:jc w:val="center"/>
                                    <w:rPr>
                                      <w:sz w:val="18"/>
                                    </w:rPr>
                                  </w:pPr>
                                  <w:r w:rsidRPr="00654846">
                                    <w:rPr>
                                      <w:rFonts w:asciiTheme="minorHAnsi" w:hAnsi="Calibri" w:cstheme="minorBidi"/>
                                      <w:color w:val="FF0000"/>
                                      <w:kern w:val="24"/>
                                      <w:sz w:val="16"/>
                                      <w:szCs w:val="22"/>
                                    </w:rPr>
                                    <w:t>Underwriter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59" name="TextBox 55"/>
                            <wps:cNvSpPr txBox="1"/>
                            <wps:spPr>
                              <a:xfrm>
                                <a:off x="4773303" y="3615446"/>
                                <a:ext cx="3075955" cy="307777"/>
                              </a:xfrm>
                              <a:prstGeom prst="rect">
                                <a:avLst/>
                              </a:prstGeom>
                              <a:noFill/>
                            </wps:spPr>
                            <wps:txbx>
                              <w:txbxContent>
                                <w:p w14:paraId="2D30C8DF"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000000" w:themeColor="text1"/>
                                      <w:kern w:val="24"/>
                                      <w:sz w:val="18"/>
                                      <w:szCs w:val="28"/>
                                    </w:rPr>
                                    <w:t>Third Party Services</w:t>
                                  </w:r>
                                </w:p>
                              </w:txbxContent>
                            </wps:txbx>
                            <wps:bodyPr wrap="square" rtlCol="0">
                              <a:noAutofit/>
                            </wps:bodyPr>
                          </wps:wsp>
                        </wpg:grpSp>
                      </wpg:wgp>
                    </a:graphicData>
                  </a:graphic>
                  <wp14:sizeRelH relativeFrom="margin">
                    <wp14:pctWidth>0</wp14:pctWidth>
                  </wp14:sizeRelH>
                </wp:anchor>
              </w:drawing>
            </mc:Choice>
            <mc:Fallback>
              <w:pict>
                <v:group w14:anchorId="43F9C426" id="Group 27745" o:spid="_x0000_s1045" style="position:absolute;margin-left:5.4pt;margin-top:15.8pt;width:385.8pt;height:195.75pt;z-index:251654656;mso-width-relative:margin" coordorigin="1348,13235" coordsize="79993,34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">
                  <v:rect id="Rectangle 27746" o:spid="_x0000_s1046" style="position:absolute;left:1484;top:13235;width:79857;height:4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" fillcolor="#4472c4" strokecolor="#2f528f" strokeweight="1pt">
                    <v:textbox>
                      <w:txbxContent>
                        <w:p w14:paraId="76F4C5A9" w14:textId="77777777" w:rsidR="001324D5" w:rsidRPr="00F76523" w:rsidRDefault="001324D5" w:rsidP="00654846">
                          <w:pPr>
                            <w:pStyle w:val="NormalWeb"/>
                            <w:spacing w:before="0" w:beforeAutospacing="0" w:after="0" w:afterAutospacing="0"/>
                            <w:jc w:val="center"/>
                            <w:rPr>
                              <w:sz w:val="12"/>
                            </w:rPr>
                          </w:pPr>
                          <w:r w:rsidRPr="00F76523">
                            <w:rPr>
                              <w:rFonts w:asciiTheme="minorHAnsi" w:hAnsi="Calibri" w:cstheme="minorBidi"/>
                              <w:color w:val="FFFFFF" w:themeColor="light1"/>
                              <w:kern w:val="24"/>
                              <w:sz w:val="18"/>
                              <w:szCs w:val="36"/>
                            </w:rPr>
                            <w:t>Presentation Layer</w:t>
                          </w:r>
                        </w:p>
                      </w:txbxContent>
                    </v:textbox>
                  </v:rect>
                  <v:group id="Group 27747" o:spid="_x0000_s1047" style="position:absolute;left:1348;top:21638;width:79658;height:12433" coordorigin="1348,21638" coordsize="79658,1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">
                    <v:rect id="Rectangle 27751" o:spid="_x0000_s1048" style="position:absolute;left:1348;top:21638;width:79658;height:12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" filled="f" strokecolor="#2f528f" strokeweight="1pt">
                      <v:textbox>
                        <w:txbxContent>
                          <w:p w14:paraId="39227722" w14:textId="3F9699BD" w:rsidR="001324D5" w:rsidRPr="00654846" w:rsidRDefault="001324D5" w:rsidP="00654846">
                            <w:pPr>
                              <w:pStyle w:val="NormalWeb"/>
                              <w:spacing w:before="0" w:beforeAutospacing="0" w:after="0" w:afterAutospacing="0"/>
                              <w:jc w:val="center"/>
                              <w:rPr>
                                <w:sz w:val="14"/>
                              </w:rPr>
                            </w:pPr>
                            <w:r>
                              <w:rPr>
                                <w:rFonts w:asciiTheme="minorHAnsi" w:hAnsi="Calibri" w:cstheme="minorBidi"/>
                                <w:color w:val="404040" w:themeColor="text1" w:themeTint="BF"/>
                                <w:kern w:val="24"/>
                                <w:sz w:val="20"/>
                                <w:szCs w:val="36"/>
                              </w:rPr>
                              <w:t xml:space="preserve">Business / </w:t>
                            </w:r>
                            <w:r w:rsidRPr="00654846">
                              <w:rPr>
                                <w:rFonts w:asciiTheme="minorHAnsi" w:hAnsi="Calibri" w:cstheme="minorBidi"/>
                                <w:color w:val="404040" w:themeColor="text1" w:themeTint="BF"/>
                                <w:kern w:val="24"/>
                                <w:sz w:val="20"/>
                                <w:szCs w:val="36"/>
                              </w:rPr>
                              <w:t>Service Layer</w:t>
                            </w:r>
                          </w:p>
                        </w:txbxContent>
                      </v:textbox>
                    </v:rect>
                    <v:rect id="Rectangle 27748" o:spid="_x0000_s1049" style="position:absolute;left:3122;top:29190;width:20619;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" fillcolor="#4472c4" strokecolor="#2f528f" strokeweight="1pt">
                      <v:textbox>
                        <w:txbxContent>
                          <w:p w14:paraId="274FEB7E"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Data collection Service</w:t>
                            </w:r>
                          </w:p>
                        </w:txbxContent>
                      </v:textbox>
                    </v:rect>
                    <v:rect id="Rectangle 27749" o:spid="_x0000_s1050" style="position:absolute;left:48871;top:29509;width:15225;height:3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" fillcolor="#4472c4" strokecolor="#2f528f" strokeweight="1pt">
                      <v:textbox>
                        <w:txbxContent>
                          <w:p w14:paraId="400A076E"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Billing Service</w:t>
                            </w:r>
                          </w:p>
                        </w:txbxContent>
                      </v:textbox>
                    </v:rect>
                    <v:rect id="Rectangle 27750" o:spid="_x0000_s1051" style="position:absolute;left:65293;top:29509;width:15005;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" fillcolor="#4472c4" strokecolor="#2f528f" strokeweight="1pt">
                      <v:textbox>
                        <w:txbxContent>
                          <w:p w14:paraId="5BCBEBD0" w14:textId="77777777" w:rsidR="001324D5" w:rsidRPr="001E0F31" w:rsidRDefault="001324D5" w:rsidP="00654846">
                            <w:pPr>
                              <w:pStyle w:val="NormalWeb"/>
                              <w:spacing w:before="0" w:beforeAutospacing="0" w:after="0" w:afterAutospacing="0"/>
                              <w:jc w:val="center"/>
                              <w:rPr>
                                <w:sz w:val="18"/>
                              </w:rPr>
                            </w:pPr>
                            <w:r w:rsidRPr="001E0F31">
                              <w:rPr>
                                <w:rFonts w:asciiTheme="minorHAnsi" w:hAnsi="Calibri" w:cstheme="minorBidi"/>
                                <w:color w:val="FFFFFF" w:themeColor="light1"/>
                                <w:kern w:val="24"/>
                                <w:sz w:val="16"/>
                                <w:szCs w:val="22"/>
                              </w:rPr>
                              <w:t>Auditing Service</w:t>
                            </w:r>
                          </w:p>
                        </w:txbxContent>
                      </v:textbox>
                    </v:rect>
                  </v:group>
                  <v:rect id="Rectangle 27752" o:spid="_x0000_s1052" style="position:absolute;left:2472;top:39332;width:27412;height:3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" fillcolor="#4472c4" strokecolor="#2f528f" strokeweight="1pt">
                    <v:textbox>
                      <w:txbxContent>
                        <w:p w14:paraId="7A4134C1" w14:textId="77777777" w:rsidR="001324D5" w:rsidRPr="001E0F31" w:rsidRDefault="001324D5" w:rsidP="00654846">
                          <w:pPr>
                            <w:pStyle w:val="NormalWeb"/>
                            <w:spacing w:before="0" w:beforeAutospacing="0" w:after="0" w:afterAutospacing="0"/>
                            <w:jc w:val="center"/>
                            <w:rPr>
                              <w:sz w:val="10"/>
                            </w:rPr>
                          </w:pPr>
                          <w:r w:rsidRPr="001E0F31">
                            <w:rPr>
                              <w:rFonts w:asciiTheme="minorHAnsi" w:hAnsi="Calibri" w:cstheme="minorBidi"/>
                              <w:color w:val="FFFFFF" w:themeColor="light1"/>
                              <w:kern w:val="24"/>
                              <w:sz w:val="16"/>
                              <w:szCs w:val="36"/>
                            </w:rPr>
                            <w:t>Persistence Layer</w:t>
                          </w:r>
                        </w:p>
                      </w:txbxContent>
                    </v:textbox>
                  </v:rect>
                  <v:group id="Group 27754" o:spid="_x0000_s1053" style="position:absolute;left:42029;top:35318;width:38690;height:12619" coordorigin="42029,35318" coordsize="38690,12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">
                    <v:rect id="Rectangle 27755" o:spid="_x0000_s1054" style="position:absolute;left:42029;top:35318;width:38690;height:12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" filled="f" strokecolor="#2f528f" strokeweight="1pt">
                      <v:textbox>
                        <w:txbxContent>
                          <w:p w14:paraId="1FB4FC61" w14:textId="77777777" w:rsidR="001324D5" w:rsidRDefault="001324D5" w:rsidP="00654846">
                            <w:pPr>
                              <w:pStyle w:val="NormalWeb"/>
                              <w:spacing w:before="0" w:beforeAutospacing="0" w:after="0" w:afterAutospacing="0"/>
                              <w:jc w:val="center"/>
                            </w:pPr>
                            <w:r>
                              <w:rPr>
                                <w:rFonts w:asciiTheme="minorHAnsi" w:hAnsi="Calibri" w:cstheme="minorBidi"/>
                                <w:color w:val="FFFFFF" w:themeColor="light1"/>
                                <w:kern w:val="24"/>
                                <w:sz w:val="22"/>
                                <w:szCs w:val="22"/>
                              </w:rPr>
                              <w:t xml:space="preserve">           </w:t>
                            </w:r>
                          </w:p>
                        </w:txbxContent>
                      </v:textbox>
                    </v:rect>
                    <v:rect id="Rectangle 27756" o:spid="_x0000_s1055" style="position:absolute;left:57691;top:39692;width:11103;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" fillcolor="windowText" strokecolor="windowText" strokeweight="1pt">
                      <v:textbox>
                        <w:txbxContent>
                          <w:p w14:paraId="7D42E9E7"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FFFFFF" w:themeColor="light1"/>
                                <w:kern w:val="24"/>
                                <w:sz w:val="16"/>
                              </w:rPr>
                              <w:t>Mainframe</w:t>
                            </w:r>
                          </w:p>
                        </w:txbxContent>
                      </v:textbox>
                    </v:rect>
                    <v:rect id="Rectangle 27757" o:spid="_x0000_s1056" style="position:absolute;left:69531;top:39539;width:896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" fillcolor="#ffd966" strokecolor="windowText" strokeweight="1pt">
                      <v:textbox>
                        <w:txbxContent>
                          <w:p w14:paraId="0B144CDD" w14:textId="77777777" w:rsidR="001324D5" w:rsidRPr="001E0F31" w:rsidRDefault="001324D5" w:rsidP="00654846">
                            <w:pPr>
                              <w:pStyle w:val="NormalWeb"/>
                              <w:spacing w:before="0" w:beforeAutospacing="0" w:after="0" w:afterAutospacing="0"/>
                              <w:jc w:val="center"/>
                              <w:rPr>
                                <w:sz w:val="12"/>
                              </w:rPr>
                            </w:pPr>
                            <w:r w:rsidRPr="001E0F31">
                              <w:rPr>
                                <w:rFonts w:asciiTheme="minorHAnsi" w:hAnsi="Calibri" w:cstheme="minorBidi"/>
                                <w:color w:val="FF0000"/>
                                <w:kern w:val="24"/>
                                <w:sz w:val="14"/>
                                <w:szCs w:val="22"/>
                              </w:rPr>
                              <w:t>Payment Provider</w:t>
                            </w:r>
                          </w:p>
                        </w:txbxContent>
                      </v:textbox>
                    </v:rect>
                    <v:rect id="Rectangle 27758" o:spid="_x0000_s1057" style="position:absolute;left:44268;top:39615;width:1231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" fillcolor="#ffd966" strokecolor="windowText" strokeweight="1pt">
                      <v:textbox>
                        <w:txbxContent>
                          <w:p w14:paraId="24D57D33" w14:textId="77777777" w:rsidR="001324D5" w:rsidRPr="00654846" w:rsidRDefault="001324D5" w:rsidP="00654846">
                            <w:pPr>
                              <w:pStyle w:val="NormalWeb"/>
                              <w:spacing w:before="0" w:beforeAutospacing="0" w:after="0" w:afterAutospacing="0"/>
                              <w:jc w:val="center"/>
                              <w:rPr>
                                <w:sz w:val="18"/>
                              </w:rPr>
                            </w:pPr>
                            <w:r w:rsidRPr="00654846">
                              <w:rPr>
                                <w:rFonts w:asciiTheme="minorHAnsi" w:hAnsi="Calibri" w:cstheme="minorBidi"/>
                                <w:color w:val="FF0000"/>
                                <w:kern w:val="24"/>
                                <w:sz w:val="16"/>
                                <w:szCs w:val="22"/>
                              </w:rPr>
                              <w:t>Underwriter</w:t>
                            </w:r>
                          </w:p>
                        </w:txbxContent>
                      </v:textbox>
                    </v:rect>
                    <v:shape id="TextBox 55" o:spid="_x0000_s1058" type="#_x0000_t202" style="position:absolute;left:47733;top:36154;width:30759;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" filled="f" stroked="f">
                      <v:textbox>
                        <w:txbxContent>
                          <w:p w14:paraId="2D30C8DF"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000000" w:themeColor="text1"/>
                                <w:kern w:val="24"/>
                                <w:sz w:val="18"/>
                                <w:szCs w:val="28"/>
                              </w:rPr>
                              <w:t>Third Party Services</w:t>
                            </w:r>
                          </w:p>
                        </w:txbxContent>
                      </v:textbox>
                    </v:shape>
                  </v:group>
                </v:group>
              </w:pict>
            </mc:Fallback>
          </mc:AlternateContent>
        </w:r>
        <w:r w:rsidR="001E0F31" w:rsidDel="00147400">
          <w:rPr>
            <w:rFonts w:eastAsia="Times New Roman" w:hAnsi="Calibri"/>
            <w:noProof/>
            <w:color w:val="000000" w:themeColor="text1"/>
            <w:kern w:val="24"/>
            <w:sz w:val="28"/>
            <w:szCs w:val="28"/>
            <w:lang w:val="en-US"/>
          </w:rPr>
          <mc:AlternateContent>
            <mc:Choice Requires="wpg">
              <w:drawing>
                <wp:anchor distT="0" distB="0" distL="114300" distR="114300" simplePos="0" relativeHeight="251653632" behindDoc="0" locked="0" layoutInCell="1" allowOverlap="1" wp14:anchorId="7216C2DD" wp14:editId="7107244C">
                  <wp:simplePos x="0" y="0"/>
                  <wp:positionH relativeFrom="column">
                    <wp:posOffset>5364480</wp:posOffset>
                  </wp:positionH>
                  <wp:positionV relativeFrom="paragraph">
                    <wp:posOffset>111125</wp:posOffset>
                  </wp:positionV>
                  <wp:extent cx="1242060" cy="2926080"/>
                  <wp:effectExtent l="0" t="0" r="15240" b="26670"/>
                  <wp:wrapNone/>
                  <wp:docPr id="27737" name="Group 27737"/>
                  <wp:cNvGraphicFramePr/>
                  <a:graphic xmlns:a="http://schemas.openxmlformats.org/drawingml/2006/main">
                    <a:graphicData uri="http://schemas.microsoft.com/office/word/2010/wordprocessingGroup">
                      <wpg:wgp>
                        <wpg:cNvGrpSpPr/>
                        <wpg:grpSpPr>
                          <a:xfrm>
                            <a:off x="0" y="0"/>
                            <a:ext cx="1242060" cy="2926080"/>
                            <a:chOff x="8539709" y="787807"/>
                            <a:chExt cx="1723292" cy="4366517"/>
                          </a:xfrm>
                        </wpg:grpSpPr>
                        <wps:wsp>
                          <wps:cNvPr id="27738" name="Rectangle 27738"/>
                          <wps:cNvSpPr/>
                          <wps:spPr>
                            <a:xfrm>
                              <a:off x="8539709" y="787807"/>
                              <a:ext cx="1723292" cy="4366517"/>
                            </a:xfrm>
                            <a:prstGeom prst="rect">
                              <a:avLst/>
                            </a:prstGeom>
                            <a:no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739" name="Rectangle 27739"/>
                          <wps:cNvSpPr/>
                          <wps:spPr>
                            <a:xfrm>
                              <a:off x="8772706" y="4369715"/>
                              <a:ext cx="1257297" cy="597332"/>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2DE7DB1A" w14:textId="12F639AB"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Alert &amp; Notification</w:t>
                                </w:r>
                                <w:r>
                                  <w:rPr>
                                    <w:rFonts w:asciiTheme="minorHAnsi" w:hAnsi="Calibri" w:cstheme="minorBidi"/>
                                    <w:color w:val="FFFFFF" w:themeColor="light1"/>
                                    <w:kern w:val="24"/>
                                    <w:sz w:val="18"/>
                                    <w:szCs w:val="22"/>
                                  </w:rPr>
                                  <w:t xml:space="preserve">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0" name="Rectangle 27740"/>
                          <wps:cNvSpPr/>
                          <wps:spPr>
                            <a:xfrm>
                              <a:off x="8772705" y="3645582"/>
                              <a:ext cx="1257297" cy="506400"/>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32CD314A"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Logging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1" name="Rectangle 27741"/>
                          <wps:cNvSpPr/>
                          <wps:spPr>
                            <a:xfrm>
                              <a:off x="8772705" y="2889700"/>
                              <a:ext cx="1257297" cy="506400"/>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04E8AA3F"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Caching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2" name="Rectangle 27742"/>
                          <wps:cNvSpPr/>
                          <wps:spPr>
                            <a:xfrm>
                              <a:off x="8772703" y="1226683"/>
                              <a:ext cx="1257297" cy="506400"/>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6CD7D580" w14:textId="77777777" w:rsidR="001324D5" w:rsidRPr="00654846" w:rsidRDefault="001324D5" w:rsidP="00654846">
                                <w:pPr>
                                  <w:pStyle w:val="NormalWeb"/>
                                  <w:spacing w:before="0" w:beforeAutospacing="0" w:after="0" w:afterAutospacing="0"/>
                                  <w:jc w:val="center"/>
                                  <w:rPr>
                                    <w:sz w:val="20"/>
                                  </w:rPr>
                                </w:pPr>
                                <w:r w:rsidRPr="00654846">
                                  <w:rPr>
                                    <w:rFonts w:asciiTheme="minorHAnsi" w:hAnsi="Calibri" w:cstheme="minorBidi"/>
                                    <w:color w:val="FFFFFF" w:themeColor="light1"/>
                                    <w:kern w:val="24"/>
                                    <w:sz w:val="18"/>
                                    <w:szCs w:val="22"/>
                                  </w:rPr>
                                  <w:t>Security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3" name="Rectangle 27743"/>
                          <wps:cNvSpPr/>
                          <wps:spPr>
                            <a:xfrm>
                              <a:off x="8772703" y="2041749"/>
                              <a:ext cx="1257297" cy="506400"/>
                            </a:xfrm>
                            <a:prstGeom prst="rect">
                              <a:avLst/>
                            </a:prstGeom>
                            <a:solidFill>
                              <a:srgbClr val="4472C4"/>
                            </a:solidFill>
                            <a:ln w="12700" cap="flat" cmpd="sng" algn="ctr">
                              <a:solidFill>
                                <a:srgbClr val="4472C4">
                                  <a:shade val="50000"/>
                                </a:srgbClr>
                              </a:solidFill>
                              <a:prstDash val="solid"/>
                              <a:miter lim="800000"/>
                            </a:ln>
                            <a:effectLst/>
                            <a:scene3d>
                              <a:camera prst="obliqueTopLeft"/>
                              <a:lightRig rig="threePt" dir="t"/>
                            </a:scene3d>
                          </wps:spPr>
                          <wps:txbx>
                            <w:txbxContent>
                              <w:p w14:paraId="2F268C8F"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Error Handling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44" name="TextBox 46"/>
                          <wps:cNvSpPr txBox="1"/>
                          <wps:spPr>
                            <a:xfrm>
                              <a:off x="8658403" y="864264"/>
                              <a:ext cx="1490298" cy="307777"/>
                            </a:xfrm>
                            <a:prstGeom prst="rect">
                              <a:avLst/>
                            </a:prstGeom>
                            <a:noFill/>
                          </wps:spPr>
                          <wps:txbx>
                            <w:txbxContent>
                              <w:p w14:paraId="74EB0391" w14:textId="77777777" w:rsidR="001324D5" w:rsidRPr="00654846" w:rsidRDefault="001324D5" w:rsidP="00654846">
                                <w:pPr>
                                  <w:pStyle w:val="NormalWeb"/>
                                  <w:spacing w:before="0" w:beforeAutospacing="0" w:after="0" w:afterAutospacing="0"/>
                                  <w:jc w:val="center"/>
                                  <w:rPr>
                                    <w:sz w:val="16"/>
                                  </w:rPr>
                                </w:pPr>
                                <w:r w:rsidRPr="00654846">
                                  <w:rPr>
                                    <w:rFonts w:asciiTheme="minorHAnsi" w:hAnsi="Calibri" w:cstheme="minorBidi"/>
                                    <w:color w:val="000000" w:themeColor="text1"/>
                                    <w:kern w:val="24"/>
                                    <w:sz w:val="18"/>
                                    <w:szCs w:val="28"/>
                                  </w:rPr>
                                  <w:t>Shared Services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216C2DD" id="Group 27737" o:spid="_x0000_s1059" style="position:absolute;margin-left:422.4pt;margin-top:8.75pt;width:97.8pt;height:230.4pt;z-index:251653632;mso-width-relative:margin;mso-height-relative:margin" coordorigin="85397,7878" coordsize="17232,43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">
                  <v:rect id="Rectangle 27738" o:spid="_x0000_s1060" style="position:absolute;left:85397;top:7878;width:17233;height:43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" filled="f" strokecolor="#2f528f" strokeweight="1pt"/>
                  <v:rect id="Rectangle 27739" o:spid="_x0000_s1061" style="position:absolute;left:87727;top:43697;width:12573;height:5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" fillcolor="#4472c4" strokecolor="#2f528f" strokeweight="1pt">
                    <v:textbox>
                      <w:txbxContent>
                        <w:p w14:paraId="2DE7DB1A" w14:textId="12F639AB"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Alert &amp; Notification</w:t>
                          </w:r>
                          <w:r>
                            <w:rPr>
                              <w:rFonts w:asciiTheme="minorHAnsi" w:hAnsi="Calibri" w:cstheme="minorBidi"/>
                              <w:color w:val="FFFFFF" w:themeColor="light1"/>
                              <w:kern w:val="24"/>
                              <w:sz w:val="18"/>
                              <w:szCs w:val="22"/>
                            </w:rPr>
                            <w:t xml:space="preserve"> System</w:t>
                          </w:r>
                        </w:p>
                      </w:txbxContent>
                    </v:textbox>
                  </v:rect>
                  <v:rect id="Rectangle 27740" o:spid="_x0000_s1062" style="position:absolute;left:87727;top:36455;width:12573;height:5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" fillcolor="#4472c4" strokecolor="#2f528f" strokeweight="1pt">
                    <v:textbox>
                      <w:txbxContent>
                        <w:p w14:paraId="32CD314A"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Logging</w:t>
                          </w:r>
                        </w:p>
                      </w:txbxContent>
                    </v:textbox>
                  </v:rect>
                  <v:rect id="Rectangle 27741" o:spid="_x0000_s1063" style="position:absolute;left:87727;top:28897;width:12573;height:5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" fillcolor="#4472c4" strokecolor="#2f528f" strokeweight="1pt">
                    <v:textbox>
                      <w:txbxContent>
                        <w:p w14:paraId="04E8AA3F"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Caching</w:t>
                          </w:r>
                        </w:p>
                      </w:txbxContent>
                    </v:textbox>
                  </v:rect>
                  <v:rect id="Rectangle 27742" o:spid="_x0000_s1064" style="position:absolute;left:87727;top:12266;width:12573;height:5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" fillcolor="#4472c4" strokecolor="#2f528f" strokeweight="1pt">
                    <v:textbox>
                      <w:txbxContent>
                        <w:p w14:paraId="6CD7D580" w14:textId="77777777" w:rsidR="001324D5" w:rsidRPr="00654846" w:rsidRDefault="001324D5" w:rsidP="00654846">
                          <w:pPr>
                            <w:pStyle w:val="NormalWeb"/>
                            <w:spacing w:before="0" w:beforeAutospacing="0" w:after="0" w:afterAutospacing="0"/>
                            <w:jc w:val="center"/>
                            <w:rPr>
                              <w:sz w:val="20"/>
                            </w:rPr>
                          </w:pPr>
                          <w:r w:rsidRPr="00654846">
                            <w:rPr>
                              <w:rFonts w:asciiTheme="minorHAnsi" w:hAnsi="Calibri" w:cstheme="minorBidi"/>
                              <w:color w:val="FFFFFF" w:themeColor="light1"/>
                              <w:kern w:val="24"/>
                              <w:sz w:val="18"/>
                              <w:szCs w:val="22"/>
                            </w:rPr>
                            <w:t>Security</w:t>
                          </w:r>
                        </w:p>
                      </w:txbxContent>
                    </v:textbox>
                  </v:rect>
                  <v:rect id="Rectangle 27743" o:spid="_x0000_s1065" style="position:absolute;left:87727;top:20417;width:12573;height:5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" fillcolor="#4472c4" strokecolor="#2f528f" strokeweight="1pt">
                    <v:textbox>
                      <w:txbxContent>
                        <w:p w14:paraId="2F268C8F" w14:textId="77777777" w:rsidR="001324D5" w:rsidRPr="001E0F31" w:rsidRDefault="001324D5" w:rsidP="00654846">
                          <w:pPr>
                            <w:pStyle w:val="NormalWeb"/>
                            <w:spacing w:before="0" w:beforeAutospacing="0" w:after="0" w:afterAutospacing="0"/>
                            <w:jc w:val="center"/>
                            <w:rPr>
                              <w:sz w:val="20"/>
                            </w:rPr>
                          </w:pPr>
                          <w:r w:rsidRPr="001E0F31">
                            <w:rPr>
                              <w:rFonts w:asciiTheme="minorHAnsi" w:hAnsi="Calibri" w:cstheme="minorBidi"/>
                              <w:color w:val="FFFFFF" w:themeColor="light1"/>
                              <w:kern w:val="24"/>
                              <w:sz w:val="18"/>
                              <w:szCs w:val="22"/>
                            </w:rPr>
                            <w:t>Error Handling</w:t>
                          </w:r>
                        </w:p>
                      </w:txbxContent>
                    </v:textbox>
                  </v:rect>
                  <v:shape id="TextBox 46" o:spid="_x0000_s1066" type="#_x0000_t202" style="position:absolute;left:86584;top:8642;width:14903;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" filled="f" stroked="f">
                    <v:textbox>
                      <w:txbxContent>
                        <w:p w14:paraId="74EB0391" w14:textId="77777777" w:rsidR="001324D5" w:rsidRPr="00654846" w:rsidRDefault="001324D5" w:rsidP="00654846">
                          <w:pPr>
                            <w:pStyle w:val="NormalWeb"/>
                            <w:spacing w:before="0" w:beforeAutospacing="0" w:after="0" w:afterAutospacing="0"/>
                            <w:jc w:val="center"/>
                            <w:rPr>
                              <w:sz w:val="16"/>
                            </w:rPr>
                          </w:pPr>
                          <w:r w:rsidRPr="00654846">
                            <w:rPr>
                              <w:rFonts w:asciiTheme="minorHAnsi" w:hAnsi="Calibri" w:cstheme="minorBidi"/>
                              <w:color w:val="000000" w:themeColor="text1"/>
                              <w:kern w:val="24"/>
                              <w:sz w:val="18"/>
                              <w:szCs w:val="28"/>
                            </w:rPr>
                            <w:t>Shared Services</w:t>
                          </w:r>
                        </w:p>
                      </w:txbxContent>
                    </v:textbox>
                  </v:shape>
                </v:group>
              </w:pict>
            </mc:Fallback>
          </mc:AlternateContent>
        </w:r>
        <w:r w:rsidR="00654846"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52608" behindDoc="0" locked="0" layoutInCell="1" allowOverlap="1" wp14:anchorId="4AD4B953" wp14:editId="3A087DBB">
                  <wp:simplePos x="0" y="0"/>
                  <wp:positionH relativeFrom="column">
                    <wp:posOffset>-22859</wp:posOffset>
                  </wp:positionH>
                  <wp:positionV relativeFrom="paragraph">
                    <wp:posOffset>103505</wp:posOffset>
                  </wp:positionV>
                  <wp:extent cx="5135880" cy="2769519"/>
                  <wp:effectExtent l="0" t="0" r="26670" b="12065"/>
                  <wp:wrapNone/>
                  <wp:docPr id="27735" name="Rectangle 27735"/>
                  <wp:cNvGraphicFramePr/>
                  <a:graphic xmlns:a="http://schemas.openxmlformats.org/drawingml/2006/main">
                    <a:graphicData uri="http://schemas.microsoft.com/office/word/2010/wordprocessingShape">
                      <wps:wsp>
                        <wps:cNvSpPr/>
                        <wps:spPr>
                          <a:xfrm>
                            <a:off x="0" y="0"/>
                            <a:ext cx="5135880" cy="2769519"/>
                          </a:xfrm>
                          <a:prstGeom prst="rect">
                            <a:avLst/>
                          </a:prstGeom>
                          <a:no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C5EB5F" id="Rectangle 27735" o:spid="_x0000_s1026" style="position:absolute;margin-left:-1.8pt;margin-top:8.15pt;width:404.4pt;height:218.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" filled="f" strokecolor="#2f528f" strokeweight="1pt"/>
              </w:pict>
            </mc:Fallback>
          </mc:AlternateContent>
        </w:r>
      </w:del>
    </w:p>
    <w:p w14:paraId="07C61800" w14:textId="568156B8" w:rsidR="00654846" w:rsidDel="00147400" w:rsidRDefault="00654846" w:rsidP="00407CF0">
      <w:pPr>
        <w:pStyle w:val="BodyText"/>
        <w:rPr>
          <w:del w:id="1324" w:author="Isha Gupta" w:date="2017-04-27T00:45:00Z"/>
          <w:rFonts w:eastAsia="Times New Roman" w:hAnsi="Calibri"/>
          <w:color w:val="000000" w:themeColor="text1"/>
          <w:kern w:val="24"/>
          <w:sz w:val="28"/>
          <w:szCs w:val="28"/>
          <w:lang w:eastAsia="en-IN"/>
        </w:rPr>
      </w:pPr>
      <w:del w:id="1325" w:author="Isha Gupta" w:date="2017-04-27T00:45:00Z">
        <w:r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57728" behindDoc="0" locked="0" layoutInCell="1" allowOverlap="1" wp14:anchorId="684052B0" wp14:editId="72CC4E2A">
                  <wp:simplePos x="0" y="0"/>
                  <wp:positionH relativeFrom="column">
                    <wp:posOffset>1633563</wp:posOffset>
                  </wp:positionH>
                  <wp:positionV relativeFrom="paragraph">
                    <wp:posOffset>205875</wp:posOffset>
                  </wp:positionV>
                  <wp:extent cx="90762" cy="241683"/>
                  <wp:effectExtent l="19050" t="19050" r="24130" b="44450"/>
                  <wp:wrapNone/>
                  <wp:docPr id="27764" name="Arrow: Up-Down 27764"/>
                  <wp:cNvGraphicFramePr/>
                  <a:graphic xmlns:a="http://schemas.openxmlformats.org/drawingml/2006/main">
                    <a:graphicData uri="http://schemas.microsoft.com/office/word/2010/wordprocessingShape">
                      <wps:wsp>
                        <wps:cNvSpPr/>
                        <wps:spPr>
                          <a:xfrm>
                            <a:off x="0" y="0"/>
                            <a:ext cx="90762" cy="241683"/>
                          </a:xfrm>
                          <a:prstGeom prst="upDownArrow">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7590D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764" o:spid="_x0000_s1026" type="#_x0000_t70" style="position:absolute;margin-left:128.65pt;margin-top:16.2pt;width:7.15pt;height:19.0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" adj=",4056" fillcolor="#4472c4" strokecolor="#2f528f" strokeweight="1pt"/>
              </w:pict>
            </mc:Fallback>
          </mc:AlternateContent>
        </w:r>
      </w:del>
    </w:p>
    <w:p w14:paraId="7D83447E" w14:textId="3AE8C103" w:rsidR="00654846" w:rsidDel="00147400" w:rsidRDefault="00654846" w:rsidP="00407CF0">
      <w:pPr>
        <w:pStyle w:val="BodyText"/>
        <w:rPr>
          <w:del w:id="1326" w:author="Isha Gupta" w:date="2017-04-27T00:45:00Z"/>
          <w:rFonts w:eastAsia="Times New Roman" w:hAnsi="Calibri"/>
          <w:color w:val="000000" w:themeColor="text1"/>
          <w:kern w:val="24"/>
          <w:sz w:val="28"/>
          <w:szCs w:val="28"/>
          <w:lang w:eastAsia="en-IN"/>
        </w:rPr>
      </w:pPr>
    </w:p>
    <w:p w14:paraId="7D47260B" w14:textId="0E4166B6" w:rsidR="00654846" w:rsidDel="00147400" w:rsidRDefault="00654846" w:rsidP="00407CF0">
      <w:pPr>
        <w:pStyle w:val="BodyText"/>
        <w:rPr>
          <w:del w:id="1327" w:author="Isha Gupta" w:date="2017-04-27T00:45:00Z"/>
          <w:rFonts w:eastAsia="Times New Roman" w:hAnsi="Calibri"/>
          <w:color w:val="000000" w:themeColor="text1"/>
          <w:kern w:val="24"/>
          <w:sz w:val="28"/>
          <w:szCs w:val="28"/>
          <w:lang w:eastAsia="en-IN"/>
        </w:rPr>
      </w:pPr>
    </w:p>
    <w:p w14:paraId="5EE8427C" w14:textId="7E0E06B1" w:rsidR="00654846" w:rsidDel="00147400" w:rsidRDefault="00654846" w:rsidP="00407CF0">
      <w:pPr>
        <w:pStyle w:val="BodyText"/>
        <w:rPr>
          <w:del w:id="1328" w:author="Isha Gupta" w:date="2017-04-27T00:45:00Z"/>
          <w:rFonts w:eastAsia="Times New Roman" w:hAnsi="Calibri"/>
          <w:color w:val="000000" w:themeColor="text1"/>
          <w:kern w:val="24"/>
          <w:sz w:val="28"/>
          <w:szCs w:val="28"/>
          <w:lang w:eastAsia="en-IN"/>
        </w:rPr>
      </w:pPr>
    </w:p>
    <w:p w14:paraId="6F4A42CF" w14:textId="32603F98" w:rsidR="00654846" w:rsidDel="00147400" w:rsidRDefault="00654846" w:rsidP="00407CF0">
      <w:pPr>
        <w:pStyle w:val="BodyText"/>
        <w:rPr>
          <w:del w:id="1329" w:author="Isha Gupta" w:date="2017-04-27T00:45:00Z"/>
          <w:rFonts w:eastAsia="Times New Roman" w:hAnsi="Calibri"/>
          <w:color w:val="000000" w:themeColor="text1"/>
          <w:kern w:val="24"/>
          <w:sz w:val="28"/>
          <w:szCs w:val="28"/>
          <w:lang w:eastAsia="en-IN"/>
        </w:rPr>
      </w:pPr>
      <w:del w:id="1330" w:author="Isha Gupta" w:date="2017-04-27T00:45:00Z">
        <w:r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55680" behindDoc="0" locked="0" layoutInCell="1" allowOverlap="1" wp14:anchorId="40E7486B" wp14:editId="22DF9C4B">
                  <wp:simplePos x="0" y="0"/>
                  <wp:positionH relativeFrom="column">
                    <wp:posOffset>5067300</wp:posOffset>
                  </wp:positionH>
                  <wp:positionV relativeFrom="paragraph">
                    <wp:posOffset>59055</wp:posOffset>
                  </wp:positionV>
                  <wp:extent cx="335280" cy="73025"/>
                  <wp:effectExtent l="19050" t="19050" r="45720" b="41275"/>
                  <wp:wrapNone/>
                  <wp:docPr id="27736" name="Arrow: Left-Right 27736"/>
                  <wp:cNvGraphicFramePr/>
                  <a:graphic xmlns:a="http://schemas.openxmlformats.org/drawingml/2006/main">
                    <a:graphicData uri="http://schemas.microsoft.com/office/word/2010/wordprocessingShape">
                      <wps:wsp>
                        <wps:cNvSpPr/>
                        <wps:spPr>
                          <a:xfrm>
                            <a:off x="0" y="0"/>
                            <a:ext cx="335280" cy="73025"/>
                          </a:xfrm>
                          <a:prstGeom prst="leftRightArrow">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2F016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7736" o:spid="_x0000_s1026" type="#_x0000_t69" style="position:absolute;margin-left:399pt;margin-top:4.65pt;width:26.4pt;height:5.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" adj="2352" fillcolor="#4472c4" strokecolor="#2f528f" strokeweight="1pt"/>
              </w:pict>
            </mc:Fallback>
          </mc:AlternateContent>
        </w:r>
        <w:r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58752" behindDoc="0" locked="0" layoutInCell="1" allowOverlap="1" wp14:anchorId="30A5F157" wp14:editId="777BA69C">
                  <wp:simplePos x="0" y="0"/>
                  <wp:positionH relativeFrom="column">
                    <wp:posOffset>890789</wp:posOffset>
                  </wp:positionH>
                  <wp:positionV relativeFrom="paragraph">
                    <wp:posOffset>69515</wp:posOffset>
                  </wp:positionV>
                  <wp:extent cx="96939" cy="377079"/>
                  <wp:effectExtent l="19050" t="19050" r="36830" b="42545"/>
                  <wp:wrapNone/>
                  <wp:docPr id="27761" name="Arrow: Up-Down 27761"/>
                  <wp:cNvGraphicFramePr/>
                  <a:graphic xmlns:a="http://schemas.openxmlformats.org/drawingml/2006/main">
                    <a:graphicData uri="http://schemas.microsoft.com/office/word/2010/wordprocessingShape">
                      <wps:wsp>
                        <wps:cNvSpPr/>
                        <wps:spPr>
                          <a:xfrm>
                            <a:off x="0" y="0"/>
                            <a:ext cx="96939" cy="377079"/>
                          </a:xfrm>
                          <a:prstGeom prst="upDownArrow">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73EB5D" id="Arrow: Up-Down 27761" o:spid="_x0000_s1026" type="#_x0000_t70" style="position:absolute;margin-left:70.15pt;margin-top:5.45pt;width:7.65pt;height:29.7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" adj=",2776" fillcolor="#4472c4" strokecolor="#2f528f" strokeweight="1pt"/>
              </w:pict>
            </mc:Fallback>
          </mc:AlternateContent>
        </w:r>
      </w:del>
    </w:p>
    <w:p w14:paraId="025E418C" w14:textId="3174754C" w:rsidR="00654846" w:rsidDel="00147400" w:rsidRDefault="00654846" w:rsidP="00407CF0">
      <w:pPr>
        <w:pStyle w:val="BodyText"/>
        <w:rPr>
          <w:del w:id="1331" w:author="Isha Gupta" w:date="2017-04-27T00:45:00Z"/>
          <w:rFonts w:eastAsia="Times New Roman" w:hAnsi="Calibri"/>
          <w:color w:val="000000" w:themeColor="text1"/>
          <w:kern w:val="24"/>
          <w:sz w:val="28"/>
          <w:szCs w:val="28"/>
          <w:lang w:eastAsia="en-IN"/>
        </w:rPr>
      </w:pPr>
    </w:p>
    <w:p w14:paraId="0A96048A" w14:textId="34CD7D64" w:rsidR="00654846" w:rsidDel="00147400" w:rsidRDefault="001E0F31" w:rsidP="00407CF0">
      <w:pPr>
        <w:pStyle w:val="BodyText"/>
        <w:rPr>
          <w:del w:id="1332" w:author="Isha Gupta" w:date="2017-04-27T00:45:00Z"/>
          <w:rFonts w:eastAsia="Times New Roman" w:hAnsi="Calibri"/>
          <w:color w:val="000000" w:themeColor="text1"/>
          <w:kern w:val="24"/>
          <w:sz w:val="28"/>
          <w:szCs w:val="28"/>
          <w:lang w:eastAsia="en-IN"/>
        </w:rPr>
      </w:pPr>
      <w:del w:id="1333" w:author="Isha Gupta" w:date="2017-04-27T00:45:00Z">
        <w:r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59776" behindDoc="0" locked="0" layoutInCell="1" allowOverlap="1" wp14:anchorId="199C6B6B" wp14:editId="5DB3A5CE">
                  <wp:simplePos x="0" y="0"/>
                  <wp:positionH relativeFrom="column">
                    <wp:posOffset>1703070</wp:posOffset>
                  </wp:positionH>
                  <wp:positionV relativeFrom="paragraph">
                    <wp:posOffset>36830</wp:posOffset>
                  </wp:positionV>
                  <wp:extent cx="113030" cy="743585"/>
                  <wp:effectExtent l="19050" t="19050" r="39370" b="37465"/>
                  <wp:wrapNone/>
                  <wp:docPr id="27763" name="Arrow: Up-Down 27763"/>
                  <wp:cNvGraphicFramePr/>
                  <a:graphic xmlns:a="http://schemas.openxmlformats.org/drawingml/2006/main">
                    <a:graphicData uri="http://schemas.microsoft.com/office/word/2010/wordprocessingShape">
                      <wps:wsp>
                        <wps:cNvSpPr/>
                        <wps:spPr>
                          <a:xfrm>
                            <a:off x="0" y="0"/>
                            <a:ext cx="113030" cy="743585"/>
                          </a:xfrm>
                          <a:prstGeom prst="upDownArrow">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32BBCD" id="Arrow: Up-Down 27763" o:spid="_x0000_s1026" type="#_x0000_t70" style="position:absolute;margin-left:134.1pt;margin-top:2.9pt;width:8.9pt;height:58.5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" adj=",1642" fillcolor="#4472c4" strokecolor="#2f528f" strokeweight="1pt"/>
              </w:pict>
            </mc:Fallback>
          </mc:AlternateContent>
        </w:r>
        <w:r w:rsidR="00654846"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60800" behindDoc="0" locked="0" layoutInCell="1" allowOverlap="1" wp14:anchorId="526DDB41" wp14:editId="4FECC8D8">
                  <wp:simplePos x="0" y="0"/>
                  <wp:positionH relativeFrom="column">
                    <wp:posOffset>890788</wp:posOffset>
                  </wp:positionH>
                  <wp:positionV relativeFrom="paragraph">
                    <wp:posOffset>14112</wp:posOffset>
                  </wp:positionV>
                  <wp:extent cx="96940" cy="732727"/>
                  <wp:effectExtent l="19050" t="19050" r="36830" b="29845"/>
                  <wp:wrapNone/>
                  <wp:docPr id="27760" name="Arrow: Up-Down 27760"/>
                  <wp:cNvGraphicFramePr/>
                  <a:graphic xmlns:a="http://schemas.openxmlformats.org/drawingml/2006/main">
                    <a:graphicData uri="http://schemas.microsoft.com/office/word/2010/wordprocessingShape">
                      <wps:wsp>
                        <wps:cNvSpPr/>
                        <wps:spPr>
                          <a:xfrm>
                            <a:off x="0" y="0"/>
                            <a:ext cx="96940" cy="732727"/>
                          </a:xfrm>
                          <a:prstGeom prst="upDownArrow">
                            <a:avLst/>
                          </a:prstGeom>
                          <a:solidFill>
                            <a:srgbClr val="4472C4"/>
                          </a:solidFill>
                          <a:ln w="12700" cap="flat" cmpd="sng" algn="ctr">
                            <a:solidFill>
                              <a:srgbClr val="4472C4">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557E00" id="Arrow: Up-Down 27760" o:spid="_x0000_s1026" type="#_x0000_t70" style="position:absolute;margin-left:70.15pt;margin-top:1.1pt;width:7.65pt;height:57.7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" adj=",1429" fillcolor="#4472c4" strokecolor="#2f528f" strokeweight="1pt"/>
              </w:pict>
            </mc:Fallback>
          </mc:AlternateContent>
        </w:r>
      </w:del>
    </w:p>
    <w:p w14:paraId="6F038792" w14:textId="4A503640" w:rsidR="00654846" w:rsidDel="00147400" w:rsidRDefault="00654846" w:rsidP="00407CF0">
      <w:pPr>
        <w:pStyle w:val="BodyText"/>
        <w:rPr>
          <w:del w:id="1334" w:author="Isha Gupta" w:date="2017-04-27T00:45:00Z"/>
          <w:rFonts w:eastAsia="Times New Roman" w:hAnsi="Calibri"/>
          <w:color w:val="000000" w:themeColor="text1"/>
          <w:kern w:val="24"/>
          <w:sz w:val="28"/>
          <w:szCs w:val="28"/>
          <w:lang w:eastAsia="en-IN"/>
        </w:rPr>
      </w:pPr>
    </w:p>
    <w:p w14:paraId="745CA0E1" w14:textId="485EC9B3" w:rsidR="00654846" w:rsidDel="00147400" w:rsidRDefault="00E23DCF" w:rsidP="00407CF0">
      <w:pPr>
        <w:pStyle w:val="BodyText"/>
        <w:rPr>
          <w:del w:id="1335" w:author="Isha Gupta" w:date="2017-04-27T00:45:00Z"/>
          <w:rFonts w:eastAsia="Times New Roman" w:hAnsi="Calibri"/>
          <w:color w:val="000000" w:themeColor="text1"/>
          <w:kern w:val="24"/>
          <w:sz w:val="28"/>
          <w:szCs w:val="28"/>
          <w:lang w:eastAsia="en-IN"/>
        </w:rPr>
      </w:pPr>
      <w:del w:id="1336" w:author="Isha Gupta" w:date="2017-04-27T00:45:00Z">
        <w:r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76160" behindDoc="0" locked="0" layoutInCell="1" allowOverlap="1" wp14:anchorId="62E64003" wp14:editId="49E1EDB8">
                  <wp:simplePos x="0" y="0"/>
                  <wp:positionH relativeFrom="column">
                    <wp:posOffset>2956560</wp:posOffset>
                  </wp:positionH>
                  <wp:positionV relativeFrom="paragraph">
                    <wp:posOffset>171450</wp:posOffset>
                  </wp:positionV>
                  <wp:extent cx="1348740" cy="605790"/>
                  <wp:effectExtent l="0" t="0" r="22860" b="22860"/>
                  <wp:wrapNone/>
                  <wp:docPr id="27773" name="Rectangle 27773"/>
                  <wp:cNvGraphicFramePr/>
                  <a:graphic xmlns:a="http://schemas.openxmlformats.org/drawingml/2006/main">
                    <a:graphicData uri="http://schemas.microsoft.com/office/word/2010/wordprocessingShape">
                      <wps:wsp>
                        <wps:cNvSpPr/>
                        <wps:spPr>
                          <a:xfrm>
                            <a:off x="0" y="0"/>
                            <a:ext cx="1348740" cy="6057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1F2439" w14:textId="4020617E" w:rsidR="001324D5" w:rsidRPr="00E23DCF" w:rsidRDefault="001324D5" w:rsidP="00E23DCF">
                              <w:pPr>
                                <w:jc w:val="center"/>
                                <w:rPr>
                                  <w:lang w:val="en-US"/>
                                </w:rPr>
                              </w:pPr>
                              <w:r>
                                <w:rPr>
                                  <w:lang w:val="en-US"/>
                                </w:rPr>
                                <w:t>Scheduler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64003" id="Rectangle 27773" o:spid="_x0000_s1067" style="position:absolute;margin-left:232.8pt;margin-top:13.5pt;width:106.2pt;height:47.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" fillcolor="#5b9bd5 [3204]" strokecolor="#1f4d78 [1604]" strokeweight="1pt">
                  <v:textbox>
                    <w:txbxContent>
                      <w:p w14:paraId="3D1F2439" w14:textId="4020617E" w:rsidR="001324D5" w:rsidRPr="00E23DCF" w:rsidRDefault="001324D5" w:rsidP="00E23DCF">
                        <w:pPr>
                          <w:jc w:val="center"/>
                          <w:rPr>
                            <w:lang w:val="en-US"/>
                          </w:rPr>
                        </w:pPr>
                        <w:r>
                          <w:rPr>
                            <w:lang w:val="en-US"/>
                          </w:rPr>
                          <w:t>Scheduler Service</w:t>
                        </w:r>
                      </w:p>
                    </w:txbxContent>
                  </v:textbox>
                </v:rect>
              </w:pict>
            </mc:Fallback>
          </mc:AlternateContent>
        </w:r>
        <w:r w:rsidR="001E0F31"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61824" behindDoc="0" locked="0" layoutInCell="1" allowOverlap="1" wp14:anchorId="6BE1BEB0" wp14:editId="7B699138">
                  <wp:simplePos x="0" y="0"/>
                  <wp:positionH relativeFrom="column">
                    <wp:posOffset>1336040</wp:posOffset>
                  </wp:positionH>
                  <wp:positionV relativeFrom="paragraph">
                    <wp:posOffset>139700</wp:posOffset>
                  </wp:positionV>
                  <wp:extent cx="943564" cy="669145"/>
                  <wp:effectExtent l="0" t="0" r="28575" b="17145"/>
                  <wp:wrapNone/>
                  <wp:docPr id="27734" name="Cube 27734"/>
                  <wp:cNvGraphicFramePr/>
                  <a:graphic xmlns:a="http://schemas.openxmlformats.org/drawingml/2006/main">
                    <a:graphicData uri="http://schemas.microsoft.com/office/word/2010/wordprocessingShape">
                      <wps:wsp>
                        <wps:cNvSpPr/>
                        <wps:spPr>
                          <a:xfrm>
                            <a:off x="0" y="0"/>
                            <a:ext cx="943564" cy="669145"/>
                          </a:xfrm>
                          <a:prstGeom prst="cube">
                            <a:avLst>
                              <a:gd name="adj" fmla="val 12761"/>
                            </a:avLst>
                          </a:prstGeom>
                          <a:solidFill>
                            <a:srgbClr val="4472C4"/>
                          </a:solidFill>
                          <a:ln w="12700" cap="flat" cmpd="sng" algn="ctr">
                            <a:solidFill>
                              <a:srgbClr val="4472C4">
                                <a:shade val="50000"/>
                              </a:srgbClr>
                            </a:solidFill>
                            <a:prstDash val="solid"/>
                            <a:miter lim="800000"/>
                          </a:ln>
                          <a:effectLst/>
                        </wps:spPr>
                        <wps:txbx>
                          <w:txbxContent>
                            <w:p w14:paraId="4106689B" w14:textId="77777777" w:rsidR="001324D5" w:rsidRPr="00654846" w:rsidRDefault="001324D5" w:rsidP="00654846">
                              <w:pPr>
                                <w:pStyle w:val="NormalWeb"/>
                                <w:spacing w:before="0" w:beforeAutospacing="0" w:after="0" w:afterAutospacing="0"/>
                                <w:jc w:val="center"/>
                                <w:rPr>
                                  <w:sz w:val="18"/>
                                </w:rPr>
                              </w:pPr>
                              <w:r w:rsidRPr="00654846">
                                <w:rPr>
                                  <w:rFonts w:asciiTheme="minorHAnsi" w:hAnsi="Calibri" w:cstheme="minorBidi"/>
                                  <w:color w:val="FFFFFF" w:themeColor="light1"/>
                                  <w:kern w:val="24"/>
                                  <w:sz w:val="16"/>
                                  <w:szCs w:val="22"/>
                                </w:rPr>
                                <w:t>Document Repository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E1BEB0"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7734" o:spid="_x0000_s1068" type="#_x0000_t16" style="position:absolute;margin-left:105.2pt;margin-top:11pt;width:74.3pt;height:52.7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" adj="2756" fillcolor="#4472c4" strokecolor="#2f528f" strokeweight="1pt">
                  <v:textbox>
                    <w:txbxContent>
                      <w:p w14:paraId="4106689B" w14:textId="77777777" w:rsidR="001324D5" w:rsidRPr="00654846" w:rsidRDefault="001324D5" w:rsidP="00654846">
                        <w:pPr>
                          <w:pStyle w:val="NormalWeb"/>
                          <w:spacing w:before="0" w:beforeAutospacing="0" w:after="0" w:afterAutospacing="0"/>
                          <w:jc w:val="center"/>
                          <w:rPr>
                            <w:sz w:val="18"/>
                          </w:rPr>
                        </w:pPr>
                        <w:r w:rsidRPr="00654846">
                          <w:rPr>
                            <w:rFonts w:asciiTheme="minorHAnsi" w:hAnsi="Calibri" w:cstheme="minorBidi"/>
                            <w:color w:val="FFFFFF" w:themeColor="light1"/>
                            <w:kern w:val="24"/>
                            <w:sz w:val="16"/>
                            <w:szCs w:val="22"/>
                          </w:rPr>
                          <w:t>Document Repository</w:t>
                        </w:r>
                      </w:p>
                    </w:txbxContent>
                  </v:textbox>
                </v:shape>
              </w:pict>
            </mc:Fallback>
          </mc:AlternateContent>
        </w:r>
        <w:r w:rsidR="00654846" w:rsidDel="00147400">
          <w:rPr>
            <w:rFonts w:eastAsia="Times New Roman" w:hAnsi="Calibri"/>
            <w:noProof/>
            <w:color w:val="000000" w:themeColor="text1"/>
            <w:kern w:val="24"/>
            <w:sz w:val="28"/>
            <w:szCs w:val="28"/>
            <w:lang w:val="en-US"/>
          </w:rPr>
          <mc:AlternateContent>
            <mc:Choice Requires="wps">
              <w:drawing>
                <wp:anchor distT="0" distB="0" distL="114300" distR="114300" simplePos="0" relativeHeight="251662848" behindDoc="0" locked="0" layoutInCell="1" allowOverlap="1" wp14:anchorId="4901A2FB" wp14:editId="1BF50855">
                  <wp:simplePos x="0" y="0"/>
                  <wp:positionH relativeFrom="column">
                    <wp:posOffset>255905</wp:posOffset>
                  </wp:positionH>
                  <wp:positionV relativeFrom="paragraph">
                    <wp:posOffset>106680</wp:posOffset>
                  </wp:positionV>
                  <wp:extent cx="923229" cy="667344"/>
                  <wp:effectExtent l="0" t="0" r="10795" b="19050"/>
                  <wp:wrapNone/>
                  <wp:docPr id="27727" name="Flowchart: Magnetic Disk 27727"/>
                  <wp:cNvGraphicFramePr/>
                  <a:graphic xmlns:a="http://schemas.openxmlformats.org/drawingml/2006/main">
                    <a:graphicData uri="http://schemas.microsoft.com/office/word/2010/wordprocessingShape">
                      <wps:wsp>
                        <wps:cNvSpPr/>
                        <wps:spPr>
                          <a:xfrm>
                            <a:off x="0" y="0"/>
                            <a:ext cx="923229" cy="667344"/>
                          </a:xfrm>
                          <a:prstGeom prst="flowChartMagneticDisk">
                            <a:avLst/>
                          </a:prstGeom>
                          <a:solidFill>
                            <a:srgbClr val="4472C4"/>
                          </a:solidFill>
                          <a:ln w="12700" cap="flat" cmpd="sng" algn="ctr">
                            <a:solidFill>
                              <a:srgbClr val="4472C4">
                                <a:shade val="50000"/>
                              </a:srgbClr>
                            </a:solidFill>
                            <a:prstDash val="solid"/>
                            <a:miter lim="800000"/>
                          </a:ln>
                          <a:effectLst/>
                        </wps:spPr>
                        <wps:txbx>
                          <w:txbxContent>
                            <w:p w14:paraId="712545D0"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FFFFFF" w:themeColor="light1"/>
                                  <w:kern w:val="24"/>
                                  <w:sz w:val="16"/>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01A2FB"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727" o:spid="_x0000_s1069" type="#_x0000_t132" style="position:absolute;margin-left:20.15pt;margin-top:8.4pt;width:72.7pt;height:52.5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" fillcolor="#4472c4" strokecolor="#2f528f" strokeweight="1pt">
                  <v:stroke joinstyle="miter"/>
                  <v:textbox>
                    <w:txbxContent>
                      <w:p w14:paraId="712545D0" w14:textId="77777777" w:rsidR="001324D5" w:rsidRPr="001E0F31" w:rsidRDefault="001324D5" w:rsidP="00654846">
                        <w:pPr>
                          <w:pStyle w:val="NormalWeb"/>
                          <w:spacing w:before="0" w:beforeAutospacing="0" w:after="0" w:afterAutospacing="0"/>
                          <w:jc w:val="center"/>
                          <w:rPr>
                            <w:sz w:val="16"/>
                          </w:rPr>
                        </w:pPr>
                        <w:r w:rsidRPr="001E0F31">
                          <w:rPr>
                            <w:rFonts w:asciiTheme="minorHAnsi" w:hAnsi="Calibri" w:cstheme="minorBidi"/>
                            <w:color w:val="FFFFFF" w:themeColor="light1"/>
                            <w:kern w:val="24"/>
                            <w:sz w:val="16"/>
                          </w:rPr>
                          <w:t>Database</w:t>
                        </w:r>
                      </w:p>
                    </w:txbxContent>
                  </v:textbox>
                </v:shape>
              </w:pict>
            </mc:Fallback>
          </mc:AlternateContent>
        </w:r>
      </w:del>
    </w:p>
    <w:p w14:paraId="2DBB4B5D" w14:textId="776CBCA7" w:rsidR="00654846" w:rsidDel="00147400" w:rsidRDefault="00654846" w:rsidP="00407CF0">
      <w:pPr>
        <w:pStyle w:val="BodyText"/>
        <w:rPr>
          <w:del w:id="1337" w:author="Isha Gupta" w:date="2017-04-27T00:45:00Z"/>
          <w:rFonts w:eastAsia="Times New Roman" w:hAnsi="Calibri"/>
          <w:color w:val="000000" w:themeColor="text1"/>
          <w:kern w:val="24"/>
          <w:sz w:val="28"/>
          <w:szCs w:val="28"/>
          <w:lang w:eastAsia="en-IN"/>
        </w:rPr>
      </w:pPr>
    </w:p>
    <w:p w14:paraId="5A5F930F" w14:textId="041076E0" w:rsidR="00654846" w:rsidDel="00B25898" w:rsidRDefault="00654846" w:rsidP="00407CF0">
      <w:pPr>
        <w:pStyle w:val="BodyText"/>
        <w:rPr>
          <w:del w:id="1338" w:author="Isha Gupta" w:date="2017-04-28T19:33:00Z"/>
          <w:lang w:val="en-US" w:eastAsia="ja-JP"/>
        </w:rPr>
      </w:pPr>
    </w:p>
    <w:p w14:paraId="06AD1C90" w14:textId="237807EA" w:rsidR="00770CC2" w:rsidDel="000F20D1" w:rsidRDefault="00770CC2" w:rsidP="00407CF0">
      <w:pPr>
        <w:pStyle w:val="BodyText"/>
        <w:rPr>
          <w:del w:id="1339" w:author="Isha Gupta" w:date="2017-05-17T10:44:00Z"/>
          <w:lang w:val="en-US" w:eastAsia="ja-JP"/>
        </w:rPr>
      </w:pPr>
    </w:p>
    <w:p w14:paraId="4ED45122" w14:textId="0EDEE0A9" w:rsidR="00770CC2" w:rsidRDefault="00770CC2" w:rsidP="00407CF0">
      <w:pPr>
        <w:pStyle w:val="BodyText"/>
        <w:rPr>
          <w:lang w:val="en-US" w:eastAsia="ja-JP"/>
        </w:rPr>
      </w:pPr>
      <w:del w:id="1340" w:author="Isha Gupta" w:date="2017-05-17T10:40:00Z">
        <w:r w:rsidDel="004B0926">
          <w:rPr>
            <w:noProof/>
            <w:lang w:val="en-US"/>
          </w:rPr>
          <w:drawing>
            <wp:inline distT="0" distB="0" distL="0" distR="0" wp14:anchorId="6C1E5D26" wp14:editId="175D5976">
              <wp:extent cx="6576060" cy="3223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2621" cy="3226457"/>
                      </a:xfrm>
                      <a:prstGeom prst="rect">
                        <a:avLst/>
                      </a:prstGeom>
                      <a:noFill/>
                      <a:ln>
                        <a:noFill/>
                      </a:ln>
                    </pic:spPr>
                  </pic:pic>
                </a:graphicData>
              </a:graphic>
            </wp:inline>
          </w:drawing>
        </w:r>
      </w:del>
    </w:p>
    <w:p w14:paraId="10A073FA" w14:textId="77777777" w:rsidR="00407CF0" w:rsidRDefault="00407CF0" w:rsidP="00407CF0">
      <w:pPr>
        <w:pStyle w:val="Heading2"/>
      </w:pPr>
      <w:bookmarkStart w:id="1341" w:name="_Toc482009621"/>
      <w:r>
        <w:t>Components Description</w:t>
      </w:r>
      <w:bookmarkEnd w:id="1341"/>
    </w:p>
    <w:p w14:paraId="45D9EAA4" w14:textId="2BB94EF8" w:rsidR="008B5414" w:rsidRPr="008B5414" w:rsidDel="0004485C" w:rsidRDefault="008B5414">
      <w:pPr>
        <w:pStyle w:val="BulletList1"/>
        <w:numPr>
          <w:ilvl w:val="0"/>
          <w:numId w:val="0"/>
        </w:numPr>
        <w:rPr>
          <w:del w:id="1342" w:author="Isha Gupta" w:date="2017-05-18T10:53:00Z"/>
        </w:rPr>
        <w:pPrChange w:id="1343" w:author="Isha Gupta" w:date="2017-05-18T10:53:00Z">
          <w:pPr>
            <w:pStyle w:val="BulletList1"/>
          </w:pPr>
        </w:pPrChange>
      </w:pPr>
      <w:del w:id="1344" w:author="Isha Gupta" w:date="2017-05-18T10:53:00Z">
        <w:r w:rsidRPr="008B5414" w:rsidDel="0004485C">
          <w:delText>Presentation Layer</w:delText>
        </w:r>
      </w:del>
    </w:p>
    <w:p w14:paraId="2FC25766" w14:textId="39C306F6" w:rsidR="008B5414" w:rsidRPr="008B5414" w:rsidDel="0004485C" w:rsidRDefault="008B5414">
      <w:pPr>
        <w:pStyle w:val="BulletList1"/>
        <w:numPr>
          <w:ilvl w:val="0"/>
          <w:numId w:val="0"/>
        </w:numPr>
        <w:rPr>
          <w:del w:id="1345" w:author="Isha Gupta" w:date="2017-05-18T10:53:00Z"/>
        </w:rPr>
        <w:pPrChange w:id="1346" w:author="Isha Gupta" w:date="2017-05-18T10:53:00Z">
          <w:pPr>
            <w:pStyle w:val="BulletList1"/>
          </w:pPr>
        </w:pPrChange>
      </w:pPr>
      <w:del w:id="1347" w:author="Isha Gupta" w:date="2017-05-17T10:44:00Z">
        <w:r w:rsidRPr="008B5414" w:rsidDel="000F20D1">
          <w:delText xml:space="preserve">Business </w:delText>
        </w:r>
      </w:del>
      <w:del w:id="1348" w:author="Isha Gupta" w:date="2017-05-18T10:53:00Z">
        <w:r w:rsidRPr="008B5414" w:rsidDel="0004485C">
          <w:delText>Layer</w:delText>
        </w:r>
      </w:del>
    </w:p>
    <w:p w14:paraId="6AB66BF6" w14:textId="21429F47" w:rsidR="000F20D1" w:rsidDel="007E2051" w:rsidRDefault="008B5414">
      <w:pPr>
        <w:pStyle w:val="BulletList1"/>
        <w:numPr>
          <w:ilvl w:val="0"/>
          <w:numId w:val="0"/>
        </w:numPr>
        <w:rPr>
          <w:del w:id="1349" w:author="Isha Gupta" w:date="2017-05-17T10:46:00Z"/>
        </w:rPr>
        <w:pPrChange w:id="1350" w:author="Isha Gupta" w:date="2017-05-18T10:53:00Z">
          <w:pPr>
            <w:pStyle w:val="BulletList1"/>
          </w:pPr>
        </w:pPrChange>
      </w:pPr>
      <w:del w:id="1351" w:author="Isha Gupta" w:date="2017-05-17T10:44:00Z">
        <w:r w:rsidRPr="008B5414" w:rsidDel="000F20D1">
          <w:delText>Service</w:delText>
        </w:r>
      </w:del>
      <w:del w:id="1352" w:author="Isha Gupta" w:date="2017-05-18T10:53:00Z">
        <w:r w:rsidRPr="008B5414" w:rsidDel="0004485C">
          <w:delText xml:space="preserve"> Layer</w:delText>
        </w:r>
      </w:del>
    </w:p>
    <w:p w14:paraId="02327AF4" w14:textId="1BB4C666" w:rsidR="008B5414" w:rsidDel="000F20D1" w:rsidRDefault="008B5414">
      <w:pPr>
        <w:pStyle w:val="BulletList1"/>
        <w:numPr>
          <w:ilvl w:val="0"/>
          <w:numId w:val="0"/>
        </w:numPr>
        <w:rPr>
          <w:del w:id="1353" w:author="Isha Gupta" w:date="2017-05-17T10:44:00Z"/>
        </w:rPr>
        <w:pPrChange w:id="1354" w:author="Isha Gupta" w:date="2017-05-18T10:53:00Z">
          <w:pPr>
            <w:pStyle w:val="BulletList1"/>
            <w:numPr>
              <w:ilvl w:val="2"/>
            </w:numPr>
            <w:ind w:left="1800"/>
          </w:pPr>
        </w:pPrChange>
      </w:pPr>
      <w:del w:id="1355" w:author="Isha Gupta" w:date="2017-05-17T10:44:00Z">
        <w:r w:rsidRPr="008B5414" w:rsidDel="000F20D1">
          <w:delText>Data collection Service</w:delText>
        </w:r>
      </w:del>
    </w:p>
    <w:p w14:paraId="65A39FDB" w14:textId="012BFD6B" w:rsidR="008B5414" w:rsidDel="005B3DA3" w:rsidRDefault="008B5414">
      <w:pPr>
        <w:pStyle w:val="BulletList1"/>
        <w:numPr>
          <w:ilvl w:val="0"/>
          <w:numId w:val="0"/>
        </w:numPr>
        <w:rPr>
          <w:del w:id="1356" w:author="Isha Gupta" w:date="2017-04-30T17:12:00Z"/>
        </w:rPr>
        <w:pPrChange w:id="1357" w:author="Isha Gupta" w:date="2017-05-18T10:53:00Z">
          <w:pPr>
            <w:pStyle w:val="BulletList1"/>
            <w:numPr>
              <w:ilvl w:val="2"/>
            </w:numPr>
            <w:ind w:left="1800"/>
          </w:pPr>
        </w:pPrChange>
      </w:pPr>
      <w:del w:id="1358" w:author="Isha Gupta" w:date="2017-05-17T10:44:00Z">
        <w:r w:rsidDel="000F20D1">
          <w:delText>Billing Service</w:delText>
        </w:r>
      </w:del>
    </w:p>
    <w:p w14:paraId="39E58FCE" w14:textId="65926FE5" w:rsidR="008B5414" w:rsidRPr="008B5414" w:rsidDel="007E2051" w:rsidRDefault="008B5414">
      <w:pPr>
        <w:pStyle w:val="BulletList1"/>
        <w:numPr>
          <w:ilvl w:val="0"/>
          <w:numId w:val="0"/>
        </w:numPr>
        <w:rPr>
          <w:del w:id="1359" w:author="Isha Gupta" w:date="2017-05-17T10:46:00Z"/>
        </w:rPr>
        <w:pPrChange w:id="1360" w:author="Isha Gupta" w:date="2017-05-18T10:53:00Z">
          <w:pPr>
            <w:pStyle w:val="BulletList1"/>
            <w:numPr>
              <w:ilvl w:val="2"/>
            </w:numPr>
            <w:ind w:left="1800"/>
          </w:pPr>
        </w:pPrChange>
      </w:pPr>
      <w:del w:id="1361" w:author="Isha Gupta" w:date="2017-04-30T17:12:00Z">
        <w:r w:rsidDel="005B3DA3">
          <w:delText>Auditing Service</w:delText>
        </w:r>
      </w:del>
    </w:p>
    <w:p w14:paraId="559B243A" w14:textId="0E08959C" w:rsidR="008D463A" w:rsidDel="00641C20" w:rsidRDefault="008D463A">
      <w:pPr>
        <w:pStyle w:val="BulletList1"/>
        <w:numPr>
          <w:ilvl w:val="0"/>
          <w:numId w:val="0"/>
        </w:numPr>
        <w:rPr>
          <w:del w:id="1362" w:author="Isha Gupta" w:date="2017-04-27T00:38:00Z"/>
        </w:rPr>
        <w:pPrChange w:id="1363" w:author="Isha Gupta" w:date="2017-05-18T10:53:00Z">
          <w:pPr>
            <w:pStyle w:val="BulletList1"/>
          </w:pPr>
        </w:pPrChange>
      </w:pPr>
      <w:del w:id="1364" w:author="Isha Gupta" w:date="2017-04-27T00:38:00Z">
        <w:r w:rsidDel="00641C20">
          <w:delText>Third Party Services</w:delText>
        </w:r>
      </w:del>
    </w:p>
    <w:p w14:paraId="26AFFB14" w14:textId="297E00A9" w:rsidR="008D463A" w:rsidDel="00641C20" w:rsidRDefault="008D463A">
      <w:pPr>
        <w:pStyle w:val="BulletList1"/>
        <w:numPr>
          <w:ilvl w:val="0"/>
          <w:numId w:val="0"/>
        </w:numPr>
        <w:rPr>
          <w:del w:id="1365" w:author="Isha Gupta" w:date="2017-04-27T00:38:00Z"/>
        </w:rPr>
        <w:pPrChange w:id="1366" w:author="Isha Gupta" w:date="2017-05-18T10:53:00Z">
          <w:pPr>
            <w:pStyle w:val="BulletList1"/>
            <w:numPr>
              <w:ilvl w:val="1"/>
            </w:numPr>
            <w:ind w:left="1080"/>
          </w:pPr>
        </w:pPrChange>
      </w:pPr>
      <w:del w:id="1367" w:author="Isha Gupta" w:date="2017-04-27T00:38:00Z">
        <w:r w:rsidDel="00641C20">
          <w:delText>Mainframe</w:delText>
        </w:r>
      </w:del>
    </w:p>
    <w:p w14:paraId="60D00ABC" w14:textId="3C8A68BA" w:rsidR="008D463A" w:rsidDel="00641C20" w:rsidRDefault="000168B4">
      <w:pPr>
        <w:pStyle w:val="BulletList1"/>
        <w:numPr>
          <w:ilvl w:val="0"/>
          <w:numId w:val="0"/>
        </w:numPr>
        <w:rPr>
          <w:del w:id="1368" w:author="Isha Gupta" w:date="2017-04-27T00:38:00Z"/>
        </w:rPr>
        <w:pPrChange w:id="1369" w:author="Isha Gupta" w:date="2017-05-18T10:53:00Z">
          <w:pPr>
            <w:pStyle w:val="BulletList1"/>
            <w:numPr>
              <w:ilvl w:val="1"/>
            </w:numPr>
            <w:ind w:left="1080"/>
          </w:pPr>
        </w:pPrChange>
      </w:pPr>
      <w:del w:id="1370" w:author="Isha Gupta" w:date="2017-04-27T00:38:00Z">
        <w:r w:rsidDel="00641C20">
          <w:delText>Underwriter</w:delText>
        </w:r>
      </w:del>
    </w:p>
    <w:p w14:paraId="26787917" w14:textId="54FC5D5E" w:rsidR="000168B4" w:rsidDel="00641C20" w:rsidRDefault="000168B4">
      <w:pPr>
        <w:pStyle w:val="BulletList1"/>
        <w:numPr>
          <w:ilvl w:val="0"/>
          <w:numId w:val="0"/>
        </w:numPr>
        <w:rPr>
          <w:del w:id="1371" w:author="Isha Gupta" w:date="2017-04-27T00:38:00Z"/>
        </w:rPr>
        <w:pPrChange w:id="1372" w:author="Isha Gupta" w:date="2017-05-18T10:53:00Z">
          <w:pPr>
            <w:pStyle w:val="BulletList1"/>
            <w:numPr>
              <w:ilvl w:val="1"/>
            </w:numPr>
            <w:ind w:left="1080"/>
          </w:pPr>
        </w:pPrChange>
      </w:pPr>
      <w:del w:id="1373" w:author="Isha Gupta" w:date="2017-04-27T00:38:00Z">
        <w:r w:rsidDel="00641C20">
          <w:delText>Payment Provider</w:delText>
        </w:r>
      </w:del>
    </w:p>
    <w:p w14:paraId="306E8767" w14:textId="05E4A4EF" w:rsidR="008B5414" w:rsidDel="0004485C" w:rsidRDefault="008B5414">
      <w:pPr>
        <w:pStyle w:val="BulletList1"/>
        <w:numPr>
          <w:ilvl w:val="0"/>
          <w:numId w:val="0"/>
        </w:numPr>
        <w:rPr>
          <w:del w:id="1374" w:author="Isha Gupta" w:date="2017-05-18T10:53:00Z"/>
        </w:rPr>
        <w:pPrChange w:id="1375" w:author="Isha Gupta" w:date="2017-05-18T10:53:00Z">
          <w:pPr>
            <w:pStyle w:val="BulletList1"/>
          </w:pPr>
        </w:pPrChange>
      </w:pPr>
      <w:del w:id="1376" w:author="Isha Gupta" w:date="2017-05-18T10:53:00Z">
        <w:r w:rsidRPr="008B5414" w:rsidDel="0004485C">
          <w:delText xml:space="preserve">Persistence </w:delText>
        </w:r>
        <w:r w:rsidDel="0004485C">
          <w:delText xml:space="preserve">or Data Access </w:delText>
        </w:r>
        <w:r w:rsidRPr="008B5414" w:rsidDel="0004485C">
          <w:delText>Layer</w:delText>
        </w:r>
      </w:del>
    </w:p>
    <w:p w14:paraId="1C79C7A9" w14:textId="2F981587" w:rsidR="008B5414" w:rsidDel="00ED7C71" w:rsidRDefault="008B5414">
      <w:pPr>
        <w:pStyle w:val="BulletList1"/>
        <w:numPr>
          <w:ilvl w:val="0"/>
          <w:numId w:val="0"/>
        </w:numPr>
        <w:rPr>
          <w:del w:id="1377" w:author="Isha Gupta" w:date="2017-05-17T13:08:00Z"/>
        </w:rPr>
        <w:pPrChange w:id="1378" w:author="Isha Gupta" w:date="2017-05-18T10:53:00Z">
          <w:pPr>
            <w:pStyle w:val="BulletList1"/>
          </w:pPr>
        </w:pPrChange>
      </w:pPr>
      <w:del w:id="1379" w:author="Isha Gupta" w:date="2017-05-18T10:53:00Z">
        <w:r w:rsidDel="0004485C">
          <w:delText xml:space="preserve">Entity Framework </w:delText>
        </w:r>
      </w:del>
    </w:p>
    <w:p w14:paraId="5A2989ED" w14:textId="2C79D306" w:rsidR="00CF306C" w:rsidDel="007E2051" w:rsidRDefault="00CF306C">
      <w:pPr>
        <w:pStyle w:val="BulletList1"/>
        <w:numPr>
          <w:ilvl w:val="0"/>
          <w:numId w:val="0"/>
        </w:numPr>
        <w:rPr>
          <w:del w:id="1380" w:author="Isha Gupta" w:date="2017-05-17T10:47:00Z"/>
        </w:rPr>
        <w:pPrChange w:id="1381" w:author="Isha Gupta" w:date="2017-05-18T10:53:00Z">
          <w:pPr>
            <w:pStyle w:val="BulletList1"/>
          </w:pPr>
        </w:pPrChange>
      </w:pPr>
      <w:del w:id="1382" w:author="Isha Gupta" w:date="2017-05-17T10:48:00Z">
        <w:r w:rsidDel="00493D02">
          <w:delText>Scheduler Service (External Service for notification)</w:delText>
        </w:r>
      </w:del>
    </w:p>
    <w:p w14:paraId="459FE906" w14:textId="2CDECD85" w:rsidR="008B5414" w:rsidDel="007E2051" w:rsidRDefault="008B5414">
      <w:pPr>
        <w:pStyle w:val="BulletList1"/>
        <w:numPr>
          <w:ilvl w:val="0"/>
          <w:numId w:val="0"/>
        </w:numPr>
        <w:rPr>
          <w:del w:id="1383" w:author="Isha Gupta" w:date="2017-05-17T10:47:00Z"/>
        </w:rPr>
        <w:pPrChange w:id="1384" w:author="Isha Gupta" w:date="2017-05-18T10:53:00Z">
          <w:pPr>
            <w:pStyle w:val="BulletList1"/>
            <w:numPr>
              <w:ilvl w:val="1"/>
            </w:numPr>
            <w:ind w:left="1080"/>
          </w:pPr>
        </w:pPrChange>
      </w:pPr>
      <w:del w:id="1385" w:author="Isha Gupta" w:date="2017-05-17T13:08:00Z">
        <w:r w:rsidRPr="008B5414" w:rsidDel="00ED7C71">
          <w:delText>Shared Services</w:delText>
        </w:r>
      </w:del>
    </w:p>
    <w:p w14:paraId="56A11C5D" w14:textId="7C304D04" w:rsidR="002142EE" w:rsidDel="007E2051" w:rsidRDefault="002142EE">
      <w:pPr>
        <w:pStyle w:val="BulletList1"/>
        <w:numPr>
          <w:ilvl w:val="0"/>
          <w:numId w:val="0"/>
        </w:numPr>
        <w:rPr>
          <w:del w:id="1386" w:author="Isha Gupta" w:date="2017-05-17T10:47:00Z"/>
        </w:rPr>
        <w:pPrChange w:id="1387" w:author="Isha Gupta" w:date="2017-05-18T10:53:00Z">
          <w:pPr>
            <w:pStyle w:val="BulletList1"/>
            <w:numPr>
              <w:ilvl w:val="1"/>
            </w:numPr>
            <w:ind w:left="1080"/>
          </w:pPr>
        </w:pPrChange>
      </w:pPr>
      <w:del w:id="1388" w:author="Isha Gupta" w:date="2017-05-17T13:08:00Z">
        <w:r w:rsidDel="00ED7C71">
          <w:delText>Security</w:delText>
        </w:r>
      </w:del>
    </w:p>
    <w:p w14:paraId="341491E4" w14:textId="64077C2D" w:rsidR="002142EE" w:rsidDel="007E2051" w:rsidRDefault="002142EE">
      <w:pPr>
        <w:pStyle w:val="BulletList1"/>
        <w:numPr>
          <w:ilvl w:val="0"/>
          <w:numId w:val="0"/>
        </w:numPr>
        <w:rPr>
          <w:del w:id="1389" w:author="Isha Gupta" w:date="2017-05-17T10:47:00Z"/>
        </w:rPr>
        <w:pPrChange w:id="1390" w:author="Isha Gupta" w:date="2017-05-18T10:53:00Z">
          <w:pPr>
            <w:pStyle w:val="BulletList1"/>
            <w:numPr>
              <w:ilvl w:val="1"/>
            </w:numPr>
            <w:ind w:left="1080"/>
          </w:pPr>
        </w:pPrChange>
      </w:pPr>
      <w:del w:id="1391" w:author="Isha Gupta" w:date="2017-05-17T13:08:00Z">
        <w:r w:rsidDel="00ED7C71">
          <w:delText>Error Handling</w:delText>
        </w:r>
      </w:del>
    </w:p>
    <w:p w14:paraId="048CE798" w14:textId="228FA04D" w:rsidR="002142EE" w:rsidDel="007E2051" w:rsidRDefault="002142EE">
      <w:pPr>
        <w:pStyle w:val="BulletList1"/>
        <w:numPr>
          <w:ilvl w:val="0"/>
          <w:numId w:val="0"/>
        </w:numPr>
        <w:rPr>
          <w:del w:id="1392" w:author="Isha Gupta" w:date="2017-05-17T10:47:00Z"/>
        </w:rPr>
        <w:pPrChange w:id="1393" w:author="Isha Gupta" w:date="2017-05-18T10:53:00Z">
          <w:pPr>
            <w:pStyle w:val="BulletList1"/>
            <w:numPr>
              <w:ilvl w:val="1"/>
            </w:numPr>
            <w:ind w:left="1080"/>
          </w:pPr>
        </w:pPrChange>
      </w:pPr>
      <w:del w:id="1394" w:author="Isha Gupta" w:date="2017-05-17T10:51:00Z">
        <w:r w:rsidDel="006730BF">
          <w:delText>Caching</w:delText>
        </w:r>
      </w:del>
    </w:p>
    <w:p w14:paraId="1AABD92D" w14:textId="0636C5F2" w:rsidR="00DC107F" w:rsidDel="007E2051" w:rsidRDefault="002142EE">
      <w:pPr>
        <w:pStyle w:val="BulletList1"/>
        <w:numPr>
          <w:ilvl w:val="0"/>
          <w:numId w:val="0"/>
        </w:numPr>
        <w:rPr>
          <w:del w:id="1395" w:author="Isha Gupta" w:date="2017-05-17T10:48:00Z"/>
        </w:rPr>
        <w:pPrChange w:id="1396" w:author="Isha Gupta" w:date="2017-05-18T10:53:00Z">
          <w:pPr>
            <w:pStyle w:val="BulletList1"/>
            <w:numPr>
              <w:ilvl w:val="1"/>
            </w:numPr>
            <w:ind w:left="1080"/>
          </w:pPr>
        </w:pPrChange>
      </w:pPr>
      <w:del w:id="1397" w:author="Isha Gupta" w:date="2017-05-17T13:08:00Z">
        <w:r w:rsidDel="00ED7C71">
          <w:delText>Logging</w:delText>
        </w:r>
      </w:del>
    </w:p>
    <w:p w14:paraId="161CE7E2" w14:textId="0D0F69D9" w:rsidR="002142EE" w:rsidRPr="008B5414" w:rsidDel="00ED7C71" w:rsidRDefault="002142EE">
      <w:pPr>
        <w:pStyle w:val="BulletList1"/>
        <w:numPr>
          <w:ilvl w:val="0"/>
          <w:numId w:val="0"/>
        </w:numPr>
        <w:rPr>
          <w:del w:id="1398" w:author="Isha Gupta" w:date="2017-05-17T13:08:00Z"/>
        </w:rPr>
        <w:pPrChange w:id="1399" w:author="Isha Gupta" w:date="2017-05-18T10:53:00Z">
          <w:pPr>
            <w:pStyle w:val="BulletList1"/>
            <w:numPr>
              <w:ilvl w:val="1"/>
            </w:numPr>
            <w:ind w:left="1080"/>
          </w:pPr>
        </w:pPrChange>
      </w:pPr>
      <w:del w:id="1400" w:author="Isha Gupta" w:date="2017-05-17T13:08:00Z">
        <w:r w:rsidDel="00ED7C71">
          <w:delText>Alert &amp; Notification Service</w:delText>
        </w:r>
      </w:del>
    </w:p>
    <w:p w14:paraId="494A67CF" w14:textId="787EB86D" w:rsidR="008B5414" w:rsidRPr="008B5414" w:rsidDel="0004485C" w:rsidRDefault="008B5414">
      <w:pPr>
        <w:pStyle w:val="BulletList1"/>
        <w:numPr>
          <w:ilvl w:val="0"/>
          <w:numId w:val="0"/>
        </w:numPr>
        <w:rPr>
          <w:del w:id="1401" w:author="Isha Gupta" w:date="2017-05-18T10:53:00Z"/>
        </w:rPr>
        <w:pPrChange w:id="1402" w:author="Isha Gupta" w:date="2017-05-18T10:53:00Z">
          <w:pPr>
            <w:pStyle w:val="BulletList1"/>
          </w:pPr>
        </w:pPrChange>
      </w:pPr>
      <w:del w:id="1403" w:author="Isha Gupta" w:date="2017-05-18T10:53:00Z">
        <w:r w:rsidRPr="008B5414" w:rsidDel="0004485C">
          <w:delText xml:space="preserve">Database </w:delText>
        </w:r>
      </w:del>
    </w:p>
    <w:p w14:paraId="1F2A1070" w14:textId="4091459A" w:rsidR="008B5414" w:rsidDel="0004485C" w:rsidRDefault="008B5414">
      <w:pPr>
        <w:pStyle w:val="BulletList1"/>
        <w:numPr>
          <w:ilvl w:val="0"/>
          <w:numId w:val="0"/>
        </w:numPr>
        <w:rPr>
          <w:del w:id="1404" w:author="Isha Gupta" w:date="2017-05-18T10:53:00Z"/>
          <w:moveFrom w:id="1405" w:author="Isha Gupta" w:date="2017-05-17T10:48:00Z"/>
        </w:rPr>
        <w:pPrChange w:id="1406" w:author="Isha Gupta" w:date="2017-05-18T10:53:00Z">
          <w:pPr>
            <w:pStyle w:val="BulletList1"/>
          </w:pPr>
        </w:pPrChange>
      </w:pPr>
      <w:moveFromRangeStart w:id="1407" w:author="Isha Gupta" w:date="2017-05-17T10:48:00Z" w:name="move482781424"/>
      <w:moveFrom w:id="1408" w:author="Isha Gupta" w:date="2017-05-17T10:48:00Z">
        <w:del w:id="1409" w:author="Isha Gupta" w:date="2017-05-18T10:53:00Z">
          <w:r w:rsidRPr="008B5414" w:rsidDel="0004485C">
            <w:delText>Document Repository</w:delText>
          </w:r>
        </w:del>
      </w:moveFrom>
    </w:p>
    <w:p w14:paraId="5ABD7734" w14:textId="399154C1" w:rsidR="002142EE" w:rsidRPr="008B5414" w:rsidDel="0004485C" w:rsidRDefault="002142EE">
      <w:pPr>
        <w:pStyle w:val="BulletList1"/>
        <w:numPr>
          <w:ilvl w:val="0"/>
          <w:numId w:val="0"/>
        </w:numPr>
        <w:rPr>
          <w:del w:id="1410" w:author="Isha Gupta" w:date="2017-05-18T10:53:00Z"/>
          <w:moveFrom w:id="1411" w:author="Isha Gupta" w:date="2017-05-17T10:48:00Z"/>
        </w:rPr>
        <w:pPrChange w:id="1412" w:author="Isha Gupta" w:date="2017-05-18T10:53:00Z">
          <w:pPr>
            <w:pStyle w:val="BulletList1"/>
            <w:numPr>
              <w:ilvl w:val="1"/>
            </w:numPr>
            <w:ind w:left="1080"/>
          </w:pPr>
        </w:pPrChange>
      </w:pPr>
      <w:moveFrom w:id="1413" w:author="Isha Gupta" w:date="2017-05-17T10:48:00Z">
        <w:del w:id="1414" w:author="Isha Gupta" w:date="2017-05-18T10:53:00Z">
          <w:r w:rsidDel="0004485C">
            <w:delText>To store the scanned documents</w:delText>
          </w:r>
        </w:del>
      </w:moveFrom>
    </w:p>
    <w:moveFromRangeEnd w:id="1407"/>
    <w:p w14:paraId="18FD4745" w14:textId="50461CB0" w:rsidR="008B5414" w:rsidDel="0004485C" w:rsidRDefault="008B5414">
      <w:pPr>
        <w:pStyle w:val="BulletList1"/>
        <w:numPr>
          <w:ilvl w:val="0"/>
          <w:numId w:val="0"/>
        </w:numPr>
        <w:rPr>
          <w:del w:id="1415" w:author="Isha Gupta" w:date="2017-05-18T10:53:00Z"/>
        </w:rPr>
        <w:pPrChange w:id="1416" w:author="Isha Gupta" w:date="2017-05-18T10:53:00Z">
          <w:pPr>
            <w:pStyle w:val="BulletList1"/>
          </w:pPr>
        </w:pPrChange>
      </w:pPr>
      <w:del w:id="1417" w:author="Isha Gupta" w:date="2017-05-18T10:53:00Z">
        <w:r w:rsidRPr="008B5414" w:rsidDel="0004485C">
          <w:delText>Third Party Services</w:delText>
        </w:r>
      </w:del>
    </w:p>
    <w:p w14:paraId="669EB9DC" w14:textId="76C3CA0B" w:rsidR="002142EE" w:rsidDel="0004485C" w:rsidRDefault="002142EE">
      <w:pPr>
        <w:pStyle w:val="BulletList1"/>
        <w:numPr>
          <w:ilvl w:val="0"/>
          <w:numId w:val="0"/>
        </w:numPr>
        <w:rPr>
          <w:del w:id="1418" w:author="Isha Gupta" w:date="2017-05-18T10:53:00Z"/>
        </w:rPr>
        <w:pPrChange w:id="1419" w:author="Isha Gupta" w:date="2017-05-18T10:53:00Z">
          <w:pPr>
            <w:pStyle w:val="BulletList1"/>
            <w:numPr>
              <w:ilvl w:val="1"/>
            </w:numPr>
            <w:ind w:left="1080"/>
          </w:pPr>
        </w:pPrChange>
      </w:pPr>
      <w:del w:id="1420" w:author="Isha Gupta" w:date="2017-05-18T10:53:00Z">
        <w:r w:rsidDel="0004485C">
          <w:delText>Mainframe</w:delText>
        </w:r>
      </w:del>
    </w:p>
    <w:p w14:paraId="1C20AEB5" w14:textId="502AF4F1" w:rsidR="002142EE" w:rsidDel="0004485C" w:rsidRDefault="002142EE">
      <w:pPr>
        <w:pStyle w:val="BulletList1"/>
        <w:numPr>
          <w:ilvl w:val="0"/>
          <w:numId w:val="0"/>
        </w:numPr>
        <w:rPr>
          <w:del w:id="1421" w:author="Isha Gupta" w:date="2017-05-18T10:53:00Z"/>
        </w:rPr>
        <w:pPrChange w:id="1422" w:author="Isha Gupta" w:date="2017-05-18T10:53:00Z">
          <w:pPr>
            <w:pStyle w:val="BulletList1"/>
            <w:numPr>
              <w:ilvl w:val="1"/>
            </w:numPr>
            <w:ind w:left="1080"/>
          </w:pPr>
        </w:pPrChange>
      </w:pPr>
      <w:del w:id="1423" w:author="Isha Gupta" w:date="2017-05-18T10:53:00Z">
        <w:r w:rsidDel="0004485C">
          <w:delText>Underwriting service</w:delText>
        </w:r>
      </w:del>
    </w:p>
    <w:p w14:paraId="1E896A42" w14:textId="1B039F97" w:rsidR="007E2051" w:rsidDel="007E2051" w:rsidRDefault="007E2051">
      <w:pPr>
        <w:pStyle w:val="BulletList1"/>
        <w:numPr>
          <w:ilvl w:val="0"/>
          <w:numId w:val="0"/>
        </w:numPr>
        <w:rPr>
          <w:del w:id="1424" w:author="Isha Gupta" w:date="2017-05-17T10:48:00Z"/>
          <w:moveTo w:id="1425" w:author="Isha Gupta" w:date="2017-05-17T10:48:00Z"/>
        </w:rPr>
        <w:pPrChange w:id="1426" w:author="Isha Gupta" w:date="2017-05-18T10:53:00Z">
          <w:pPr>
            <w:pStyle w:val="BulletList1"/>
          </w:pPr>
        </w:pPrChange>
      </w:pPr>
      <w:moveToRangeStart w:id="1427" w:author="Isha Gupta" w:date="2017-05-17T10:48:00Z" w:name="move482781424"/>
      <w:moveTo w:id="1428" w:author="Isha Gupta" w:date="2017-05-17T10:48:00Z">
        <w:del w:id="1429" w:author="Isha Gupta" w:date="2017-05-18T10:53:00Z">
          <w:r w:rsidRPr="008B5414" w:rsidDel="0004485C">
            <w:delText>Document Repository</w:delText>
          </w:r>
        </w:del>
      </w:moveTo>
    </w:p>
    <w:p w14:paraId="18BE2777" w14:textId="3A27C8B7" w:rsidR="007E2051" w:rsidRPr="008B5414" w:rsidDel="007E2051" w:rsidRDefault="007E2051">
      <w:pPr>
        <w:pStyle w:val="BulletList1"/>
        <w:numPr>
          <w:ilvl w:val="0"/>
          <w:numId w:val="0"/>
        </w:numPr>
        <w:rPr>
          <w:del w:id="1430" w:author="Isha Gupta" w:date="2017-05-17T10:48:00Z"/>
          <w:moveTo w:id="1431" w:author="Isha Gupta" w:date="2017-05-17T10:48:00Z"/>
        </w:rPr>
        <w:pPrChange w:id="1432" w:author="Isha Gupta" w:date="2017-05-18T10:53:00Z">
          <w:pPr>
            <w:pStyle w:val="BulletList1"/>
            <w:numPr>
              <w:ilvl w:val="1"/>
            </w:numPr>
            <w:ind w:left="1080"/>
          </w:pPr>
        </w:pPrChange>
      </w:pPr>
      <w:moveTo w:id="1433" w:author="Isha Gupta" w:date="2017-05-17T10:48:00Z">
        <w:del w:id="1434" w:author="Isha Gupta" w:date="2017-05-17T10:48:00Z">
          <w:r w:rsidDel="007E2051">
            <w:delText>To store the scanned documents</w:delText>
          </w:r>
        </w:del>
      </w:moveTo>
    </w:p>
    <w:moveToRangeEnd w:id="1427"/>
    <w:p w14:paraId="12A4CD19" w14:textId="137D63E0" w:rsidR="002142EE" w:rsidRPr="008B5414" w:rsidDel="0004485C" w:rsidRDefault="002142EE">
      <w:pPr>
        <w:pStyle w:val="BulletList1"/>
        <w:numPr>
          <w:ilvl w:val="0"/>
          <w:numId w:val="0"/>
        </w:numPr>
        <w:rPr>
          <w:del w:id="1435" w:author="Isha Gupta" w:date="2017-05-18T10:53:00Z"/>
        </w:rPr>
        <w:pPrChange w:id="1436" w:author="Isha Gupta" w:date="2017-05-18T10:53:00Z">
          <w:pPr>
            <w:pStyle w:val="BulletList1"/>
            <w:numPr>
              <w:ilvl w:val="1"/>
            </w:numPr>
            <w:ind w:left="1080"/>
          </w:pPr>
        </w:pPrChange>
      </w:pPr>
      <w:del w:id="1437" w:author="Isha Gupta" w:date="2017-05-18T10:53:00Z">
        <w:r w:rsidDel="0004485C">
          <w:delText>Payment Provider</w:delText>
        </w:r>
      </w:del>
    </w:p>
    <w:p w14:paraId="403D8D76" w14:textId="1F17E6CB" w:rsidR="00407CF0" w:rsidDel="00451FBC" w:rsidRDefault="00B4226B" w:rsidP="00407CF0">
      <w:pPr>
        <w:pStyle w:val="Heading3"/>
        <w:rPr>
          <w:del w:id="1438" w:author="Isha Gupta" w:date="2017-04-27T10:56:00Z"/>
        </w:rPr>
      </w:pPr>
      <w:del w:id="1439" w:author="Isha Gupta" w:date="2017-04-27T10:56:00Z">
        <w:r w:rsidRPr="008B5414" w:rsidDel="00451FBC">
          <w:delText>Presentation Layer</w:delText>
        </w:r>
      </w:del>
    </w:p>
    <w:p w14:paraId="1468B605" w14:textId="44B6BA03" w:rsidR="00407CF0" w:rsidDel="00451FBC" w:rsidRDefault="00407CF0" w:rsidP="00407CF0">
      <w:pPr>
        <w:pStyle w:val="BodyText"/>
        <w:rPr>
          <w:del w:id="1440" w:author="Isha Gupta" w:date="2017-04-27T10:56:00Z"/>
          <w:lang w:val="en-US" w:eastAsia="ja-JP"/>
        </w:rPr>
      </w:pPr>
      <w:del w:id="1441" w:author="Isha Gupta" w:date="2017-04-26T14:12:00Z">
        <w:r w:rsidDel="0095303E">
          <w:rPr>
            <w:lang w:val="en-US" w:eastAsia="ja-JP"/>
          </w:rPr>
          <w:delText>[todo]</w:delText>
        </w:r>
      </w:del>
    </w:p>
    <w:p w14:paraId="101BA29B" w14:textId="1035DBCF" w:rsidR="00407CF0" w:rsidDel="00451FBC" w:rsidRDefault="00407CF0" w:rsidP="00407CF0">
      <w:pPr>
        <w:pStyle w:val="Heading3"/>
        <w:rPr>
          <w:del w:id="1442" w:author="Isha Gupta" w:date="2017-04-27T10:56:00Z"/>
        </w:rPr>
      </w:pPr>
      <w:del w:id="1443" w:author="Isha Gupta" w:date="2017-04-26T14:13:00Z">
        <w:r w:rsidDel="00101963">
          <w:delText>&lt;Component 2&gt;</w:delText>
        </w:r>
      </w:del>
    </w:p>
    <w:p w14:paraId="4285CF96" w14:textId="3E4F0210" w:rsidR="00ED7C71" w:rsidRDefault="00407CF0" w:rsidP="00ED7C71">
      <w:pPr>
        <w:pStyle w:val="Heading3"/>
        <w:rPr>
          <w:ins w:id="1444" w:author="Isha Gupta" w:date="2017-05-17T13:08:00Z"/>
        </w:rPr>
      </w:pPr>
      <w:del w:id="1445" w:author="Isha Gupta" w:date="2017-04-26T14:14:00Z">
        <w:r w:rsidDel="00101963">
          <w:delText>[</w:delText>
        </w:r>
      </w:del>
      <w:del w:id="1446" w:author="Isha Gupta" w:date="2017-04-26T14:13:00Z">
        <w:r w:rsidDel="00101963">
          <w:delText>todo]</w:delText>
        </w:r>
      </w:del>
      <w:bookmarkStart w:id="1447" w:name="_Toc482009644"/>
      <w:ins w:id="1448" w:author="Isha Gupta" w:date="2017-05-17T13:08:00Z">
        <w:r w:rsidR="00ED7C71" w:rsidRPr="008B5414">
          <w:t>Presentation Layer</w:t>
        </w:r>
        <w:bookmarkEnd w:id="1447"/>
      </w:ins>
    </w:p>
    <w:p w14:paraId="02655C91" w14:textId="4B1C5B8E" w:rsidR="00A1221E" w:rsidRDefault="00ED7C71">
      <w:pPr>
        <w:pStyle w:val="BodyText"/>
        <w:rPr>
          <w:ins w:id="1449" w:author="Isha Gupta" w:date="2017-05-18T10:56:00Z"/>
        </w:rPr>
        <w:pPrChange w:id="1450" w:author="Isha Gupta" w:date="2017-05-18T11:48:00Z">
          <w:pPr>
            <w:spacing w:after="0"/>
            <w:ind w:left="576" w:firstLine="144"/>
          </w:pPr>
        </w:pPrChange>
      </w:pPr>
      <w:ins w:id="1451" w:author="Isha Gupta" w:date="2017-05-17T13:08:00Z">
        <w:r w:rsidRPr="00B47363">
          <w:t xml:space="preserve">This layer </w:t>
        </w:r>
        <w:r>
          <w:t xml:space="preserve">represents the UI of the application. It </w:t>
        </w:r>
        <w:r w:rsidRPr="00B47363">
          <w:t xml:space="preserve">contains </w:t>
        </w:r>
        <w:r>
          <w:t xml:space="preserve">the </w:t>
        </w:r>
        <w:r w:rsidRPr="00B47363">
          <w:t xml:space="preserve">user related functionality for managing interaction with the </w:t>
        </w:r>
        <w:r>
          <w:t>application. It will make service calls in the form of http requests to the Web API layer which then communicates</w:t>
        </w:r>
        <w:r w:rsidRPr="00B47363">
          <w:t xml:space="preserve"> with </w:t>
        </w:r>
        <w:r>
          <w:t xml:space="preserve">the </w:t>
        </w:r>
        <w:r w:rsidRPr="00B47363">
          <w:t>business logic</w:t>
        </w:r>
        <w:r>
          <w:t xml:space="preserve"> layer</w:t>
        </w:r>
        <w:r w:rsidRPr="00B47363">
          <w:t xml:space="preserve">. In this project, it can be a web application or a mobile application. </w:t>
        </w:r>
        <w:r>
          <w:t>Keeping t</w:t>
        </w:r>
        <w:r w:rsidRPr="00B47363">
          <w:t xml:space="preserve">his </w:t>
        </w:r>
        <w:r>
          <w:t xml:space="preserve">layer </w:t>
        </w:r>
        <w:r w:rsidRPr="00B47363">
          <w:t>helps in abstracting away the complexity by pushing most of the code to other layers.</w:t>
        </w:r>
      </w:ins>
      <w:ins w:id="1452" w:author="Isha Gupta" w:date="2017-05-18T11:48:00Z">
        <w:r w:rsidR="00671768">
          <w:t xml:space="preserve"> Its </w:t>
        </w:r>
      </w:ins>
      <w:ins w:id="1453" w:author="Isha Gupta" w:date="2017-05-18T10:56:00Z">
        <w:r w:rsidR="00671768">
          <w:t>c</w:t>
        </w:r>
        <w:r w:rsidR="00A1221E">
          <w:t>ore responsibilities</w:t>
        </w:r>
      </w:ins>
      <w:ins w:id="1454" w:author="Isha Gupta" w:date="2017-05-18T11:48:00Z">
        <w:r w:rsidR="00671768">
          <w:t xml:space="preserve"> would be</w:t>
        </w:r>
      </w:ins>
      <w:ins w:id="1455" w:author="Isha Gupta" w:date="2017-05-18T10:56:00Z">
        <w:r w:rsidR="00A1221E">
          <w:t>:</w:t>
        </w:r>
      </w:ins>
    </w:p>
    <w:p w14:paraId="059CE851" w14:textId="77777777" w:rsidR="00A1221E" w:rsidRDefault="00A1221E" w:rsidP="00A1221E">
      <w:pPr>
        <w:pStyle w:val="ListParagraph"/>
        <w:numPr>
          <w:ilvl w:val="0"/>
          <w:numId w:val="40"/>
        </w:numPr>
        <w:spacing w:after="0"/>
        <w:jc w:val="left"/>
        <w:rPr>
          <w:ins w:id="1456" w:author="Isha Gupta" w:date="2017-05-18T10:56:00Z"/>
        </w:rPr>
      </w:pPr>
      <w:ins w:id="1457" w:author="Isha Gupta" w:date="2017-05-18T10:56:00Z">
        <w:r>
          <w:t>Provide graphical interface to end users.</w:t>
        </w:r>
      </w:ins>
    </w:p>
    <w:p w14:paraId="6F892366" w14:textId="77777777" w:rsidR="00A1221E" w:rsidRDefault="00A1221E" w:rsidP="00A1221E">
      <w:pPr>
        <w:pStyle w:val="ListParagraph"/>
        <w:numPr>
          <w:ilvl w:val="0"/>
          <w:numId w:val="40"/>
        </w:numPr>
        <w:jc w:val="left"/>
        <w:rPr>
          <w:ins w:id="1458" w:author="Isha Gupta" w:date="2017-05-18T10:56:00Z"/>
        </w:rPr>
      </w:pPr>
      <w:ins w:id="1459" w:author="Isha Gupta" w:date="2017-05-18T10:56:00Z">
        <w:r>
          <w:t>Validation of input data.</w:t>
        </w:r>
      </w:ins>
    </w:p>
    <w:p w14:paraId="7B1FE4D2" w14:textId="77777777" w:rsidR="00A1221E" w:rsidRDefault="00A1221E" w:rsidP="00A1221E">
      <w:pPr>
        <w:pStyle w:val="ListParagraph"/>
        <w:numPr>
          <w:ilvl w:val="0"/>
          <w:numId w:val="40"/>
        </w:numPr>
        <w:jc w:val="left"/>
        <w:rPr>
          <w:ins w:id="1460" w:author="Isha Gupta" w:date="2017-05-18T10:56:00Z"/>
        </w:rPr>
      </w:pPr>
      <w:ins w:id="1461" w:author="Isha Gupta" w:date="2017-05-18T10:56:00Z">
        <w:r>
          <w:t>Outputs the processed data.</w:t>
        </w:r>
      </w:ins>
    </w:p>
    <w:p w14:paraId="0817F2D6" w14:textId="3890552B" w:rsidR="00A1221E" w:rsidRPr="00B47363" w:rsidRDefault="00A1221E">
      <w:pPr>
        <w:pStyle w:val="ListParagraph"/>
        <w:numPr>
          <w:ilvl w:val="0"/>
          <w:numId w:val="40"/>
        </w:numPr>
        <w:jc w:val="left"/>
        <w:rPr>
          <w:ins w:id="1462" w:author="Isha Gupta" w:date="2017-05-17T13:08:00Z"/>
        </w:rPr>
        <w:pPrChange w:id="1463" w:author="Isha Gupta" w:date="2017-05-18T10:56:00Z">
          <w:pPr>
            <w:pStyle w:val="BodyText"/>
          </w:pPr>
        </w:pPrChange>
      </w:pPr>
      <w:ins w:id="1464" w:author="Isha Gupta" w:date="2017-05-18T10:56:00Z">
        <w:r>
          <w:t>Calls functional/business facades to process and save data.</w:t>
        </w:r>
      </w:ins>
    </w:p>
    <w:p w14:paraId="28BFF6C8" w14:textId="77777777" w:rsidR="00ED7C71" w:rsidRDefault="00ED7C71" w:rsidP="00ED7C71">
      <w:pPr>
        <w:pStyle w:val="Heading3"/>
        <w:rPr>
          <w:ins w:id="1465" w:author="Isha Gupta" w:date="2017-05-17T13:08:00Z"/>
        </w:rPr>
      </w:pPr>
      <w:bookmarkStart w:id="1466" w:name="_Toc482009645"/>
      <w:ins w:id="1467" w:author="Isha Gupta" w:date="2017-05-17T13:08:00Z">
        <w:r>
          <w:t>Service Layer</w:t>
        </w:r>
        <w:bookmarkEnd w:id="1466"/>
        <w:r>
          <w:t xml:space="preserve"> (Web API)</w:t>
        </w:r>
      </w:ins>
    </w:p>
    <w:p w14:paraId="676B1452" w14:textId="77777777" w:rsidR="00ED7C71" w:rsidRDefault="00ED7C71" w:rsidP="00ED7C71">
      <w:pPr>
        <w:pStyle w:val="BodyText"/>
        <w:rPr>
          <w:ins w:id="1468" w:author="Isha Gupta" w:date="2017-05-17T13:08:00Z"/>
        </w:rPr>
      </w:pPr>
      <w:ins w:id="1469" w:author="Isha Gupta" w:date="2017-05-17T13:08:00Z">
        <w:r>
          <w:t>This layer separates the presentation layer from the actual business logic layer. It will handle interaction between UI and complex interaction with the business layer. In this application, this is going to be Restful Web API. Presentation layer will make http requests to this layer over the network. This layer will then take requests and fire them off to business layer, but adding value by determining which request should be called in what order, and managing the complex interactions. This layer will delegate work to business objects. It follows a transaction script pattern i.e. a procedural set of steps to fire off different methods within the business layer.</w:t>
        </w:r>
        <w:r w:rsidRPr="008A68CC">
          <w:t xml:space="preserve"> </w:t>
        </w:r>
        <w:r>
          <w:t xml:space="preserve">It will not contain any logic to truly perform the work. </w:t>
        </w:r>
      </w:ins>
    </w:p>
    <w:p w14:paraId="11F77A70" w14:textId="77777777" w:rsidR="00ED7C71" w:rsidRDefault="00ED7C71" w:rsidP="00ED7C71">
      <w:pPr>
        <w:pStyle w:val="BodyText"/>
        <w:rPr>
          <w:ins w:id="1470" w:author="Isha Gupta" w:date="2017-05-17T13:08:00Z"/>
        </w:rPr>
      </w:pPr>
      <w:ins w:id="1471" w:author="Isha Gupta" w:date="2017-05-17T13:08:00Z">
        <w:r>
          <w:lastRenderedPageBreak/>
          <w:t>This will also take care of all the cross cutting concerns i.e. Security implementation like checking authorization, and user roles would be part of this layer, handling alert and notification to listeners, any data validation making sure that the data received from the UI layer meets the requirements for a given context, logging, configuration &amp; error handling.</w:t>
        </w:r>
      </w:ins>
    </w:p>
    <w:p w14:paraId="5E20DCB3" w14:textId="77777777" w:rsidR="00ED7C71" w:rsidRDefault="00ED7C71" w:rsidP="00ED7C71">
      <w:pPr>
        <w:pStyle w:val="BodyText"/>
        <w:rPr>
          <w:ins w:id="1472" w:author="Isha Gupta" w:date="2017-05-17T13:08:00Z"/>
        </w:rPr>
      </w:pPr>
      <w:ins w:id="1473" w:author="Isha Gupta" w:date="2017-05-17T13:08:00Z">
        <w:r>
          <w:t xml:space="preserve">This layer would use IOC container for Dependency Injection. In the POC project, I have used Unity Framework by Microsoft to inject dependencies across different API controllers. There are few other IOC containers like Ninject also available. </w:t>
        </w:r>
      </w:ins>
    </w:p>
    <w:p w14:paraId="2DBF99D8" w14:textId="592B7010" w:rsidR="00ED7C71" w:rsidRPr="00165F0A" w:rsidRDefault="00660551" w:rsidP="00ED7C71">
      <w:pPr>
        <w:pStyle w:val="Heading3"/>
        <w:rPr>
          <w:ins w:id="1474" w:author="Isha Gupta" w:date="2017-05-17T13:08:00Z"/>
        </w:rPr>
      </w:pPr>
      <w:ins w:id="1475" w:author="Isha Gupta" w:date="2017-05-17T13:08:00Z">
        <w:r>
          <w:t>Business Layer</w:t>
        </w:r>
      </w:ins>
    </w:p>
    <w:p w14:paraId="2A7DACA4" w14:textId="35DEB52F" w:rsidR="00ED7C71" w:rsidRPr="00DF0A14" w:rsidRDefault="00E6596E">
      <w:pPr>
        <w:rPr>
          <w:ins w:id="1476" w:author="Isha Gupta" w:date="2017-05-17T13:08:00Z"/>
          <w:rPrChange w:id="1477" w:author="Isha Gupta" w:date="2017-05-18T10:58:00Z">
            <w:rPr>
              <w:ins w:id="1478" w:author="Isha Gupta" w:date="2017-05-17T13:08:00Z"/>
              <w:lang w:val="en-US" w:eastAsia="ja-JP"/>
            </w:rPr>
          </w:rPrChange>
        </w:rPr>
        <w:pPrChange w:id="1479" w:author="Isha Gupta" w:date="2017-05-18T10:58:00Z">
          <w:pPr>
            <w:pStyle w:val="BodyText"/>
          </w:pPr>
        </w:pPrChange>
      </w:pPr>
      <w:ins w:id="1480" w:author="Isha Gupta" w:date="2017-05-18T10:57:00Z">
        <w:r>
          <w:t xml:space="preserve">The business functionalities are logically grouped under this </w:t>
        </w:r>
      </w:ins>
      <w:ins w:id="1481" w:author="Isha Gupta" w:date="2017-05-18T11:21:00Z">
        <w:r w:rsidR="00D6170E">
          <w:t>layer</w:t>
        </w:r>
      </w:ins>
      <w:ins w:id="1482" w:author="Isha Gupta" w:date="2017-05-18T10:57:00Z">
        <w:r>
          <w:t xml:space="preserve">.  </w:t>
        </w:r>
      </w:ins>
      <w:ins w:id="1483" w:author="Isha Gupta" w:date="2017-05-17T13:08:00Z">
        <w:r w:rsidR="00ED7C71">
          <w:rPr>
            <w:lang w:val="en-US" w:eastAsia="ja-JP"/>
          </w:rPr>
          <w:t>This layer consists of the</w:t>
        </w:r>
        <w:r>
          <w:rPr>
            <w:lang w:val="en-US" w:eastAsia="ja-JP"/>
          </w:rPr>
          <w:t xml:space="preserve"> service contracts to offer </w:t>
        </w:r>
        <w:r w:rsidR="00ED7C71">
          <w:rPr>
            <w:lang w:val="en-US" w:eastAsia="ja-JP"/>
          </w:rPr>
          <w:t xml:space="preserve">the business logic to separate the business layer as an independent layer. </w:t>
        </w:r>
        <w:r w:rsidR="00ED7C71">
          <w:t>It</w:t>
        </w:r>
        <w:r w:rsidR="00D147C2">
          <w:t xml:space="preserve"> is an implementation of the Fac</w:t>
        </w:r>
        <w:r w:rsidR="00ED7C71">
          <w:t xml:space="preserve">ade pattern. </w:t>
        </w:r>
      </w:ins>
      <w:ins w:id="1484" w:author="Isha Gupta" w:date="2017-05-18T10:57:00Z">
        <w:r w:rsidR="00DF0A14">
          <w:t>These facades are exposed to facilitate the client/ UI layer to access the concrete functionalities provided by Business Repositories.</w:t>
        </w:r>
      </w:ins>
      <w:ins w:id="1485" w:author="Isha Gupta" w:date="2017-05-17T13:08:00Z">
        <w:r w:rsidR="00ED7C71">
          <w:rPr>
            <w:lang w:val="en-US" w:eastAsia="ja-JP"/>
          </w:rPr>
          <w:t xml:space="preserve">This layer stands alone and can be reused elsewhere. It also implements the core functionality of the system and encapsulates the relevant business logic. This layer avoids the presentation layer depending directly on our database. It manages the behaviors that trigger from the presentation layer, and ultimately interacts with the data access layer. </w:t>
        </w:r>
      </w:ins>
      <w:ins w:id="1486" w:author="Isha Gupta" w:date="2017-05-18T10:58:00Z">
        <w:r w:rsidR="00DF0A14">
          <w:t>The business repositories are mapped and registered with business facades using dependency injection.</w:t>
        </w:r>
      </w:ins>
    </w:p>
    <w:p w14:paraId="42D7EC4B" w14:textId="48925182" w:rsidR="00DD1046" w:rsidRDefault="00DD1046" w:rsidP="00ED7C71">
      <w:pPr>
        <w:pStyle w:val="Heading3"/>
        <w:rPr>
          <w:ins w:id="1487" w:author="Isha Gupta" w:date="2017-05-18T10:59:00Z"/>
        </w:rPr>
      </w:pPr>
      <w:bookmarkStart w:id="1488" w:name="_Toc482009646"/>
      <w:ins w:id="1489" w:author="Isha Gupta" w:date="2017-05-18T10:59:00Z">
        <w:r>
          <w:t>Third Party Services</w:t>
        </w:r>
      </w:ins>
    </w:p>
    <w:p w14:paraId="304DCCEE" w14:textId="49EAD6E5" w:rsidR="00DD1046" w:rsidRDefault="00DD1046">
      <w:pPr>
        <w:pStyle w:val="BodyText"/>
        <w:rPr>
          <w:ins w:id="1490" w:author="Isha Gupta" w:date="2017-05-18T11:23:00Z"/>
        </w:rPr>
        <w:pPrChange w:id="1491" w:author="Isha Gupta" w:date="2017-05-18T10:59:00Z">
          <w:pPr>
            <w:pStyle w:val="Heading3"/>
          </w:pPr>
        </w:pPrChange>
      </w:pPr>
      <w:ins w:id="1492" w:author="Isha Gupta" w:date="2017-05-18T10:59:00Z">
        <w:r w:rsidRPr="00DD1046">
          <w:rPr>
            <w:lang w:val="en-US" w:eastAsia="ja-JP"/>
          </w:rPr>
          <w:t xml:space="preserve">This is a set of </w:t>
        </w:r>
        <w:r>
          <w:rPr>
            <w:lang w:val="en-US" w:eastAsia="ja-JP"/>
          </w:rPr>
          <w:t>interfaces</w:t>
        </w:r>
        <w:r w:rsidRPr="00DD1046">
          <w:rPr>
            <w:lang w:val="en-US" w:eastAsia="ja-JP"/>
          </w:rPr>
          <w:t xml:space="preserve"> that would help in integrating with </w:t>
        </w:r>
      </w:ins>
      <w:ins w:id="1493" w:author="Isha Gupta" w:date="2017-05-18T11:00:00Z">
        <w:r>
          <w:rPr>
            <w:lang w:val="en-US" w:eastAsia="ja-JP"/>
          </w:rPr>
          <w:t xml:space="preserve">domain specific </w:t>
        </w:r>
      </w:ins>
      <w:ins w:id="1494" w:author="Isha Gupta" w:date="2017-05-18T10:59:00Z">
        <w:r w:rsidRPr="00DD1046">
          <w:rPr>
            <w:lang w:val="en-US" w:eastAsia="ja-JP"/>
          </w:rPr>
          <w:t>third party service providers,</w:t>
        </w:r>
        <w:r>
          <w:rPr>
            <w:lang w:val="en-US" w:eastAsia="ja-JP"/>
          </w:rPr>
          <w:t xml:space="preserve"> like underwriting service, </w:t>
        </w:r>
      </w:ins>
      <w:ins w:id="1495" w:author="Isha Gupta" w:date="2017-05-18T11:00:00Z">
        <w:r>
          <w:rPr>
            <w:lang w:val="en-US" w:eastAsia="ja-JP"/>
          </w:rPr>
          <w:t xml:space="preserve">access to </w:t>
        </w:r>
      </w:ins>
      <w:ins w:id="1496" w:author="Isha Gupta" w:date="2017-05-18T10:59:00Z">
        <w:r>
          <w:rPr>
            <w:lang w:val="en-US" w:eastAsia="ja-JP"/>
          </w:rPr>
          <w:t>mainframe</w:t>
        </w:r>
      </w:ins>
      <w:ins w:id="1497" w:author="Isha Gupta" w:date="2017-05-18T11:00:00Z">
        <w:r>
          <w:rPr>
            <w:lang w:val="en-US" w:eastAsia="ja-JP"/>
          </w:rPr>
          <w:t>, payment provider &amp; document repository</w:t>
        </w:r>
      </w:ins>
      <w:ins w:id="1498" w:author="Isha Gupta" w:date="2017-05-18T10:59:00Z">
        <w:r w:rsidRPr="00DD1046">
          <w:rPr>
            <w:lang w:val="en-US" w:eastAsia="ja-JP"/>
          </w:rPr>
          <w:t>. Technically, these are combination of abstract components which can be extended by introducing new concrete components to integrate with any updated versions of third party service providers.</w:t>
        </w:r>
      </w:ins>
    </w:p>
    <w:p w14:paraId="355D9D4C" w14:textId="77777777" w:rsidR="002A62BB" w:rsidRDefault="002A62BB" w:rsidP="002A62BB">
      <w:pPr>
        <w:pStyle w:val="BodyText"/>
        <w:rPr>
          <w:ins w:id="1499" w:author="Isha Gupta" w:date="2017-05-18T11:23:00Z"/>
          <w:lang w:val="en-US" w:eastAsia="ja-JP"/>
        </w:rPr>
      </w:pPr>
      <w:ins w:id="1500" w:author="Isha Gupta" w:date="2017-05-18T11:23:00Z">
        <w:r>
          <w:rPr>
            <w:lang w:val="en-US" w:eastAsia="ja-JP"/>
          </w:rPr>
          <w:t>Mainframe will be used for verification of the customer.</w:t>
        </w:r>
      </w:ins>
    </w:p>
    <w:p w14:paraId="63684519" w14:textId="77777777" w:rsidR="002A62BB" w:rsidRDefault="002A62BB" w:rsidP="002A62BB">
      <w:pPr>
        <w:pStyle w:val="BodyText"/>
        <w:rPr>
          <w:ins w:id="1501" w:author="Isha Gupta" w:date="2017-05-18T11:23:00Z"/>
          <w:lang w:val="en-US" w:eastAsia="ja-JP"/>
        </w:rPr>
      </w:pPr>
      <w:ins w:id="1502" w:author="Isha Gupta" w:date="2017-05-18T11:23:00Z">
        <w:r>
          <w:rPr>
            <w:lang w:val="en-US" w:eastAsia="ja-JP"/>
          </w:rPr>
          <w:t>Underwriting service to validate and provide a face value for the policy</w:t>
        </w:r>
      </w:ins>
    </w:p>
    <w:p w14:paraId="322FBDC7" w14:textId="77777777" w:rsidR="002A62BB" w:rsidRDefault="002A62BB" w:rsidP="002A62BB">
      <w:pPr>
        <w:pStyle w:val="BodyText"/>
        <w:rPr>
          <w:ins w:id="1503" w:author="Isha Gupta" w:date="2017-05-18T11:23:00Z"/>
          <w:lang w:val="en-US" w:eastAsia="ja-JP"/>
        </w:rPr>
      </w:pPr>
      <w:ins w:id="1504" w:author="Isha Gupta" w:date="2017-05-18T11:23:00Z">
        <w:r>
          <w:rPr>
            <w:lang w:val="en-US" w:eastAsia="ja-JP"/>
          </w:rPr>
          <w:t>Payment Provider to provide the payment infrastructure for the application.</w:t>
        </w:r>
      </w:ins>
    </w:p>
    <w:p w14:paraId="5142E5BC" w14:textId="7C55595E" w:rsidR="002A62BB" w:rsidRPr="00DD1046" w:rsidRDefault="002A62BB">
      <w:pPr>
        <w:pStyle w:val="BodyText"/>
        <w:rPr>
          <w:ins w:id="1505" w:author="Isha Gupta" w:date="2017-05-18T10:59:00Z"/>
          <w:rPrChange w:id="1506" w:author="Isha Gupta" w:date="2017-05-18T10:59:00Z">
            <w:rPr>
              <w:ins w:id="1507" w:author="Isha Gupta" w:date="2017-05-18T10:59:00Z"/>
            </w:rPr>
          </w:rPrChange>
        </w:rPr>
        <w:pPrChange w:id="1508" w:author="Isha Gupta" w:date="2017-05-18T10:59:00Z">
          <w:pPr>
            <w:pStyle w:val="Heading3"/>
          </w:pPr>
        </w:pPrChange>
      </w:pPr>
      <w:ins w:id="1509" w:author="Isha Gupta" w:date="2017-05-18T11:23:00Z">
        <w:r>
          <w:rPr>
            <w:lang w:val="en-US" w:eastAsia="ja-JP"/>
          </w:rPr>
          <w:t>Document Repository to store the document proofs of the policy holders.</w:t>
        </w:r>
        <w:r w:rsidR="007510C1">
          <w:rPr>
            <w:lang w:val="en-US" w:eastAsia="ja-JP"/>
          </w:rPr>
          <w:t xml:space="preserve"> It the place </w:t>
        </w:r>
        <w:r>
          <w:rPr>
            <w:lang w:val="en-US" w:eastAsia="ja-JP"/>
          </w:rPr>
          <w:t>where all the scanned verified documents of the customer would be stored.</w:t>
        </w:r>
      </w:ins>
    </w:p>
    <w:p w14:paraId="3254D9C2" w14:textId="4EBCFA37" w:rsidR="00ED7C71" w:rsidRDefault="00ED7C71" w:rsidP="00ED7C71">
      <w:pPr>
        <w:pStyle w:val="Heading3"/>
        <w:rPr>
          <w:ins w:id="1510" w:author="Isha Gupta" w:date="2017-05-17T13:08:00Z"/>
        </w:rPr>
      </w:pPr>
      <w:ins w:id="1511" w:author="Isha Gupta" w:date="2017-05-17T13:08:00Z">
        <w:r>
          <w:t>Persistence Layer</w:t>
        </w:r>
        <w:bookmarkEnd w:id="1488"/>
      </w:ins>
    </w:p>
    <w:p w14:paraId="7C32BA92" w14:textId="77777777" w:rsidR="00ED7C71" w:rsidRPr="00B47363" w:rsidRDefault="00ED7C71" w:rsidP="00ED7C71">
      <w:pPr>
        <w:pStyle w:val="BodyText"/>
        <w:rPr>
          <w:ins w:id="1512" w:author="Isha Gupta" w:date="2017-05-17T13:08:00Z"/>
          <w:lang w:val="en-US" w:eastAsia="ja-JP"/>
        </w:rPr>
      </w:pPr>
      <w:ins w:id="1513" w:author="Isha Gupta" w:date="2017-05-17T13:08:00Z">
        <w:r w:rsidRPr="00B47363">
          <w:rPr>
            <w:lang w:val="en-US" w:eastAsia="ja-JP"/>
          </w:rPr>
          <w:t>This layer communicates with database to retrieve and save the data in database using its own context. This data access layer exposes generic interfaces that the components in the business layer can consume. It uses an ORM to interact with the database. It implements Repository &amp; Unit of work patterns to manage transactions. The application uses code first approach to construct the database during deployment as well. All the master data of the application will be part of code-migrations Seed method.</w:t>
        </w:r>
      </w:ins>
    </w:p>
    <w:p w14:paraId="412C5DBD" w14:textId="77777777" w:rsidR="00ED7C71" w:rsidRPr="00A835BF" w:rsidRDefault="00ED7C71" w:rsidP="00ED7C71">
      <w:pPr>
        <w:pStyle w:val="BodyText"/>
        <w:rPr>
          <w:ins w:id="1514" w:author="Isha Gupta" w:date="2017-05-17T13:08:00Z"/>
          <w:lang w:val="en-US" w:eastAsia="ja-JP"/>
          <w:rPrChange w:id="1515" w:author="Isha Gupta" w:date="2017-05-18T10:47:00Z">
            <w:rPr>
              <w:ins w:id="1516" w:author="Isha Gupta" w:date="2017-05-17T13:08:00Z"/>
              <w:rFonts w:ascii="Segoe UI" w:hAnsi="Segoe UI" w:cs="Segoe UI"/>
              <w:color w:val="111111"/>
              <w:sz w:val="21"/>
              <w:szCs w:val="21"/>
              <w:shd w:val="clear" w:color="auto" w:fill="FFFFFF"/>
            </w:rPr>
          </w:rPrChange>
        </w:rPr>
      </w:pPr>
      <w:ins w:id="1517" w:author="Isha Gupta" w:date="2017-05-17T13:08:00Z">
        <w:r w:rsidRPr="00A835BF">
          <w:rPr>
            <w:lang w:val="en-US" w:eastAsia="ja-JP"/>
            <w:rPrChange w:id="1518" w:author="Isha Gupta" w:date="2017-05-18T10:47:00Z">
              <w:rPr>
                <w:rFonts w:ascii="Segoe UI" w:hAnsi="Segoe UI" w:cs="Segoe UI"/>
                <w:color w:val="111111"/>
                <w:sz w:val="21"/>
                <w:szCs w:val="21"/>
                <w:shd w:val="clear" w:color="auto" w:fill="FFFFFF"/>
              </w:rPr>
            </w:rPrChange>
          </w:rPr>
          <w:t>Below a Type Dependency diagram in this layer.</w:t>
        </w:r>
      </w:ins>
    </w:p>
    <w:p w14:paraId="5E14E84F" w14:textId="77777777" w:rsidR="00ED7C71" w:rsidRDefault="00ED7C71" w:rsidP="00ED7C71">
      <w:pPr>
        <w:pStyle w:val="BodyText"/>
        <w:rPr>
          <w:ins w:id="1519" w:author="Isha Gupta" w:date="2017-05-17T13:08:00Z"/>
          <w:rFonts w:ascii="Segoe UI" w:hAnsi="Segoe UI" w:cs="Segoe UI"/>
          <w:color w:val="111111"/>
          <w:sz w:val="21"/>
          <w:szCs w:val="21"/>
          <w:shd w:val="clear" w:color="auto" w:fill="FFFFFF"/>
        </w:rPr>
      </w:pPr>
      <w:ins w:id="1520" w:author="Isha Gupta" w:date="2017-05-17T13:08:00Z">
        <w:r>
          <w:rPr>
            <w:noProof/>
            <w:lang w:val="en-US"/>
          </w:rPr>
          <w:lastRenderedPageBreak/>
          <w:drawing>
            <wp:inline distT="0" distB="0" distL="0" distR="0" wp14:anchorId="75913D31" wp14:editId="5FE574B7">
              <wp:extent cx="6188710" cy="2836545"/>
              <wp:effectExtent l="19050" t="19050" r="2159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836545"/>
                      </a:xfrm>
                      <a:prstGeom prst="rect">
                        <a:avLst/>
                      </a:prstGeom>
                      <a:ln>
                        <a:solidFill>
                          <a:schemeClr val="tx1"/>
                        </a:solidFill>
                      </a:ln>
                    </pic:spPr>
                  </pic:pic>
                </a:graphicData>
              </a:graphic>
            </wp:inline>
          </w:drawing>
        </w:r>
      </w:ins>
    </w:p>
    <w:p w14:paraId="632117EE" w14:textId="0FB7992C" w:rsidR="00ED7C71" w:rsidRDefault="00ED7C71" w:rsidP="00ED7C71">
      <w:pPr>
        <w:pStyle w:val="Heading3"/>
        <w:rPr>
          <w:ins w:id="1521" w:author="Isha Gupta" w:date="2017-05-17T13:08:00Z"/>
        </w:rPr>
      </w:pPr>
      <w:bookmarkStart w:id="1522" w:name="_Toc482009647"/>
      <w:ins w:id="1523" w:author="Isha Gupta" w:date="2017-05-17T13:08:00Z">
        <w:r w:rsidRPr="002F0D70">
          <w:t>Data</w:t>
        </w:r>
        <w:r>
          <w:t>base</w:t>
        </w:r>
        <w:bookmarkEnd w:id="1522"/>
      </w:ins>
    </w:p>
    <w:p w14:paraId="206AE36A" w14:textId="72816E6C" w:rsidR="00ED7C71" w:rsidRPr="00B47363" w:rsidRDefault="00ED7C71" w:rsidP="00ED7C71">
      <w:pPr>
        <w:pStyle w:val="BodyText"/>
        <w:rPr>
          <w:ins w:id="1524" w:author="Isha Gupta" w:date="2017-05-17T13:08:00Z"/>
          <w:lang w:val="en-US" w:eastAsia="ja-JP"/>
        </w:rPr>
      </w:pPr>
      <w:ins w:id="1525" w:author="Isha Gupta" w:date="2017-05-17T13:08:00Z">
        <w:r w:rsidRPr="00B47363">
          <w:rPr>
            <w:lang w:val="en-US" w:eastAsia="ja-JP"/>
          </w:rPr>
          <w:t>This layer contains the actual business raw data.</w:t>
        </w:r>
      </w:ins>
      <w:ins w:id="1526" w:author="Isha Gupta" w:date="2017-05-18T10:37:00Z">
        <w:r w:rsidR="007D45C4">
          <w:rPr>
            <w:lang w:val="en-US" w:eastAsia="ja-JP"/>
          </w:rPr>
          <w:t xml:space="preserve"> </w:t>
        </w:r>
      </w:ins>
      <w:ins w:id="1527" w:author="Isha Gupta" w:date="2017-05-17T13:08:00Z">
        <w:r w:rsidRPr="00B47363">
          <w:rPr>
            <w:lang w:val="en-US" w:eastAsia="ja-JP"/>
          </w:rPr>
          <w:t>The database would include the following tables:</w:t>
        </w:r>
      </w:ins>
    </w:p>
    <w:p w14:paraId="3FA32B41" w14:textId="13760BB6" w:rsidR="00ED7C71" w:rsidRPr="00B47363" w:rsidRDefault="00ED7C71" w:rsidP="00ED7C71">
      <w:pPr>
        <w:pStyle w:val="BodyText"/>
        <w:numPr>
          <w:ilvl w:val="0"/>
          <w:numId w:val="23"/>
        </w:numPr>
        <w:rPr>
          <w:ins w:id="1528" w:author="Isha Gupta" w:date="2017-05-17T13:08:00Z"/>
          <w:lang w:val="en-US" w:eastAsia="ja-JP"/>
        </w:rPr>
      </w:pPr>
      <w:ins w:id="1529" w:author="Isha Gupta" w:date="2017-05-17T13:08:00Z">
        <w:r w:rsidRPr="007D45C4">
          <w:rPr>
            <w:b/>
            <w:lang w:val="en-US" w:eastAsia="ja-JP"/>
            <w:rPrChange w:id="1530" w:author="Isha Gupta" w:date="2017-05-18T10:41:00Z">
              <w:rPr>
                <w:lang w:val="en-US" w:eastAsia="ja-JP"/>
              </w:rPr>
            </w:rPrChange>
          </w:rPr>
          <w:t>Customer</w:t>
        </w:r>
        <w:r w:rsidRPr="00B47363">
          <w:rPr>
            <w:lang w:val="en-US" w:eastAsia="ja-JP"/>
          </w:rPr>
          <w:t xml:space="preserve">: contains, biographical, dependents and payment information. </w:t>
        </w:r>
      </w:ins>
    </w:p>
    <w:p w14:paraId="71BF3CF8" w14:textId="77777777" w:rsidR="00ED7C71" w:rsidRPr="007D45C4" w:rsidRDefault="00ED7C71" w:rsidP="00ED7C71">
      <w:pPr>
        <w:pStyle w:val="BodyText"/>
        <w:numPr>
          <w:ilvl w:val="0"/>
          <w:numId w:val="23"/>
        </w:numPr>
        <w:rPr>
          <w:ins w:id="1531" w:author="Isha Gupta" w:date="2017-05-17T13:08:00Z"/>
          <w:lang w:val="en-US" w:eastAsia="ja-JP"/>
          <w:rPrChange w:id="1532" w:author="Isha Gupta" w:date="2017-05-18T10:40:00Z">
            <w:rPr>
              <w:ins w:id="1533" w:author="Isha Gupta" w:date="2017-05-17T13:08:00Z"/>
              <w:rFonts w:ascii="Segoe UI" w:hAnsi="Segoe UI" w:cs="Segoe UI"/>
              <w:color w:val="111111"/>
              <w:sz w:val="21"/>
              <w:szCs w:val="21"/>
              <w:shd w:val="clear" w:color="auto" w:fill="FFFFFF"/>
            </w:rPr>
          </w:rPrChange>
        </w:rPr>
      </w:pPr>
      <w:ins w:id="1534" w:author="Isha Gupta" w:date="2017-05-17T13:08:00Z">
        <w:r w:rsidRPr="007D45C4">
          <w:rPr>
            <w:b/>
            <w:lang w:val="en-US" w:eastAsia="ja-JP"/>
            <w:rPrChange w:id="1535" w:author="Isha Gupta" w:date="2017-05-18T10:40:00Z">
              <w:rPr>
                <w:lang w:val="en-US" w:eastAsia="ja-JP"/>
              </w:rPr>
            </w:rPrChange>
          </w:rPr>
          <w:t>LifeInsurancePolicy</w:t>
        </w:r>
        <w:r w:rsidRPr="00B47363">
          <w:rPr>
            <w:lang w:val="en-US" w:eastAsia="ja-JP"/>
          </w:rPr>
          <w:t>: contains information related to all the policy products available with the company.</w:t>
        </w:r>
      </w:ins>
    </w:p>
    <w:p w14:paraId="5092E68F" w14:textId="6CE41E24" w:rsidR="00ED7C71" w:rsidRPr="007D45C4" w:rsidRDefault="00ED7C71" w:rsidP="00ED7C71">
      <w:pPr>
        <w:pStyle w:val="BodyText"/>
        <w:numPr>
          <w:ilvl w:val="0"/>
          <w:numId w:val="23"/>
        </w:numPr>
        <w:rPr>
          <w:ins w:id="1536" w:author="Isha Gupta" w:date="2017-05-18T10:37:00Z"/>
          <w:lang w:val="en-US" w:eastAsia="ja-JP"/>
          <w:rPrChange w:id="1537" w:author="Isha Gupta" w:date="2017-05-18T10:40:00Z">
            <w:rPr>
              <w:ins w:id="1538" w:author="Isha Gupta" w:date="2017-05-18T10:37:00Z"/>
              <w:rFonts w:ascii="Segoe UI" w:hAnsi="Segoe UI" w:cs="Segoe UI"/>
              <w:color w:val="111111"/>
              <w:sz w:val="21"/>
              <w:szCs w:val="21"/>
              <w:shd w:val="clear" w:color="auto" w:fill="FFFFFF"/>
            </w:rPr>
          </w:rPrChange>
        </w:rPr>
      </w:pPr>
      <w:ins w:id="1539" w:author="Isha Gupta" w:date="2017-05-17T13:08:00Z">
        <w:r w:rsidRPr="007D45C4">
          <w:rPr>
            <w:b/>
            <w:lang w:val="en-US" w:eastAsia="ja-JP"/>
            <w:rPrChange w:id="1540" w:author="Isha Gupta" w:date="2017-05-18T10:40:00Z">
              <w:rPr>
                <w:rFonts w:ascii="Segoe UI" w:hAnsi="Segoe UI" w:cs="Segoe UI"/>
                <w:color w:val="111111"/>
                <w:sz w:val="21"/>
                <w:szCs w:val="21"/>
                <w:shd w:val="clear" w:color="auto" w:fill="FFFFFF"/>
              </w:rPr>
            </w:rPrChange>
          </w:rPr>
          <w:t>User</w:t>
        </w:r>
        <w:r w:rsidRPr="007D45C4">
          <w:rPr>
            <w:lang w:val="en-US" w:eastAsia="ja-JP"/>
            <w:rPrChange w:id="1541" w:author="Isha Gupta" w:date="2017-05-18T10:40:00Z">
              <w:rPr>
                <w:rFonts w:ascii="Segoe UI" w:hAnsi="Segoe UI" w:cs="Segoe UI"/>
                <w:color w:val="111111"/>
                <w:sz w:val="21"/>
                <w:szCs w:val="21"/>
                <w:shd w:val="clear" w:color="auto" w:fill="FFFFFF"/>
              </w:rPr>
            </w:rPrChange>
          </w:rPr>
          <w:t>: contains information related to login details of a user.</w:t>
        </w:r>
      </w:ins>
    </w:p>
    <w:p w14:paraId="06653E66" w14:textId="5D02FFDA" w:rsidR="007D45C4" w:rsidRPr="007D45C4" w:rsidRDefault="007D45C4" w:rsidP="00ED7C71">
      <w:pPr>
        <w:pStyle w:val="BodyText"/>
        <w:numPr>
          <w:ilvl w:val="0"/>
          <w:numId w:val="23"/>
        </w:numPr>
        <w:rPr>
          <w:ins w:id="1542" w:author="Isha Gupta" w:date="2017-05-18T10:38:00Z"/>
          <w:lang w:val="en-US" w:eastAsia="ja-JP"/>
          <w:rPrChange w:id="1543" w:author="Isha Gupta" w:date="2017-05-18T10:40:00Z">
            <w:rPr>
              <w:ins w:id="1544" w:author="Isha Gupta" w:date="2017-05-18T10:38:00Z"/>
              <w:rFonts w:ascii="Segoe UI" w:hAnsi="Segoe UI" w:cs="Segoe UI"/>
              <w:color w:val="111111"/>
              <w:sz w:val="21"/>
              <w:szCs w:val="21"/>
              <w:shd w:val="clear" w:color="auto" w:fill="FFFFFF"/>
            </w:rPr>
          </w:rPrChange>
        </w:rPr>
      </w:pPr>
      <w:ins w:id="1545" w:author="Isha Gupta" w:date="2017-05-18T10:37:00Z">
        <w:r w:rsidRPr="007D45C4">
          <w:rPr>
            <w:b/>
            <w:lang w:val="en-US" w:eastAsia="ja-JP"/>
            <w:rPrChange w:id="1546" w:author="Isha Gupta" w:date="2017-05-18T10:40:00Z">
              <w:rPr>
                <w:rFonts w:ascii="Segoe UI" w:hAnsi="Segoe UI" w:cs="Segoe UI"/>
                <w:color w:val="111111"/>
                <w:sz w:val="21"/>
                <w:szCs w:val="21"/>
                <w:shd w:val="clear" w:color="auto" w:fill="FFFFFF"/>
              </w:rPr>
            </w:rPrChange>
          </w:rPr>
          <w:t>BankAccount</w:t>
        </w:r>
        <w:r w:rsidRPr="007D45C4">
          <w:rPr>
            <w:lang w:val="en-US" w:eastAsia="ja-JP"/>
            <w:rPrChange w:id="1547" w:author="Isha Gupta" w:date="2017-05-18T10:40:00Z">
              <w:rPr>
                <w:rFonts w:ascii="Segoe UI" w:hAnsi="Segoe UI" w:cs="Segoe UI"/>
                <w:color w:val="111111"/>
                <w:sz w:val="21"/>
                <w:szCs w:val="21"/>
                <w:shd w:val="clear" w:color="auto" w:fill="FFFFFF"/>
              </w:rPr>
            </w:rPrChange>
          </w:rPr>
          <w:t xml:space="preserve">: contains </w:t>
        </w:r>
      </w:ins>
      <w:ins w:id="1548" w:author="Isha Gupta" w:date="2017-05-18T10:38:00Z">
        <w:r w:rsidRPr="007D45C4">
          <w:rPr>
            <w:lang w:val="en-US" w:eastAsia="ja-JP"/>
            <w:rPrChange w:id="1549" w:author="Isha Gupta" w:date="2017-05-18T10:40:00Z">
              <w:rPr>
                <w:rFonts w:ascii="Segoe UI" w:hAnsi="Segoe UI" w:cs="Segoe UI"/>
                <w:color w:val="111111"/>
                <w:sz w:val="21"/>
                <w:szCs w:val="21"/>
                <w:shd w:val="clear" w:color="auto" w:fill="FFFFFF"/>
              </w:rPr>
            </w:rPrChange>
          </w:rPr>
          <w:t>information</w:t>
        </w:r>
      </w:ins>
      <w:ins w:id="1550" w:author="Isha Gupta" w:date="2017-05-18T10:37:00Z">
        <w:r w:rsidRPr="007D45C4">
          <w:rPr>
            <w:lang w:val="en-US" w:eastAsia="ja-JP"/>
            <w:rPrChange w:id="1551" w:author="Isha Gupta" w:date="2017-05-18T10:40:00Z">
              <w:rPr>
                <w:rFonts w:ascii="Segoe UI" w:hAnsi="Segoe UI" w:cs="Segoe UI"/>
                <w:color w:val="111111"/>
                <w:sz w:val="21"/>
                <w:szCs w:val="21"/>
                <w:shd w:val="clear" w:color="auto" w:fill="FFFFFF"/>
              </w:rPr>
            </w:rPrChange>
          </w:rPr>
          <w:t xml:space="preserve"> </w:t>
        </w:r>
      </w:ins>
      <w:ins w:id="1552" w:author="Isha Gupta" w:date="2017-05-18T10:38:00Z">
        <w:r w:rsidRPr="007D45C4">
          <w:rPr>
            <w:lang w:val="en-US" w:eastAsia="ja-JP"/>
            <w:rPrChange w:id="1553" w:author="Isha Gupta" w:date="2017-05-18T10:40:00Z">
              <w:rPr>
                <w:rFonts w:ascii="Segoe UI" w:hAnsi="Segoe UI" w:cs="Segoe UI"/>
                <w:color w:val="111111"/>
                <w:sz w:val="21"/>
                <w:szCs w:val="21"/>
                <w:shd w:val="clear" w:color="auto" w:fill="FFFFFF"/>
              </w:rPr>
            </w:rPrChange>
          </w:rPr>
          <w:t>about the bank account details for payments of premium.</w:t>
        </w:r>
      </w:ins>
    </w:p>
    <w:p w14:paraId="684FBC33" w14:textId="4CA0FA6D" w:rsidR="007D45C4" w:rsidRPr="007D45C4" w:rsidRDefault="007D45C4" w:rsidP="00ED7C71">
      <w:pPr>
        <w:pStyle w:val="BodyText"/>
        <w:numPr>
          <w:ilvl w:val="0"/>
          <w:numId w:val="23"/>
        </w:numPr>
        <w:rPr>
          <w:ins w:id="1554" w:author="Isha Gupta" w:date="2017-05-18T10:39:00Z"/>
          <w:lang w:val="en-US" w:eastAsia="ja-JP"/>
          <w:rPrChange w:id="1555" w:author="Isha Gupta" w:date="2017-05-18T10:40:00Z">
            <w:rPr>
              <w:ins w:id="1556" w:author="Isha Gupta" w:date="2017-05-18T10:39:00Z"/>
              <w:rFonts w:ascii="Segoe UI" w:hAnsi="Segoe UI" w:cs="Segoe UI"/>
              <w:color w:val="111111"/>
              <w:sz w:val="21"/>
              <w:szCs w:val="21"/>
              <w:shd w:val="clear" w:color="auto" w:fill="FFFFFF"/>
            </w:rPr>
          </w:rPrChange>
        </w:rPr>
      </w:pPr>
      <w:ins w:id="1557" w:author="Isha Gupta" w:date="2017-05-18T10:39:00Z">
        <w:r w:rsidRPr="007D45C4">
          <w:rPr>
            <w:b/>
            <w:lang w:val="en-US" w:eastAsia="ja-JP"/>
            <w:rPrChange w:id="1558" w:author="Isha Gupta" w:date="2017-05-18T10:40:00Z">
              <w:rPr>
                <w:rFonts w:ascii="Segoe UI" w:hAnsi="Segoe UI" w:cs="Segoe UI"/>
                <w:color w:val="111111"/>
                <w:sz w:val="21"/>
                <w:szCs w:val="21"/>
                <w:shd w:val="clear" w:color="auto" w:fill="FFFFFF"/>
              </w:rPr>
            </w:rPrChange>
          </w:rPr>
          <w:t>CreditCard</w:t>
        </w:r>
        <w:r w:rsidRPr="007D45C4">
          <w:rPr>
            <w:lang w:val="en-US" w:eastAsia="ja-JP"/>
            <w:rPrChange w:id="1559" w:author="Isha Gupta" w:date="2017-05-18T10:40:00Z">
              <w:rPr>
                <w:rFonts w:ascii="Segoe UI" w:hAnsi="Segoe UI" w:cs="Segoe UI"/>
                <w:color w:val="111111"/>
                <w:sz w:val="21"/>
                <w:szCs w:val="21"/>
                <w:shd w:val="clear" w:color="auto" w:fill="FFFFFF"/>
              </w:rPr>
            </w:rPrChange>
          </w:rPr>
          <w:t>: contains information about the credit card number of the customers. A customer can have more than credit cards information associated with it.</w:t>
        </w:r>
      </w:ins>
    </w:p>
    <w:p w14:paraId="6796569A" w14:textId="44965A0B" w:rsidR="007D45C4" w:rsidRPr="007D45C4" w:rsidRDefault="007D45C4" w:rsidP="00ED7C71">
      <w:pPr>
        <w:pStyle w:val="BodyText"/>
        <w:numPr>
          <w:ilvl w:val="0"/>
          <w:numId w:val="23"/>
        </w:numPr>
        <w:rPr>
          <w:ins w:id="1560" w:author="Isha Gupta" w:date="2017-05-18T10:41:00Z"/>
          <w:b/>
          <w:lang w:val="en-US" w:eastAsia="ja-JP"/>
        </w:rPr>
      </w:pPr>
      <w:ins w:id="1561" w:author="Isha Gupta" w:date="2017-05-18T10:41:00Z">
        <w:r w:rsidRPr="007D45C4">
          <w:rPr>
            <w:b/>
            <w:lang w:val="en-US" w:eastAsia="ja-JP"/>
            <w:rPrChange w:id="1562" w:author="Isha Gupta" w:date="2017-05-18T10:41:00Z">
              <w:rPr>
                <w:lang w:val="en-US" w:eastAsia="ja-JP"/>
              </w:rPr>
            </w:rPrChange>
          </w:rPr>
          <w:t xml:space="preserve">Payments: </w:t>
        </w:r>
        <w:r>
          <w:rPr>
            <w:lang w:val="en-US" w:eastAsia="ja-JP"/>
          </w:rPr>
          <w:t>contains</w:t>
        </w:r>
        <w:r w:rsidR="00FC2B5D">
          <w:rPr>
            <w:lang w:val="en-US" w:eastAsia="ja-JP"/>
          </w:rPr>
          <w:t xml:space="preserve"> information about the payments, their due date etc. </w:t>
        </w:r>
        <w:r>
          <w:rPr>
            <w:lang w:val="en-US" w:eastAsia="ja-JP"/>
          </w:rPr>
          <w:t>of the customers.</w:t>
        </w:r>
      </w:ins>
    </w:p>
    <w:p w14:paraId="571E31B3" w14:textId="7C0F0742" w:rsidR="007D45C4" w:rsidRPr="007D45C4" w:rsidRDefault="007D45C4" w:rsidP="00ED7C71">
      <w:pPr>
        <w:pStyle w:val="BodyText"/>
        <w:numPr>
          <w:ilvl w:val="0"/>
          <w:numId w:val="23"/>
        </w:numPr>
        <w:rPr>
          <w:ins w:id="1563" w:author="Isha Gupta" w:date="2017-05-18T10:38:00Z"/>
          <w:lang w:val="en-US" w:eastAsia="ja-JP"/>
          <w:rPrChange w:id="1564" w:author="Isha Gupta" w:date="2017-05-18T10:40:00Z">
            <w:rPr>
              <w:ins w:id="1565" w:author="Isha Gupta" w:date="2017-05-18T10:38:00Z"/>
              <w:rFonts w:ascii="Segoe UI" w:hAnsi="Segoe UI" w:cs="Segoe UI"/>
              <w:color w:val="111111"/>
              <w:sz w:val="21"/>
              <w:szCs w:val="21"/>
              <w:shd w:val="clear" w:color="auto" w:fill="FFFFFF"/>
            </w:rPr>
          </w:rPrChange>
        </w:rPr>
      </w:pPr>
      <w:ins w:id="1566" w:author="Isha Gupta" w:date="2017-05-18T10:38:00Z">
        <w:r w:rsidRPr="007D45C4">
          <w:rPr>
            <w:b/>
            <w:lang w:val="en-US" w:eastAsia="ja-JP"/>
            <w:rPrChange w:id="1567" w:author="Isha Gupta" w:date="2017-05-18T10:40:00Z">
              <w:rPr>
                <w:rFonts w:ascii="Segoe UI" w:hAnsi="Segoe UI" w:cs="Segoe UI"/>
                <w:color w:val="111111"/>
                <w:sz w:val="21"/>
                <w:szCs w:val="21"/>
                <w:shd w:val="clear" w:color="auto" w:fill="FFFFFF"/>
              </w:rPr>
            </w:rPrChange>
          </w:rPr>
          <w:t>Claims</w:t>
        </w:r>
        <w:r w:rsidRPr="007D45C4">
          <w:rPr>
            <w:lang w:val="en-US" w:eastAsia="ja-JP"/>
            <w:rPrChange w:id="1568" w:author="Isha Gupta" w:date="2017-05-18T10:40:00Z">
              <w:rPr>
                <w:rFonts w:ascii="Segoe UI" w:hAnsi="Segoe UI" w:cs="Segoe UI"/>
                <w:color w:val="111111"/>
                <w:sz w:val="21"/>
                <w:szCs w:val="21"/>
                <w:shd w:val="clear" w:color="auto" w:fill="FFFFFF"/>
              </w:rPr>
            </w:rPrChange>
          </w:rPr>
          <w:t>: contains information about the claim settlements done and amount disbursed.</w:t>
        </w:r>
      </w:ins>
    </w:p>
    <w:p w14:paraId="3BCF79D7" w14:textId="26304F15" w:rsidR="007D45C4" w:rsidRPr="007D45C4" w:rsidRDefault="007D45C4" w:rsidP="00ED7C71">
      <w:pPr>
        <w:pStyle w:val="BodyText"/>
        <w:numPr>
          <w:ilvl w:val="0"/>
          <w:numId w:val="23"/>
        </w:numPr>
        <w:rPr>
          <w:ins w:id="1569" w:author="Isha Gupta" w:date="2017-05-18T10:39:00Z"/>
          <w:lang w:val="en-US" w:eastAsia="ja-JP"/>
        </w:rPr>
      </w:pPr>
      <w:ins w:id="1570" w:author="Isha Gupta" w:date="2017-05-18T10:38:00Z">
        <w:r w:rsidRPr="007D45C4">
          <w:rPr>
            <w:b/>
            <w:lang w:val="en-US" w:eastAsia="ja-JP"/>
            <w:rPrChange w:id="1571" w:author="Isha Gupta" w:date="2017-05-18T10:40:00Z">
              <w:rPr>
                <w:rFonts w:ascii="Segoe UI" w:hAnsi="Segoe UI" w:cs="Segoe UI"/>
                <w:color w:val="111111"/>
                <w:sz w:val="21"/>
                <w:szCs w:val="21"/>
                <w:shd w:val="clear" w:color="auto" w:fill="FFFFFF"/>
              </w:rPr>
            </w:rPrChange>
          </w:rPr>
          <w:t>Person</w:t>
        </w:r>
        <w:r w:rsidRPr="007D45C4">
          <w:rPr>
            <w:lang w:val="en-US" w:eastAsia="ja-JP"/>
            <w:rPrChange w:id="1572" w:author="Isha Gupta" w:date="2017-05-18T10:40:00Z">
              <w:rPr>
                <w:rFonts w:ascii="Segoe UI" w:hAnsi="Segoe UI" w:cs="Segoe UI"/>
                <w:color w:val="111111"/>
                <w:sz w:val="21"/>
                <w:szCs w:val="21"/>
                <w:shd w:val="clear" w:color="auto" w:fill="FFFFFF"/>
              </w:rPr>
            </w:rPrChange>
          </w:rPr>
          <w:t xml:space="preserve"> table is the root table to store </w:t>
        </w:r>
      </w:ins>
      <w:ins w:id="1573" w:author="Isha Gupta" w:date="2017-05-18T10:39:00Z">
        <w:r w:rsidRPr="00B47363">
          <w:rPr>
            <w:lang w:val="en-US" w:eastAsia="ja-JP"/>
          </w:rPr>
          <w:t>basic details, contact</w:t>
        </w:r>
        <w:r>
          <w:rPr>
            <w:lang w:val="en-US" w:eastAsia="ja-JP"/>
          </w:rPr>
          <w:t xml:space="preserve"> information etc. This will be common for both the internal users and customers.</w:t>
        </w:r>
      </w:ins>
    </w:p>
    <w:p w14:paraId="1352366B" w14:textId="2C052308" w:rsidR="007D45C4" w:rsidRPr="00FC2B5D" w:rsidRDefault="007D45C4" w:rsidP="00FC2B5D">
      <w:pPr>
        <w:pStyle w:val="BodyText"/>
        <w:numPr>
          <w:ilvl w:val="0"/>
          <w:numId w:val="23"/>
        </w:numPr>
        <w:rPr>
          <w:ins w:id="1574" w:author="Isha Gupta" w:date="2017-05-17T13:08:00Z"/>
          <w:rFonts w:ascii="Segoe UI" w:hAnsi="Segoe UI" w:cs="Segoe UI"/>
          <w:color w:val="111111"/>
          <w:sz w:val="21"/>
          <w:szCs w:val="21"/>
          <w:shd w:val="clear" w:color="auto" w:fill="FFFFFF"/>
        </w:rPr>
      </w:pPr>
      <w:ins w:id="1575" w:author="Isha Gupta" w:date="2017-05-18T10:39:00Z">
        <w:r w:rsidRPr="007D45C4">
          <w:rPr>
            <w:b/>
            <w:lang w:val="en-US" w:eastAsia="ja-JP"/>
            <w:rPrChange w:id="1576" w:author="Isha Gupta" w:date="2017-05-18T10:40:00Z">
              <w:rPr>
                <w:lang w:val="en-US" w:eastAsia="ja-JP"/>
              </w:rPr>
            </w:rPrChange>
          </w:rPr>
          <w:t>Address</w:t>
        </w:r>
        <w:r>
          <w:rPr>
            <w:lang w:val="en-US" w:eastAsia="ja-JP"/>
          </w:rPr>
          <w:t xml:space="preserve"> table will contain the information about addresses.</w:t>
        </w:r>
      </w:ins>
    </w:p>
    <w:p w14:paraId="3806161E" w14:textId="77777777" w:rsidR="004B2E41" w:rsidRDefault="004B2E41" w:rsidP="004B2E41">
      <w:pPr>
        <w:pStyle w:val="BodyText"/>
        <w:keepNext/>
        <w:rPr>
          <w:ins w:id="1577" w:author="Isha Gupta" w:date="2017-05-18T14:21:00Z"/>
        </w:rPr>
        <w:pPrChange w:id="1578" w:author="Isha Gupta" w:date="2017-05-18T14:21:00Z">
          <w:pPr>
            <w:pStyle w:val="BodyText"/>
          </w:pPr>
        </w:pPrChange>
      </w:pPr>
      <w:ins w:id="1579" w:author="Isha Gupta" w:date="2017-05-18T14:20:00Z">
        <w:r w:rsidRPr="004B2E41">
          <w:rPr>
            <w:noProof/>
            <w:lang w:val="en-US"/>
          </w:rPr>
          <w:lastRenderedPageBreak/>
          <w:drawing>
            <wp:inline distT="0" distB="0" distL="0" distR="0" wp14:anchorId="21660136" wp14:editId="3771215B">
              <wp:extent cx="6121400" cy="50209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5020945"/>
                      </a:xfrm>
                      <a:prstGeom prst="rect">
                        <a:avLst/>
                      </a:prstGeom>
                      <a:noFill/>
                      <a:ln>
                        <a:noFill/>
                      </a:ln>
                    </pic:spPr>
                  </pic:pic>
                </a:graphicData>
              </a:graphic>
            </wp:inline>
          </w:drawing>
        </w:r>
      </w:ins>
    </w:p>
    <w:p w14:paraId="62020D60" w14:textId="10CA6321" w:rsidR="00ED7C71" w:rsidRPr="002A62BB" w:rsidRDefault="004B2E41" w:rsidP="004B2E41">
      <w:pPr>
        <w:pStyle w:val="Caption"/>
        <w:jc w:val="left"/>
        <w:rPr>
          <w:ins w:id="1580" w:author="Isha Gupta" w:date="2017-05-17T13:08:00Z"/>
          <w:color w:val="auto"/>
          <w:sz w:val="22"/>
          <w:rPrChange w:id="1581" w:author="Isha Gupta" w:date="2017-05-18T11:23:00Z">
            <w:rPr>
              <w:ins w:id="1582" w:author="Isha Gupta" w:date="2017-05-17T13:08:00Z"/>
            </w:rPr>
          </w:rPrChange>
        </w:rPr>
        <w:pPrChange w:id="1583" w:author="Isha Gupta" w:date="2017-05-18T14:21:00Z">
          <w:pPr>
            <w:pStyle w:val="Heading3"/>
          </w:pPr>
        </w:pPrChange>
      </w:pPr>
      <w:ins w:id="1584" w:author="Isha Gupta" w:date="2017-05-18T14:21:00Z">
        <w:r>
          <w:t xml:space="preserve">Figure </w:t>
        </w:r>
        <w:r>
          <w:fldChar w:fldCharType="begin"/>
        </w:r>
        <w:r>
          <w:instrText xml:space="preserve"> SEQ Figure \* ARABIC </w:instrText>
        </w:r>
      </w:ins>
      <w:r>
        <w:fldChar w:fldCharType="separate"/>
      </w:r>
      <w:ins w:id="1585" w:author="Isha Gupta" w:date="2017-05-18T14:21:00Z">
        <w:r>
          <w:rPr>
            <w:noProof/>
          </w:rPr>
          <w:t>2</w:t>
        </w:r>
        <w:r>
          <w:fldChar w:fldCharType="end"/>
        </w:r>
        <w:r>
          <w:t>: ER Diagram</w:t>
        </w:r>
      </w:ins>
      <w:bookmarkStart w:id="1586" w:name="_GoBack"/>
      <w:bookmarkEnd w:id="1586"/>
    </w:p>
    <w:p w14:paraId="49277823" w14:textId="77777777" w:rsidR="00ED7C71" w:rsidRPr="002F0D70" w:rsidRDefault="00ED7C71" w:rsidP="00ED7C71">
      <w:pPr>
        <w:pStyle w:val="Heading3"/>
        <w:rPr>
          <w:ins w:id="1587" w:author="Isha Gupta" w:date="2017-05-17T13:08:00Z"/>
        </w:rPr>
      </w:pPr>
      <w:bookmarkStart w:id="1588" w:name="_Toc482009649"/>
      <w:ins w:id="1589" w:author="Isha Gupta" w:date="2017-05-17T13:08:00Z">
        <w:r>
          <w:t>Scheduler Service</w:t>
        </w:r>
        <w:bookmarkEnd w:id="1588"/>
        <w:r>
          <w:t xml:space="preserve"> </w:t>
        </w:r>
      </w:ins>
    </w:p>
    <w:p w14:paraId="0A38BBF2" w14:textId="77777777" w:rsidR="00ED7C71" w:rsidRDefault="00ED7C71" w:rsidP="00ED7C71">
      <w:pPr>
        <w:pStyle w:val="BodyText"/>
        <w:rPr>
          <w:ins w:id="1590" w:author="Isha Gupta" w:date="2017-05-17T13:08:00Z"/>
          <w:lang w:val="en-US" w:eastAsia="ja-JP"/>
        </w:rPr>
      </w:pPr>
      <w:ins w:id="1591" w:author="Isha Gupta" w:date="2017-05-17T13:08:00Z">
        <w:r>
          <w:rPr>
            <w:lang w:val="en-US" w:eastAsia="ja-JP"/>
          </w:rPr>
          <w:t>This will be the service responsible for generating appropriate alerts, feeds and notifications both for the customer and billing department for any customer defaults.</w:t>
        </w:r>
      </w:ins>
    </w:p>
    <w:p w14:paraId="3D8EF59A" w14:textId="72FE7BAC" w:rsidR="00ED7C71" w:rsidRDefault="00A835BF" w:rsidP="00ED7C71">
      <w:pPr>
        <w:pStyle w:val="Heading3"/>
        <w:rPr>
          <w:ins w:id="1592" w:author="Isha Gupta" w:date="2017-05-17T13:08:00Z"/>
        </w:rPr>
      </w:pPr>
      <w:ins w:id="1593" w:author="Isha Gupta" w:date="2017-05-18T10:48:00Z">
        <w:r>
          <w:t>Reporting Services</w:t>
        </w:r>
      </w:ins>
    </w:p>
    <w:p w14:paraId="7D2CD93A" w14:textId="2DCDF3BA" w:rsidR="00641C20" w:rsidRPr="00ED7C71" w:rsidRDefault="0070468D" w:rsidP="00730228">
      <w:pPr>
        <w:pStyle w:val="BodyText"/>
        <w:rPr>
          <w:lang w:val="en-US" w:eastAsia="ja-JP"/>
        </w:rPr>
      </w:pPr>
      <w:ins w:id="1594" w:author="Isha Gupta" w:date="2017-05-17T13:08:00Z">
        <w:r>
          <w:rPr>
            <w:lang w:val="en-US" w:eastAsia="ja-JP"/>
          </w:rPr>
          <w:t xml:space="preserve">A </w:t>
        </w:r>
      </w:ins>
      <w:ins w:id="1595" w:author="Isha Gupta" w:date="2017-05-18T10:48:00Z">
        <w:r>
          <w:rPr>
            <w:lang w:val="en-US" w:eastAsia="ja-JP"/>
          </w:rPr>
          <w:t xml:space="preserve">separate </w:t>
        </w:r>
      </w:ins>
      <w:ins w:id="1596" w:author="Isha Gupta" w:date="2017-05-17T13:08:00Z">
        <w:r>
          <w:rPr>
            <w:lang w:val="en-US" w:eastAsia="ja-JP"/>
          </w:rPr>
          <w:t xml:space="preserve">dashboard would </w:t>
        </w:r>
      </w:ins>
      <w:ins w:id="1597" w:author="Isha Gupta" w:date="2017-05-18T10:48:00Z">
        <w:r>
          <w:rPr>
            <w:lang w:val="en-US" w:eastAsia="ja-JP"/>
          </w:rPr>
          <w:t xml:space="preserve">be provided for reporting which will present </w:t>
        </w:r>
      </w:ins>
      <w:ins w:id="1598" w:author="Isha Gupta" w:date="2017-05-18T11:24:00Z">
        <w:r w:rsidR="006F7607">
          <w:rPr>
            <w:lang w:val="en-US" w:eastAsia="ja-JP"/>
          </w:rPr>
          <w:t>several types</w:t>
        </w:r>
      </w:ins>
      <w:ins w:id="1599" w:author="Isha Gupta" w:date="2017-05-18T10:48:00Z">
        <w:r>
          <w:rPr>
            <w:lang w:val="en-US" w:eastAsia="ja-JP"/>
          </w:rPr>
          <w:t xml:space="preserve"> of reports for different types of users. They will be configurable</w:t>
        </w:r>
      </w:ins>
      <w:ins w:id="1600" w:author="Isha Gupta" w:date="2017-05-18T10:49:00Z">
        <w:r>
          <w:rPr>
            <w:lang w:val="en-US" w:eastAsia="ja-JP"/>
          </w:rPr>
          <w:t xml:space="preserve"> using the configuration module</w:t>
        </w:r>
      </w:ins>
      <w:ins w:id="1601" w:author="Isha Gupta" w:date="2017-05-18T10:48:00Z">
        <w:r>
          <w:rPr>
            <w:lang w:val="en-US" w:eastAsia="ja-JP"/>
          </w:rPr>
          <w:t xml:space="preserve">. </w:t>
        </w:r>
      </w:ins>
    </w:p>
    <w:p w14:paraId="353C8C81" w14:textId="77777777" w:rsidR="00407CF0" w:rsidRDefault="00407CF0" w:rsidP="00407CF0">
      <w:pPr>
        <w:pStyle w:val="Heading1"/>
      </w:pPr>
      <w:bookmarkStart w:id="1602" w:name="_Toc276998224"/>
      <w:bookmarkStart w:id="1603" w:name="_Toc482009622"/>
      <w:r>
        <w:lastRenderedPageBreak/>
        <w:t>Framework/Infrastructural Components</w:t>
      </w:r>
      <w:bookmarkEnd w:id="1602"/>
      <w:bookmarkEnd w:id="1603"/>
    </w:p>
    <w:p w14:paraId="6EE708E7" w14:textId="77777777" w:rsidR="00407CF0" w:rsidRPr="00B55508" w:rsidRDefault="00407CF0" w:rsidP="00407CF0"/>
    <w:p w14:paraId="304D702B" w14:textId="77777777" w:rsidR="00407CF0" w:rsidRPr="00F3504A" w:rsidRDefault="00407CF0" w:rsidP="002C118B">
      <w:pPr>
        <w:pStyle w:val="ListParagraph"/>
        <w:keepNext/>
        <w:keepLines/>
        <w:numPr>
          <w:ilvl w:val="0"/>
          <w:numId w:val="1"/>
        </w:numPr>
        <w:spacing w:before="480" w:after="0"/>
        <w:contextualSpacing w:val="0"/>
        <w:jc w:val="left"/>
        <w:outlineLvl w:val="0"/>
        <w:rPr>
          <w:rFonts w:asciiTheme="majorHAnsi" w:eastAsiaTheme="majorEastAsia" w:hAnsiTheme="majorHAnsi" w:cstheme="majorBidi"/>
          <w:b/>
          <w:bCs/>
          <w:vanish/>
          <w:color w:val="2E74B5" w:themeColor="accent1" w:themeShade="BF"/>
          <w:sz w:val="28"/>
          <w:szCs w:val="28"/>
        </w:rPr>
      </w:pPr>
      <w:bookmarkStart w:id="1604" w:name="_Toc254356053"/>
      <w:bookmarkStart w:id="1605" w:name="_Toc276998225"/>
      <w:bookmarkStart w:id="1606" w:name="_Toc446408408"/>
      <w:bookmarkStart w:id="1607" w:name="_Toc446411376"/>
      <w:bookmarkStart w:id="1608" w:name="_Toc482008849"/>
      <w:bookmarkStart w:id="1609" w:name="_Toc482009010"/>
      <w:bookmarkStart w:id="1610" w:name="_Toc482009069"/>
      <w:bookmarkStart w:id="1611" w:name="_Toc482009623"/>
      <w:bookmarkEnd w:id="1604"/>
      <w:bookmarkEnd w:id="1605"/>
      <w:bookmarkEnd w:id="1606"/>
      <w:bookmarkEnd w:id="1607"/>
      <w:bookmarkEnd w:id="1608"/>
      <w:bookmarkEnd w:id="1609"/>
      <w:bookmarkEnd w:id="1610"/>
      <w:bookmarkEnd w:id="1611"/>
    </w:p>
    <w:p w14:paraId="25D4EAFA" w14:textId="77777777" w:rsidR="00407CF0" w:rsidRPr="00407CF0" w:rsidRDefault="00407CF0" w:rsidP="00407CF0">
      <w:pPr>
        <w:pStyle w:val="Heading2"/>
      </w:pPr>
      <w:bookmarkStart w:id="1612" w:name="_Toc276998226"/>
      <w:bookmarkStart w:id="1613" w:name="_Toc482009624"/>
      <w:r w:rsidRPr="00407CF0">
        <w:t>Logging</w:t>
      </w:r>
      <w:bookmarkEnd w:id="1612"/>
      <w:bookmarkEnd w:id="1613"/>
    </w:p>
    <w:p w14:paraId="74474BFD" w14:textId="041E9DCD" w:rsidR="00407CF0" w:rsidRPr="00F3504A" w:rsidRDefault="002142EE" w:rsidP="00407CF0">
      <w:pPr>
        <w:pStyle w:val="BodyText"/>
      </w:pPr>
      <w:r>
        <w:t>Log4Net will be used as logging framework for generating log files. Different log files will be generated from the system. Server logs, client logs, module logs etc.</w:t>
      </w:r>
    </w:p>
    <w:p w14:paraId="6E3B1A93" w14:textId="77777777" w:rsidR="00407CF0" w:rsidRDefault="00407CF0" w:rsidP="00407CF0">
      <w:pPr>
        <w:pStyle w:val="Heading2"/>
      </w:pPr>
      <w:bookmarkStart w:id="1614" w:name="_Toc276998227"/>
      <w:bookmarkStart w:id="1615" w:name="_Toc482009625"/>
      <w:r>
        <w:t>Exception Handling</w:t>
      </w:r>
      <w:bookmarkEnd w:id="1614"/>
      <w:bookmarkEnd w:id="1615"/>
    </w:p>
    <w:p w14:paraId="6C77685E" w14:textId="3F28222D" w:rsidR="00407CF0" w:rsidRPr="00F3504A" w:rsidRDefault="002142EE" w:rsidP="00407CF0">
      <w:pPr>
        <w:pStyle w:val="BodyText"/>
      </w:pPr>
      <w:r>
        <w:t>Custom exception handling will be present with error reporting features to collect details about the system when the exception occurred that may be helpful in fixing the problem.</w:t>
      </w:r>
    </w:p>
    <w:p w14:paraId="3BEBDECD" w14:textId="77777777" w:rsidR="00407CF0" w:rsidRDefault="00407CF0" w:rsidP="00407CF0">
      <w:pPr>
        <w:pStyle w:val="Heading2"/>
      </w:pPr>
      <w:bookmarkStart w:id="1616" w:name="_Toc276998228"/>
      <w:bookmarkStart w:id="1617" w:name="_Toc482009626"/>
      <w:r>
        <w:t>Security</w:t>
      </w:r>
      <w:bookmarkEnd w:id="1616"/>
      <w:bookmarkEnd w:id="1617"/>
    </w:p>
    <w:p w14:paraId="29BFA771" w14:textId="5DE7E60C" w:rsidR="002142EE" w:rsidRPr="002142EE" w:rsidRDefault="002142EE" w:rsidP="002142EE">
      <w:pPr>
        <w:pStyle w:val="BodyText"/>
        <w:rPr>
          <w:lang w:val="en-US"/>
        </w:rPr>
      </w:pPr>
      <w:r>
        <w:t xml:space="preserve">Application </w:t>
      </w:r>
      <w:r>
        <w:rPr>
          <w:lang w:val="en-US"/>
        </w:rPr>
        <w:t xml:space="preserve">will </w:t>
      </w:r>
      <w:r w:rsidRPr="002142EE">
        <w:rPr>
          <w:lang w:val="en-US"/>
        </w:rPr>
        <w:t>utilize an identity management system with role-based user a</w:t>
      </w:r>
      <w:r>
        <w:rPr>
          <w:lang w:val="en-US"/>
        </w:rPr>
        <w:t>uthentication and authorization for allowed secured access.</w:t>
      </w:r>
      <w:ins w:id="1618" w:author="Isha Gupta" w:date="2017-05-18T10:50:00Z">
        <w:r w:rsidR="00EE1C99">
          <w:rPr>
            <w:lang w:val="en-US"/>
          </w:rPr>
          <w:t xml:space="preserve"> Application will be available through https link.</w:t>
        </w:r>
      </w:ins>
    </w:p>
    <w:p w14:paraId="41FDEEC1" w14:textId="31DF986B" w:rsidR="00407CF0" w:rsidRDefault="00407CF0" w:rsidP="00407CF0">
      <w:pPr>
        <w:pStyle w:val="Heading2"/>
      </w:pPr>
      <w:bookmarkStart w:id="1619" w:name="_Toc276998229"/>
      <w:del w:id="1620" w:author="Isha Gupta" w:date="2017-04-27T00:39:00Z">
        <w:r w:rsidDel="00641C20">
          <w:delText>Data Access</w:delText>
        </w:r>
      </w:del>
      <w:bookmarkStart w:id="1621" w:name="_Toc482009627"/>
      <w:bookmarkEnd w:id="1619"/>
      <w:ins w:id="1622" w:author="Isha Gupta" w:date="2017-04-27T00:39:00Z">
        <w:r w:rsidR="00641C20">
          <w:t>Configuration</w:t>
        </w:r>
      </w:ins>
      <w:bookmarkEnd w:id="1621"/>
    </w:p>
    <w:p w14:paraId="45BD2E77" w14:textId="40D09359" w:rsidR="00407CF0" w:rsidRDefault="008B25AA" w:rsidP="00407CF0">
      <w:pPr>
        <w:pStyle w:val="BodyText"/>
      </w:pPr>
      <w:ins w:id="1623" w:author="Isha Gupta" w:date="2017-04-27T00:41:00Z">
        <w:r>
          <w:t>Application features would be configurable using this modul</w:t>
        </w:r>
        <w:r w:rsidR="00D8775A">
          <w:t>e. This will essentially read a</w:t>
        </w:r>
        <w:r>
          <w:t xml:space="preserve"> config file which would be available in the installation direc</w:t>
        </w:r>
      </w:ins>
      <w:ins w:id="1624" w:author="Isha Gupta" w:date="2017-04-27T00:42:00Z">
        <w:r>
          <w:t xml:space="preserve">tory. By changing settings in this file, admin would be </w:t>
        </w:r>
      </w:ins>
      <w:ins w:id="1625" w:author="Isha Gupta" w:date="2017-04-27T11:00:00Z">
        <w:r w:rsidR="005C7BF6">
          <w:t>configuring</w:t>
        </w:r>
      </w:ins>
      <w:ins w:id="1626" w:author="Isha Gupta" w:date="2017-04-27T00:42:00Z">
        <w:r>
          <w:t xml:space="preserve"> the application for different customers.</w:t>
        </w:r>
      </w:ins>
      <w:del w:id="1627" w:author="Isha Gupta" w:date="2017-04-27T00:39:00Z">
        <w:r w:rsidR="00407CF0" w:rsidDel="00641C20">
          <w:delText>[todo]</w:delText>
        </w:r>
      </w:del>
    </w:p>
    <w:p w14:paraId="7EFA0DBF" w14:textId="5E4D4265" w:rsidR="008B25AA" w:rsidRPr="008B25AA" w:rsidDel="00565667" w:rsidRDefault="00407CF0">
      <w:pPr>
        <w:pStyle w:val="Heading2"/>
        <w:rPr>
          <w:del w:id="1628" w:author="Isha Gupta" w:date="2017-05-17T10:56:00Z"/>
        </w:rPr>
      </w:pPr>
      <w:bookmarkStart w:id="1629" w:name="_Toc276998230"/>
      <w:bookmarkStart w:id="1630" w:name="_Toc482009628"/>
      <w:del w:id="1631" w:author="Isha Gupta" w:date="2017-05-17T10:56:00Z">
        <w:r w:rsidDel="00565667">
          <w:delText>Caching</w:delText>
        </w:r>
        <w:bookmarkEnd w:id="1629"/>
        <w:bookmarkEnd w:id="1630"/>
      </w:del>
    </w:p>
    <w:p w14:paraId="42354F22" w14:textId="011382BC" w:rsidR="00407CF0" w:rsidDel="00565667" w:rsidRDefault="00407CF0" w:rsidP="00407CF0">
      <w:pPr>
        <w:pStyle w:val="BodyText"/>
        <w:rPr>
          <w:del w:id="1632" w:author="Isha Gupta" w:date="2017-05-17T10:56:00Z"/>
        </w:rPr>
      </w:pPr>
      <w:del w:id="1633" w:author="Isha Gupta" w:date="2017-04-27T00:42:00Z">
        <w:r w:rsidDel="008B25AA">
          <w:delText>[todo]</w:delText>
        </w:r>
      </w:del>
    </w:p>
    <w:p w14:paraId="58C34384" w14:textId="202EA43F" w:rsidR="008B25AA" w:rsidRDefault="008B25AA" w:rsidP="00407CF0">
      <w:pPr>
        <w:pStyle w:val="Heading2"/>
        <w:rPr>
          <w:ins w:id="1634" w:author="Isha Gupta" w:date="2017-04-27T00:42:00Z"/>
        </w:rPr>
      </w:pPr>
      <w:bookmarkStart w:id="1635" w:name="_Toc482009629"/>
      <w:bookmarkStart w:id="1636" w:name="_Toc276998231"/>
      <w:ins w:id="1637" w:author="Isha Gupta" w:date="2017-04-27T00:40:00Z">
        <w:r>
          <w:t>Alert &amp; Notification</w:t>
        </w:r>
        <w:bookmarkEnd w:id="1635"/>
        <w:r>
          <w:t xml:space="preserve"> </w:t>
        </w:r>
      </w:ins>
    </w:p>
    <w:p w14:paraId="385FD61C" w14:textId="24E09189" w:rsidR="008B25AA" w:rsidRDefault="008B25AA">
      <w:pPr>
        <w:pStyle w:val="BodyText"/>
        <w:rPr>
          <w:ins w:id="1638" w:author="Isha Gupta" w:date="2017-05-17T10:58:00Z"/>
        </w:rPr>
        <w:pPrChange w:id="1639" w:author="Isha Gupta" w:date="2017-04-27T00:42:00Z">
          <w:pPr>
            <w:pStyle w:val="Heading2"/>
          </w:pPr>
        </w:pPrChange>
      </w:pPr>
      <w:ins w:id="1640" w:author="Isha Gupta" w:date="2017-04-27T00:42:00Z">
        <w:r>
          <w:rPr>
            <w:lang w:val="en-US" w:eastAsia="ja-JP"/>
          </w:rPr>
          <w:t xml:space="preserve">Application would be notifying the users about </w:t>
        </w:r>
      </w:ins>
      <w:ins w:id="1641" w:author="Isha Gupta" w:date="2017-05-08T12:24:00Z">
        <w:r w:rsidR="008B4D60">
          <w:rPr>
            <w:lang w:val="en-US" w:eastAsia="ja-JP"/>
          </w:rPr>
          <w:t>various stages</w:t>
        </w:r>
      </w:ins>
      <w:ins w:id="1642" w:author="Isha Gupta" w:date="2017-04-27T00:42:00Z">
        <w:r>
          <w:rPr>
            <w:lang w:val="en-US" w:eastAsia="ja-JP"/>
          </w:rPr>
          <w:t xml:space="preserve"> through this module.</w:t>
        </w:r>
      </w:ins>
      <w:ins w:id="1643" w:author="Isha Gupta" w:date="2017-04-27T00:43:00Z">
        <w:r>
          <w:rPr>
            <w:lang w:val="en-US" w:eastAsia="ja-JP"/>
          </w:rPr>
          <w:t xml:space="preserve"> This </w:t>
        </w:r>
      </w:ins>
      <w:ins w:id="1644" w:author="Isha Gupta" w:date="2017-04-27T00:44:00Z">
        <w:r>
          <w:rPr>
            <w:lang w:val="en-US" w:eastAsia="ja-JP"/>
          </w:rPr>
          <w:t xml:space="preserve">module </w:t>
        </w:r>
      </w:ins>
      <w:ins w:id="1645" w:author="Isha Gupta" w:date="2017-04-27T00:43:00Z">
        <w:r w:rsidR="00543330">
          <w:rPr>
            <w:lang w:val="en-US" w:eastAsia="ja-JP"/>
          </w:rPr>
          <w:t xml:space="preserve">will take care of any notifications for the users </w:t>
        </w:r>
      </w:ins>
      <w:ins w:id="1646" w:author="Isha Gupta" w:date="2017-05-17T10:59:00Z">
        <w:r w:rsidR="00543330">
          <w:rPr>
            <w:lang w:val="en-US" w:eastAsia="ja-JP"/>
          </w:rPr>
          <w:t xml:space="preserve">for due payments </w:t>
        </w:r>
      </w:ins>
      <w:ins w:id="1647" w:author="Isha Gupta" w:date="2017-04-27T00:43:00Z">
        <w:r w:rsidR="00543330">
          <w:rPr>
            <w:lang w:val="en-US" w:eastAsia="ja-JP"/>
          </w:rPr>
          <w:t xml:space="preserve">and the billing department </w:t>
        </w:r>
      </w:ins>
      <w:ins w:id="1648" w:author="Isha Gupta" w:date="2017-05-17T10:59:00Z">
        <w:r w:rsidR="00543330">
          <w:rPr>
            <w:lang w:val="en-US" w:eastAsia="ja-JP"/>
          </w:rPr>
          <w:t xml:space="preserve">for any defaulters. It will be </w:t>
        </w:r>
      </w:ins>
      <w:ins w:id="1649" w:author="Isha Gupta" w:date="2017-04-27T00:44:00Z">
        <w:r>
          <w:rPr>
            <w:lang w:val="en-US" w:eastAsia="ja-JP"/>
          </w:rPr>
          <w:t>dependent on the</w:t>
        </w:r>
      </w:ins>
      <w:ins w:id="1650" w:author="Isha Gupta" w:date="2017-04-27T00:43:00Z">
        <w:r>
          <w:rPr>
            <w:lang w:val="en-US" w:eastAsia="ja-JP"/>
          </w:rPr>
          <w:t xml:space="preserve"> input from the sched</w:t>
        </w:r>
      </w:ins>
      <w:ins w:id="1651" w:author="Isha Gupta" w:date="2017-04-27T00:44:00Z">
        <w:r>
          <w:rPr>
            <w:lang w:val="en-US" w:eastAsia="ja-JP"/>
          </w:rPr>
          <w:t>uler service.</w:t>
        </w:r>
      </w:ins>
      <w:ins w:id="1652" w:author="Isha Gupta" w:date="2017-05-17T10:59:00Z">
        <w:r w:rsidR="00F450CD">
          <w:rPr>
            <w:lang w:val="en-US" w:eastAsia="ja-JP"/>
          </w:rPr>
          <w:t xml:space="preserve"> </w:t>
        </w:r>
      </w:ins>
    </w:p>
    <w:p w14:paraId="09F05FE0" w14:textId="25D3B212" w:rsidR="00543330" w:rsidRPr="002E20E0" w:rsidRDefault="00543330">
      <w:pPr>
        <w:pStyle w:val="BodyText"/>
        <w:rPr>
          <w:ins w:id="1653" w:author="Isha Gupta" w:date="2017-04-27T00:40:00Z"/>
        </w:rPr>
        <w:pPrChange w:id="1654" w:author="Isha Gupta" w:date="2017-04-27T00:42:00Z">
          <w:pPr>
            <w:pStyle w:val="Heading2"/>
          </w:pPr>
        </w:pPrChange>
      </w:pPr>
    </w:p>
    <w:p w14:paraId="1229A2DF" w14:textId="224C00B1" w:rsidR="00407CF0" w:rsidDel="00641C20" w:rsidRDefault="00407CF0" w:rsidP="00407CF0">
      <w:pPr>
        <w:pStyle w:val="Heading2"/>
        <w:rPr>
          <w:del w:id="1655" w:author="Isha Gupta" w:date="2017-04-27T00:39:00Z"/>
        </w:rPr>
      </w:pPr>
      <w:del w:id="1656" w:author="Isha Gupta" w:date="2017-04-27T00:39:00Z">
        <w:r w:rsidDel="00641C20">
          <w:delText>Input Validation</w:delText>
        </w:r>
        <w:bookmarkEnd w:id="1636"/>
      </w:del>
    </w:p>
    <w:p w14:paraId="6259FE7B" w14:textId="7A0E35F9" w:rsidR="00407CF0" w:rsidRPr="002D4165" w:rsidDel="00641C20" w:rsidRDefault="00407CF0" w:rsidP="00407CF0">
      <w:pPr>
        <w:pStyle w:val="BodyText"/>
        <w:rPr>
          <w:del w:id="1657" w:author="Isha Gupta" w:date="2017-04-27T00:40:00Z"/>
        </w:rPr>
      </w:pPr>
      <w:del w:id="1658" w:author="Isha Gupta" w:date="2017-04-27T00:40:00Z">
        <w:r w:rsidDel="00641C20">
          <w:delText>[todo]</w:delText>
        </w:r>
      </w:del>
    </w:p>
    <w:p w14:paraId="31849ABD" w14:textId="61B2A4E4" w:rsidR="00407CF0" w:rsidDel="00641C20" w:rsidRDefault="00407CF0" w:rsidP="00407CF0">
      <w:pPr>
        <w:pStyle w:val="Heading2"/>
        <w:rPr>
          <w:del w:id="1659" w:author="Isha Gupta" w:date="2017-04-27T00:40:00Z"/>
        </w:rPr>
      </w:pPr>
      <w:bookmarkStart w:id="1660" w:name="_Toc276998232"/>
      <w:del w:id="1661" w:author="Isha Gupta" w:date="2017-04-27T00:40:00Z">
        <w:r w:rsidDel="00641C20">
          <w:delText>Object Creation</w:delText>
        </w:r>
        <w:bookmarkEnd w:id="1660"/>
      </w:del>
    </w:p>
    <w:p w14:paraId="47310745" w14:textId="1D6CB751" w:rsidR="00407CF0" w:rsidDel="00641C20" w:rsidRDefault="00407CF0" w:rsidP="00407CF0">
      <w:pPr>
        <w:pStyle w:val="BodyText"/>
        <w:rPr>
          <w:del w:id="1662" w:author="Isha Gupta" w:date="2017-04-27T00:40:00Z"/>
        </w:rPr>
      </w:pPr>
      <w:del w:id="1663" w:author="Isha Gupta" w:date="2017-04-27T00:40:00Z">
        <w:r w:rsidDel="00641C20">
          <w:delText>[todo]</w:delText>
        </w:r>
      </w:del>
    </w:p>
    <w:p w14:paraId="3EF0CE43" w14:textId="6DA3A25C" w:rsidR="00407CF0" w:rsidDel="008B25AA" w:rsidRDefault="008B25AA" w:rsidP="00407CF0">
      <w:pPr>
        <w:pStyle w:val="Heading2"/>
        <w:rPr>
          <w:del w:id="1664" w:author="Isha Gupta" w:date="2017-04-27T00:44:00Z"/>
        </w:rPr>
      </w:pPr>
      <w:bookmarkStart w:id="1665" w:name="_Toc276998233"/>
      <w:ins w:id="1666" w:author="Isha Gupta" w:date="2017-04-27T00:44:00Z">
        <w:r w:rsidDel="008B25AA">
          <w:t xml:space="preserve"> </w:t>
        </w:r>
      </w:ins>
      <w:del w:id="1667" w:author="Isha Gupta" w:date="2017-04-27T00:44:00Z">
        <w:r w:rsidR="00407CF0" w:rsidDel="008B25AA">
          <w:delText>Data Transfer between Layers</w:delText>
        </w:r>
        <w:bookmarkEnd w:id="1665"/>
      </w:del>
    </w:p>
    <w:p w14:paraId="3725C545" w14:textId="77777777" w:rsidR="00407CF0" w:rsidRDefault="00407CF0" w:rsidP="00407CF0">
      <w:pPr>
        <w:pStyle w:val="BodyText"/>
      </w:pPr>
      <w:del w:id="1668" w:author="Isha Gupta" w:date="2017-04-27T00:44:00Z">
        <w:r w:rsidDel="008B25AA">
          <w:delText>[todo]</w:delText>
        </w:r>
      </w:del>
    </w:p>
    <w:p w14:paraId="3F0DB53E" w14:textId="18EC865D" w:rsidR="00FF7785" w:rsidRDefault="00FF7785" w:rsidP="00FF7785">
      <w:pPr>
        <w:pStyle w:val="Heading1"/>
        <w:rPr>
          <w:ins w:id="1669" w:author="Isha Gupta" w:date="2017-05-18T11:30:00Z"/>
        </w:rPr>
      </w:pPr>
      <w:bookmarkStart w:id="1670" w:name="_Toc482009630"/>
      <w:r>
        <w:lastRenderedPageBreak/>
        <w:t>Integration (External Systems) Architecture</w:t>
      </w:r>
      <w:bookmarkEnd w:id="1670"/>
    </w:p>
    <w:p w14:paraId="44EB5F6C" w14:textId="598186ED" w:rsidR="00984E1E" w:rsidRPr="00984E1E" w:rsidRDefault="00984E1E">
      <w:pPr>
        <w:pStyle w:val="BodyText"/>
        <w:rPr>
          <w:ins w:id="1671" w:author="Isha Gupta" w:date="2017-05-18T10:51:00Z"/>
          <w:rPrChange w:id="1672" w:author="Isha Gupta" w:date="2017-05-18T11:30:00Z">
            <w:rPr>
              <w:ins w:id="1673" w:author="Isha Gupta" w:date="2017-05-18T10:51:00Z"/>
            </w:rPr>
          </w:rPrChange>
        </w:rPr>
        <w:pPrChange w:id="1674" w:author="Isha Gupta" w:date="2017-05-18T11:30:00Z">
          <w:pPr>
            <w:pStyle w:val="Heading1"/>
          </w:pPr>
        </w:pPrChange>
      </w:pPr>
    </w:p>
    <w:p w14:paraId="58FDC70B" w14:textId="77A10DB8" w:rsidR="0004485C" w:rsidRPr="0004485C" w:rsidRDefault="0004485C">
      <w:pPr>
        <w:pStyle w:val="BodyText"/>
        <w:rPr>
          <w:rPrChange w:id="1675" w:author="Isha Gupta" w:date="2017-05-18T10:51:00Z">
            <w:rPr/>
          </w:rPrChange>
        </w:rPr>
        <w:pPrChange w:id="1676" w:author="Isha Gupta" w:date="2017-05-18T10:51:00Z">
          <w:pPr>
            <w:pStyle w:val="Heading1"/>
          </w:pPr>
        </w:pPrChange>
      </w:pPr>
      <w:ins w:id="1677" w:author="Isha Gupta" w:date="2017-05-18T10:51:00Z">
        <w:r>
          <w:rPr>
            <w:noProof/>
            <w:lang w:val="en-US"/>
          </w:rPr>
          <w:drawing>
            <wp:inline distT="0" distB="0" distL="0" distR="0" wp14:anchorId="78984227" wp14:editId="042ECB2E">
              <wp:extent cx="6179820" cy="2270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9820" cy="2270760"/>
                      </a:xfrm>
                      <a:prstGeom prst="rect">
                        <a:avLst/>
                      </a:prstGeom>
                      <a:noFill/>
                      <a:ln>
                        <a:noFill/>
                      </a:ln>
                    </pic:spPr>
                  </pic:pic>
                </a:graphicData>
              </a:graphic>
            </wp:inline>
          </w:drawing>
        </w:r>
      </w:ins>
    </w:p>
    <w:p w14:paraId="0BEEE8D0" w14:textId="77777777" w:rsidR="00FF7785" w:rsidRDefault="00FF7785" w:rsidP="00FF7785">
      <w:pPr>
        <w:pStyle w:val="Heading2"/>
      </w:pPr>
      <w:bookmarkStart w:id="1678" w:name="_Toc482009631"/>
      <w:r>
        <w:t>Solution Integration Diagram</w:t>
      </w:r>
      <w:bookmarkEnd w:id="1678"/>
    </w:p>
    <w:p w14:paraId="00394A67" w14:textId="396878D3" w:rsidR="00147400" w:rsidRPr="00BA2268" w:rsidRDefault="00BA2268" w:rsidP="00147400">
      <w:pPr>
        <w:pStyle w:val="BodyText"/>
        <w:rPr>
          <w:ins w:id="1679" w:author="Isha Gupta" w:date="2017-04-27T00:46:00Z"/>
          <w:lang w:val="en-US" w:eastAsia="ja-JP"/>
          <w:rPrChange w:id="1680" w:author="Isha Gupta" w:date="2017-05-18T11:25:00Z">
            <w:rPr>
              <w:ins w:id="1681" w:author="Isha Gupta" w:date="2017-04-27T00:46:00Z"/>
              <w:rFonts w:eastAsia="Times New Roman" w:hAnsi="Calibri"/>
              <w:color w:val="000000" w:themeColor="text1"/>
              <w:kern w:val="24"/>
              <w:sz w:val="28"/>
              <w:szCs w:val="28"/>
              <w:lang w:eastAsia="en-IN"/>
            </w:rPr>
          </w:rPrChange>
        </w:rPr>
      </w:pPr>
      <w:ins w:id="1682" w:author="Isha Gupta" w:date="2017-05-18T11:25:00Z">
        <w:r w:rsidRPr="00BA2268">
          <w:rPr>
            <w:lang w:val="en-US" w:eastAsia="ja-JP"/>
            <w:rPrChange w:id="1683" w:author="Isha Gupta" w:date="2017-05-18T11:25:00Z">
              <w:rPr>
                <w:rFonts w:eastAsia="Times New Roman" w:hAnsi="Calibri"/>
                <w:b/>
                <w:color w:val="000000" w:themeColor="text1"/>
                <w:kern w:val="24"/>
                <w:sz w:val="28"/>
                <w:szCs w:val="28"/>
                <w:lang w:eastAsia="en-IN"/>
              </w:rPr>
            </w:rPrChange>
          </w:rPr>
          <w:t>The purpose of this diagram is to explain how the different components (internal &amp; external</w:t>
        </w:r>
        <w:r w:rsidR="00984E1E" w:rsidRPr="00984E1E">
          <w:rPr>
            <w:lang w:val="en-US" w:eastAsia="ja-JP"/>
          </w:rPr>
          <w:t>) are interacting with each other.</w:t>
        </w:r>
      </w:ins>
    </w:p>
    <w:p w14:paraId="67662C82" w14:textId="1BFC1A8C" w:rsidR="00B16E93" w:rsidRPr="00B16E93" w:rsidDel="007931AE" w:rsidRDefault="00B16E93" w:rsidP="00B16E93">
      <w:pPr>
        <w:pStyle w:val="BodyText"/>
        <w:rPr>
          <w:del w:id="1684" w:author="Isha Gupta" w:date="2017-05-17T12:30:00Z"/>
          <w:lang w:val="en-US" w:eastAsia="ja-JP"/>
        </w:rPr>
      </w:pPr>
      <w:del w:id="1685" w:author="Isha Gupta" w:date="2017-04-27T00:45:00Z">
        <w:r w:rsidDel="00147400">
          <w:rPr>
            <w:lang w:val="en-US" w:eastAsia="ja-JP"/>
          </w:rPr>
          <w:delText>[todo]</w:delText>
        </w:r>
      </w:del>
    </w:p>
    <w:p w14:paraId="55C652DD" w14:textId="37DDCB0F" w:rsidR="00FF7785" w:rsidRDefault="00FF7785" w:rsidP="00624DD3">
      <w:pPr>
        <w:pStyle w:val="Heading2"/>
        <w:rPr>
          <w:ins w:id="1686" w:author="Isha Gupta" w:date="2017-05-08T12:14:00Z"/>
        </w:rPr>
      </w:pPr>
      <w:bookmarkStart w:id="1687" w:name="_Toc482009632"/>
      <w:r>
        <w:t>Integration Components Description</w:t>
      </w:r>
      <w:bookmarkEnd w:id="1687"/>
    </w:p>
    <w:p w14:paraId="52C3DC56" w14:textId="3AB69D4D" w:rsidR="00220916" w:rsidRDefault="00984E1E">
      <w:pPr>
        <w:pStyle w:val="BodyText"/>
        <w:rPr>
          <w:ins w:id="1688" w:author="Isha Gupta" w:date="2017-05-18T11:32:00Z"/>
        </w:rPr>
        <w:pPrChange w:id="1689" w:author="Isha Gupta" w:date="2017-05-08T12:14:00Z">
          <w:pPr>
            <w:pStyle w:val="Heading2"/>
          </w:pPr>
        </w:pPrChange>
      </w:pPr>
      <w:ins w:id="1690" w:author="Isha Gupta" w:date="2017-05-18T11:28:00Z">
        <w:r>
          <w:t xml:space="preserve">The main entities of the proposed system would be </w:t>
        </w:r>
      </w:ins>
      <w:ins w:id="1691" w:author="Isha Gupta" w:date="2017-05-18T11:29:00Z">
        <w:r>
          <w:t>e-Policy Portal</w:t>
        </w:r>
      </w:ins>
      <w:ins w:id="1692" w:author="Isha Gupta" w:date="2017-05-18T11:32:00Z">
        <w:r>
          <w:t xml:space="preserve"> application</w:t>
        </w:r>
      </w:ins>
      <w:ins w:id="1693" w:author="Isha Gupta" w:date="2017-05-18T11:29:00Z">
        <w:r>
          <w:t xml:space="preserve">, e-Policy </w:t>
        </w:r>
      </w:ins>
      <w:ins w:id="1694" w:author="Isha Gupta" w:date="2017-05-18T11:35:00Z">
        <w:r w:rsidR="000E67B5">
          <w:t xml:space="preserve">Exposed </w:t>
        </w:r>
      </w:ins>
      <w:ins w:id="1695" w:author="Isha Gupta" w:date="2017-05-18T11:29:00Z">
        <w:r>
          <w:t>services</w:t>
        </w:r>
      </w:ins>
      <w:ins w:id="1696" w:author="Isha Gupta" w:date="2017-05-18T11:31:00Z">
        <w:r>
          <w:t xml:space="preserve"> &amp; all the domain specific third party services like underwriting, mainframe, payment provider &amp; document repository access.</w:t>
        </w:r>
      </w:ins>
    </w:p>
    <w:p w14:paraId="54866F76" w14:textId="6B560802" w:rsidR="00984E1E" w:rsidRDefault="00984E1E">
      <w:pPr>
        <w:pStyle w:val="Heading3"/>
        <w:rPr>
          <w:ins w:id="1697" w:author="Isha Gupta" w:date="2017-05-18T11:32:00Z"/>
        </w:rPr>
        <w:pPrChange w:id="1698" w:author="Isha Gupta" w:date="2017-05-18T11:32:00Z">
          <w:pPr>
            <w:pStyle w:val="Heading2"/>
          </w:pPr>
        </w:pPrChange>
      </w:pPr>
      <w:ins w:id="1699" w:author="Isha Gupta" w:date="2017-05-18T11:32:00Z">
        <w:r>
          <w:t>e-Policy Portal application</w:t>
        </w:r>
      </w:ins>
    </w:p>
    <w:p w14:paraId="5E7E33F4" w14:textId="168C69D8" w:rsidR="00984E1E" w:rsidRDefault="00984E1E">
      <w:pPr>
        <w:pStyle w:val="BodyText"/>
        <w:rPr>
          <w:ins w:id="1700" w:author="Isha Gupta" w:date="2017-05-18T11:35:00Z"/>
        </w:rPr>
        <w:pPrChange w:id="1701" w:author="Isha Gupta" w:date="2017-05-18T11:32:00Z">
          <w:pPr>
            <w:pStyle w:val="Heading2"/>
          </w:pPr>
        </w:pPrChange>
      </w:pPr>
      <w:ins w:id="1702" w:author="Isha Gupta" w:date="2017-05-18T11:32:00Z">
        <w:r>
          <w:rPr>
            <w:lang w:val="en-US" w:eastAsia="ja-JP"/>
          </w:rPr>
          <w:t xml:space="preserve">This application would be responsible for </w:t>
        </w:r>
      </w:ins>
      <w:ins w:id="1703" w:author="Isha Gupta" w:date="2017-05-18T11:33:00Z">
        <w:r>
          <w:rPr>
            <w:lang w:val="en-US" w:eastAsia="ja-JP"/>
          </w:rPr>
          <w:t xml:space="preserve">providing the user interface to interact with the system. Using </w:t>
        </w:r>
      </w:ins>
      <w:ins w:id="1704" w:author="Isha Gupta" w:date="2017-05-18T11:38:00Z">
        <w:r w:rsidR="0018227E">
          <w:rPr>
            <w:lang w:val="en-US" w:eastAsia="ja-JP"/>
          </w:rPr>
          <w:t>this application user</w:t>
        </w:r>
      </w:ins>
      <w:ins w:id="1705" w:author="Isha Gupta" w:date="2017-05-18T11:33:00Z">
        <w:r>
          <w:rPr>
            <w:lang w:val="en-US" w:eastAsia="ja-JP"/>
          </w:rPr>
          <w:t xml:space="preserve"> will be able to perform all the policy related activities like </w:t>
        </w:r>
      </w:ins>
      <w:ins w:id="1706" w:author="Isha Gupta" w:date="2017-05-18T11:34:00Z">
        <w:r w:rsidR="000E67B5">
          <w:rPr>
            <w:lang w:val="en-US" w:eastAsia="ja-JP"/>
          </w:rPr>
          <w:t>viewing policy details, issuing policy, accepting or rejecting policy or claims, make payments, generate reports</w:t>
        </w:r>
      </w:ins>
      <w:ins w:id="1707" w:author="Isha Gupta" w:date="2017-05-18T11:35:00Z">
        <w:r w:rsidR="000E67B5">
          <w:rPr>
            <w:lang w:val="en-US" w:eastAsia="ja-JP"/>
          </w:rPr>
          <w:t>,</w:t>
        </w:r>
      </w:ins>
      <w:ins w:id="1708" w:author="Isha Gupta" w:date="2017-05-18T11:34:00Z">
        <w:r w:rsidR="000E67B5">
          <w:rPr>
            <w:lang w:val="en-US" w:eastAsia="ja-JP"/>
          </w:rPr>
          <w:t xml:space="preserve"> etc.</w:t>
        </w:r>
      </w:ins>
      <w:ins w:id="1709" w:author="Isha Gupta" w:date="2017-05-18T11:36:00Z">
        <w:r w:rsidR="000E67B5">
          <w:rPr>
            <w:lang w:val="en-US" w:eastAsia="ja-JP"/>
          </w:rPr>
          <w:t xml:space="preserve"> The UI will </w:t>
        </w:r>
      </w:ins>
      <w:ins w:id="1710" w:author="Isha Gupta" w:date="2017-05-18T11:38:00Z">
        <w:r w:rsidR="00943FC7">
          <w:rPr>
            <w:lang w:val="en-US" w:eastAsia="ja-JP"/>
          </w:rPr>
          <w:t>interact</w:t>
        </w:r>
      </w:ins>
      <w:ins w:id="1711" w:author="Isha Gupta" w:date="2017-05-18T11:36:00Z">
        <w:r w:rsidR="000E67B5">
          <w:rPr>
            <w:lang w:val="en-US" w:eastAsia="ja-JP"/>
          </w:rPr>
          <w:t xml:space="preserve"> with the e-Policy server </w:t>
        </w:r>
      </w:ins>
      <w:ins w:id="1712" w:author="Isha Gupta" w:date="2017-05-18T11:39:00Z">
        <w:r w:rsidR="00943FC7">
          <w:rPr>
            <w:lang w:val="en-US" w:eastAsia="ja-JP"/>
          </w:rPr>
          <w:t xml:space="preserve">application </w:t>
        </w:r>
      </w:ins>
      <w:ins w:id="1713" w:author="Isha Gupta" w:date="2017-05-18T11:36:00Z">
        <w:r w:rsidR="000E67B5">
          <w:rPr>
            <w:lang w:val="en-US" w:eastAsia="ja-JP"/>
          </w:rPr>
          <w:t>through exposed services.</w:t>
        </w:r>
      </w:ins>
    </w:p>
    <w:p w14:paraId="3F583F45" w14:textId="7D6270FD" w:rsidR="000E67B5" w:rsidRDefault="000E67B5">
      <w:pPr>
        <w:pStyle w:val="Heading3"/>
        <w:rPr>
          <w:ins w:id="1714" w:author="Isha Gupta" w:date="2017-05-18T11:35:00Z"/>
        </w:rPr>
        <w:pPrChange w:id="1715" w:author="Isha Gupta" w:date="2017-05-18T11:35:00Z">
          <w:pPr>
            <w:pStyle w:val="Heading2"/>
          </w:pPr>
        </w:pPrChange>
      </w:pPr>
      <w:ins w:id="1716" w:author="Isha Gupta" w:date="2017-05-18T11:35:00Z">
        <w:r>
          <w:t>e-Policy Exposed services</w:t>
        </w:r>
      </w:ins>
    </w:p>
    <w:p w14:paraId="4495A401" w14:textId="5B97E9C0" w:rsidR="000E67B5" w:rsidRDefault="000E67B5">
      <w:pPr>
        <w:pStyle w:val="BodyText"/>
        <w:rPr>
          <w:ins w:id="1717" w:author="Isha Gupta" w:date="2017-05-18T11:42:00Z"/>
        </w:rPr>
        <w:pPrChange w:id="1718" w:author="Isha Gupta" w:date="2017-05-18T11:35:00Z">
          <w:pPr>
            <w:pStyle w:val="Heading2"/>
          </w:pPr>
        </w:pPrChange>
      </w:pPr>
      <w:ins w:id="1719" w:author="Isha Gupta" w:date="2017-05-18T11:36:00Z">
        <w:r>
          <w:rPr>
            <w:lang w:val="en-US" w:eastAsia="ja-JP"/>
          </w:rPr>
          <w:t xml:space="preserve">This application will expose services </w:t>
        </w:r>
      </w:ins>
      <w:ins w:id="1720" w:author="Isha Gupta" w:date="2017-05-18T11:38:00Z">
        <w:r w:rsidR="00943FC7">
          <w:rPr>
            <w:lang w:val="en-US" w:eastAsia="ja-JP"/>
          </w:rPr>
          <w:t xml:space="preserve">to interact with the </w:t>
        </w:r>
      </w:ins>
      <w:ins w:id="1721" w:author="Isha Gupta" w:date="2017-05-18T11:39:00Z">
        <w:r w:rsidR="00943FC7">
          <w:rPr>
            <w:lang w:val="en-US" w:eastAsia="ja-JP"/>
          </w:rPr>
          <w:t>e-policy application</w:t>
        </w:r>
      </w:ins>
      <w:ins w:id="1722" w:author="Isha Gupta" w:date="2017-05-18T11:38:00Z">
        <w:r w:rsidR="00943FC7">
          <w:rPr>
            <w:lang w:val="en-US" w:eastAsia="ja-JP"/>
          </w:rPr>
          <w:t>.</w:t>
        </w:r>
      </w:ins>
      <w:ins w:id="1723" w:author="Isha Gupta" w:date="2017-05-18T11:39:00Z">
        <w:r w:rsidR="00943FC7">
          <w:rPr>
            <w:lang w:val="en-US" w:eastAsia="ja-JP"/>
          </w:rPr>
          <w:t xml:space="preserve"> This will expose relevant restful api which can be accessed over the internet. This </w:t>
        </w:r>
      </w:ins>
      <w:ins w:id="1724" w:author="Isha Gupta" w:date="2017-05-18T11:42:00Z">
        <w:r w:rsidR="00943FC7">
          <w:rPr>
            <w:lang w:val="en-US" w:eastAsia="ja-JP"/>
          </w:rPr>
          <w:t>will work on claim based authentication.</w:t>
        </w:r>
      </w:ins>
    </w:p>
    <w:p w14:paraId="6DEF4244" w14:textId="114534BC" w:rsidR="0098046A" w:rsidRDefault="0098046A">
      <w:pPr>
        <w:pStyle w:val="Heading3"/>
        <w:rPr>
          <w:ins w:id="1725" w:author="Isha Gupta" w:date="2017-05-18T11:43:00Z"/>
        </w:rPr>
        <w:pPrChange w:id="1726" w:author="Isha Gupta" w:date="2017-05-18T11:43:00Z">
          <w:pPr>
            <w:pStyle w:val="Heading2"/>
          </w:pPr>
        </w:pPrChange>
      </w:pPr>
      <w:ins w:id="1727" w:author="Isha Gupta" w:date="2017-05-18T11:42:00Z">
        <w:r>
          <w:t>e-Policy Application Server</w:t>
        </w:r>
      </w:ins>
    </w:p>
    <w:p w14:paraId="2704C5DF" w14:textId="092DB24A" w:rsidR="0098046A" w:rsidRPr="0098046A" w:rsidRDefault="0098046A">
      <w:pPr>
        <w:pStyle w:val="BodyText"/>
        <w:rPr>
          <w:rPrChange w:id="1728" w:author="Isha Gupta" w:date="2017-05-18T11:43:00Z">
            <w:rPr/>
          </w:rPrChange>
        </w:rPr>
        <w:pPrChange w:id="1729" w:author="Isha Gupta" w:date="2017-05-18T11:43:00Z">
          <w:pPr>
            <w:pStyle w:val="Heading2"/>
          </w:pPr>
        </w:pPrChange>
      </w:pPr>
      <w:ins w:id="1730" w:author="Isha Gupta" w:date="2017-05-18T11:43:00Z">
        <w:r>
          <w:rPr>
            <w:lang w:val="en-US" w:eastAsia="ja-JP"/>
          </w:rPr>
          <w:t xml:space="preserve">This is the application server which will contain the actual business implementation and logic of the application. It </w:t>
        </w:r>
      </w:ins>
      <w:ins w:id="1731" w:author="Isha Gupta" w:date="2017-05-18T11:44:00Z">
        <w:r>
          <w:rPr>
            <w:lang w:val="en-US" w:eastAsia="ja-JP"/>
          </w:rPr>
          <w:t xml:space="preserve">is the main system which </w:t>
        </w:r>
      </w:ins>
      <w:ins w:id="1732" w:author="Isha Gupta" w:date="2017-05-18T11:43:00Z">
        <w:r>
          <w:rPr>
            <w:lang w:val="en-US" w:eastAsia="ja-JP"/>
          </w:rPr>
          <w:t>will provide</w:t>
        </w:r>
      </w:ins>
      <w:ins w:id="1733" w:author="Isha Gupta" w:date="2017-05-18T11:44:00Z">
        <w:r>
          <w:rPr>
            <w:lang w:val="en-US" w:eastAsia="ja-JP"/>
          </w:rPr>
          <w:t xml:space="preserve"> the main functionality of the insurance system.</w:t>
        </w:r>
      </w:ins>
    </w:p>
    <w:p w14:paraId="3465C7BF" w14:textId="78ED2440" w:rsidR="00B16E93" w:rsidRPr="00B16E93" w:rsidRDefault="00561555" w:rsidP="00B16E93">
      <w:pPr>
        <w:pStyle w:val="BodyText"/>
        <w:rPr>
          <w:lang w:val="en-US" w:eastAsia="ja-JP"/>
        </w:rPr>
      </w:pPr>
      <w:ins w:id="1734" w:author="Isha Gupta" w:date="2017-04-28T19:38:00Z">
        <w:r w:rsidDel="00561555">
          <w:rPr>
            <w:lang w:val="en-US" w:eastAsia="ja-JP"/>
          </w:rPr>
          <w:t xml:space="preserve"> </w:t>
        </w:r>
      </w:ins>
      <w:del w:id="1735" w:author="Isha Gupta" w:date="2017-04-28T19:38:00Z">
        <w:r w:rsidR="00B16E93" w:rsidDel="00561555">
          <w:rPr>
            <w:lang w:val="en-US" w:eastAsia="ja-JP"/>
          </w:rPr>
          <w:delText>[todo]</w:delText>
        </w:r>
      </w:del>
    </w:p>
    <w:p w14:paraId="3FACAD99" w14:textId="4799A9D1" w:rsidR="00624DD3" w:rsidDel="00845AA2" w:rsidRDefault="00624DD3" w:rsidP="00624DD3">
      <w:pPr>
        <w:pStyle w:val="Heading3"/>
        <w:rPr>
          <w:del w:id="1736" w:author="Isha Gupta" w:date="2017-04-30T17:14:00Z"/>
        </w:rPr>
      </w:pPr>
      <w:del w:id="1737" w:author="Isha Gupta" w:date="2017-04-30T17:14:00Z">
        <w:r w:rsidDel="00845AA2">
          <w:delText>&lt;Component 1&gt;</w:delText>
        </w:r>
        <w:bookmarkStart w:id="1738" w:name="_Toc482008859"/>
        <w:bookmarkStart w:id="1739" w:name="_Toc482009020"/>
        <w:bookmarkStart w:id="1740" w:name="_Toc482009080"/>
        <w:bookmarkStart w:id="1741" w:name="_Toc482009633"/>
        <w:bookmarkEnd w:id="1738"/>
        <w:bookmarkEnd w:id="1739"/>
        <w:bookmarkEnd w:id="1740"/>
        <w:bookmarkEnd w:id="1741"/>
      </w:del>
    </w:p>
    <w:p w14:paraId="5E8C9DCC" w14:textId="4A727052" w:rsidR="00624DD3" w:rsidDel="00845AA2" w:rsidRDefault="00624DD3" w:rsidP="00624DD3">
      <w:pPr>
        <w:pStyle w:val="BodyText"/>
        <w:rPr>
          <w:del w:id="1742" w:author="Isha Gupta" w:date="2017-04-30T17:14:00Z"/>
          <w:lang w:val="en-US" w:eastAsia="ja-JP"/>
        </w:rPr>
      </w:pPr>
      <w:del w:id="1743" w:author="Isha Gupta" w:date="2017-04-30T17:14:00Z">
        <w:r w:rsidDel="00845AA2">
          <w:rPr>
            <w:lang w:val="en-US" w:eastAsia="ja-JP"/>
          </w:rPr>
          <w:delText>[todo]</w:delText>
        </w:r>
        <w:bookmarkStart w:id="1744" w:name="_Toc482008860"/>
        <w:bookmarkStart w:id="1745" w:name="_Toc482009021"/>
        <w:bookmarkStart w:id="1746" w:name="_Toc482009081"/>
        <w:bookmarkStart w:id="1747" w:name="_Toc482009634"/>
        <w:bookmarkEnd w:id="1744"/>
        <w:bookmarkEnd w:id="1745"/>
        <w:bookmarkEnd w:id="1746"/>
        <w:bookmarkEnd w:id="1747"/>
      </w:del>
    </w:p>
    <w:p w14:paraId="538E856F" w14:textId="03EF8575" w:rsidR="00624DD3" w:rsidDel="00845AA2" w:rsidRDefault="00624DD3" w:rsidP="00624DD3">
      <w:pPr>
        <w:pStyle w:val="Heading3"/>
        <w:rPr>
          <w:del w:id="1748" w:author="Isha Gupta" w:date="2017-04-30T17:14:00Z"/>
        </w:rPr>
      </w:pPr>
      <w:del w:id="1749" w:author="Isha Gupta" w:date="2017-04-30T17:14:00Z">
        <w:r w:rsidDel="00845AA2">
          <w:delText>&lt;Component 2&gt;</w:delText>
        </w:r>
        <w:bookmarkStart w:id="1750" w:name="_Toc482008861"/>
        <w:bookmarkStart w:id="1751" w:name="_Toc482009022"/>
        <w:bookmarkStart w:id="1752" w:name="_Toc482009082"/>
        <w:bookmarkStart w:id="1753" w:name="_Toc482009635"/>
        <w:bookmarkEnd w:id="1750"/>
        <w:bookmarkEnd w:id="1751"/>
        <w:bookmarkEnd w:id="1752"/>
        <w:bookmarkEnd w:id="1753"/>
      </w:del>
    </w:p>
    <w:p w14:paraId="1DA1C380" w14:textId="510E0341" w:rsidR="00624DD3" w:rsidDel="00845AA2" w:rsidRDefault="00624DD3" w:rsidP="00624DD3">
      <w:pPr>
        <w:pStyle w:val="BodyText"/>
        <w:rPr>
          <w:del w:id="1754" w:author="Isha Gupta" w:date="2017-04-30T17:14:00Z"/>
          <w:lang w:val="en-US" w:eastAsia="ja-JP"/>
        </w:rPr>
      </w:pPr>
      <w:del w:id="1755" w:author="Isha Gupta" w:date="2017-04-30T17:14:00Z">
        <w:r w:rsidDel="00845AA2">
          <w:rPr>
            <w:lang w:val="en-US" w:eastAsia="ja-JP"/>
          </w:rPr>
          <w:delText>[todo]</w:delText>
        </w:r>
        <w:bookmarkStart w:id="1756" w:name="_Toc482008862"/>
        <w:bookmarkStart w:id="1757" w:name="_Toc482009023"/>
        <w:bookmarkStart w:id="1758" w:name="_Toc482009083"/>
        <w:bookmarkStart w:id="1759" w:name="_Toc482009636"/>
        <w:bookmarkEnd w:id="1756"/>
        <w:bookmarkEnd w:id="1757"/>
        <w:bookmarkEnd w:id="1758"/>
        <w:bookmarkEnd w:id="1759"/>
      </w:del>
    </w:p>
    <w:p w14:paraId="61D5C69C" w14:textId="0BA19ACF" w:rsidR="00624DD3" w:rsidDel="00845AA2" w:rsidRDefault="00624DD3" w:rsidP="00624DD3">
      <w:pPr>
        <w:pStyle w:val="Heading2"/>
        <w:rPr>
          <w:del w:id="1760" w:author="Isha Gupta" w:date="2017-04-30T17:14:00Z"/>
        </w:rPr>
      </w:pPr>
      <w:del w:id="1761" w:author="Isha Gupta" w:date="2017-04-30T17:14:00Z">
        <w:r w:rsidDel="00845AA2">
          <w:delText>Trade Offs Made</w:delText>
        </w:r>
        <w:bookmarkStart w:id="1762" w:name="_Toc482008863"/>
        <w:bookmarkStart w:id="1763" w:name="_Toc482009024"/>
        <w:bookmarkStart w:id="1764" w:name="_Toc482009084"/>
        <w:bookmarkStart w:id="1765" w:name="_Toc482009637"/>
        <w:bookmarkEnd w:id="1762"/>
        <w:bookmarkEnd w:id="1763"/>
        <w:bookmarkEnd w:id="1764"/>
        <w:bookmarkEnd w:id="1765"/>
      </w:del>
    </w:p>
    <w:p w14:paraId="613148F4" w14:textId="2A8FB189" w:rsidR="00B16E93" w:rsidDel="00845AA2" w:rsidRDefault="00B16E93" w:rsidP="00B16E93">
      <w:pPr>
        <w:pStyle w:val="BodyText"/>
        <w:rPr>
          <w:del w:id="1766" w:author="Isha Gupta" w:date="2017-04-30T17:14:00Z"/>
          <w:lang w:val="en-US" w:eastAsia="ja-JP"/>
        </w:rPr>
      </w:pPr>
      <w:del w:id="1767" w:author="Isha Gupta" w:date="2017-04-30T17:14:00Z">
        <w:r w:rsidDel="00845AA2">
          <w:rPr>
            <w:lang w:val="en-US" w:eastAsia="ja-JP"/>
          </w:rPr>
          <w:delText>[todo]</w:delText>
        </w:r>
        <w:bookmarkStart w:id="1768" w:name="_Toc482008864"/>
        <w:bookmarkStart w:id="1769" w:name="_Toc482009025"/>
        <w:bookmarkStart w:id="1770" w:name="_Toc482009085"/>
        <w:bookmarkStart w:id="1771" w:name="_Toc482009638"/>
        <w:bookmarkEnd w:id="1768"/>
        <w:bookmarkEnd w:id="1769"/>
        <w:bookmarkEnd w:id="1770"/>
        <w:bookmarkEnd w:id="1771"/>
      </w:del>
    </w:p>
    <w:p w14:paraId="3AC8A344" w14:textId="77777777" w:rsidR="00B16E93" w:rsidRDefault="00B16E93" w:rsidP="00B16E93">
      <w:pPr>
        <w:pStyle w:val="Heading1"/>
      </w:pPr>
      <w:bookmarkStart w:id="1772" w:name="_Toc482009639"/>
      <w:r>
        <w:lastRenderedPageBreak/>
        <w:t>Deployment Architecture</w:t>
      </w:r>
      <w:bookmarkEnd w:id="1772"/>
    </w:p>
    <w:p w14:paraId="3E2C2D63" w14:textId="464CFB15" w:rsidR="00B16E93" w:rsidRDefault="00101B9B" w:rsidP="00B16E93">
      <w:pPr>
        <w:pStyle w:val="BodyText"/>
        <w:rPr>
          <w:lang w:val="en-US" w:eastAsia="ja-JP"/>
        </w:rPr>
      </w:pPr>
      <w:ins w:id="1773" w:author="Isha Gupta" w:date="2017-05-17T11:46:00Z">
        <w:r>
          <w:rPr>
            <w:lang w:val="en-US" w:eastAsia="ja-JP"/>
          </w:rPr>
          <w:t>It represents how the complete system will be deployed in the production.</w:t>
        </w:r>
      </w:ins>
      <w:del w:id="1774" w:author="Isha Gupta" w:date="2017-04-28T19:38:00Z">
        <w:r w:rsidR="00B16E93" w:rsidDel="00561555">
          <w:rPr>
            <w:lang w:val="en-US" w:eastAsia="ja-JP"/>
          </w:rPr>
          <w:delText>[todo]</w:delText>
        </w:r>
      </w:del>
    </w:p>
    <w:p w14:paraId="3FD605F5" w14:textId="278E7417" w:rsidR="00B16E93" w:rsidRDefault="00B16E93" w:rsidP="00B16E93">
      <w:pPr>
        <w:pStyle w:val="Heading2"/>
        <w:rPr>
          <w:ins w:id="1775" w:author="Isha Gupta" w:date="2017-05-17T13:05:00Z"/>
        </w:rPr>
      </w:pPr>
      <w:bookmarkStart w:id="1776" w:name="_Toc482009640"/>
      <w:r>
        <w:t>Deployment Diagram</w:t>
      </w:r>
      <w:bookmarkEnd w:id="1776"/>
    </w:p>
    <w:p w14:paraId="1F085406" w14:textId="0A442C0B" w:rsidR="00ED7C71" w:rsidRPr="00ED7C71" w:rsidRDefault="00126BE8">
      <w:pPr>
        <w:pStyle w:val="BodyText"/>
        <w:rPr>
          <w:rPrChange w:id="1777" w:author="Isha Gupta" w:date="2017-05-17T13:05:00Z">
            <w:rPr/>
          </w:rPrChange>
        </w:rPr>
        <w:pPrChange w:id="1778" w:author="Isha Gupta" w:date="2017-05-17T13:05:00Z">
          <w:pPr>
            <w:pStyle w:val="Heading2"/>
          </w:pPr>
        </w:pPrChange>
      </w:pPr>
      <w:ins w:id="1779" w:author="Isha Gupta" w:date="2017-05-17T13:43:00Z">
        <w:r>
          <w:rPr>
            <w:noProof/>
            <w:lang w:val="en-US"/>
          </w:rPr>
          <w:drawing>
            <wp:inline distT="0" distB="0" distL="0" distR="0" wp14:anchorId="713E1CD0" wp14:editId="5AD075CD">
              <wp:extent cx="5943600" cy="381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ins>
    </w:p>
    <w:p w14:paraId="10AF5D6D" w14:textId="1A6A87C7" w:rsidR="00B16E93" w:rsidRPr="003A42D8" w:rsidDel="00ED7C71" w:rsidRDefault="00B16E93">
      <w:pPr>
        <w:pStyle w:val="Heading2"/>
        <w:numPr>
          <w:ilvl w:val="0"/>
          <w:numId w:val="0"/>
        </w:numPr>
        <w:rPr>
          <w:del w:id="1780" w:author="Isha Gupta" w:date="2017-05-17T13:05:00Z"/>
          <w:rFonts w:ascii="Segoe UI" w:hAnsi="Segoe UI" w:cs="Segoe UI"/>
          <w:color w:val="111111"/>
          <w:sz w:val="21"/>
          <w:szCs w:val="21"/>
          <w:shd w:val="clear" w:color="auto" w:fill="FFFFFF"/>
          <w:rPrChange w:id="1781" w:author="Isha Gupta" w:date="2017-05-08T12:34:00Z">
            <w:rPr>
              <w:del w:id="1782" w:author="Isha Gupta" w:date="2017-05-17T13:05:00Z"/>
              <w:lang w:val="en-US" w:eastAsia="ja-JP"/>
            </w:rPr>
          </w:rPrChange>
        </w:rPr>
        <w:pPrChange w:id="1783" w:author="Isha Gupta" w:date="2017-05-08T12:34:00Z">
          <w:pPr>
            <w:pStyle w:val="BodyText"/>
          </w:pPr>
        </w:pPrChange>
      </w:pPr>
      <w:del w:id="1784" w:author="Isha Gupta" w:date="2017-04-27T10:56:00Z">
        <w:r w:rsidDel="00406C1C">
          <w:delText>[todo]</w:delText>
        </w:r>
      </w:del>
    </w:p>
    <w:p w14:paraId="4C4B6BC2" w14:textId="77777777" w:rsidR="006610D2" w:rsidRDefault="00845AA2">
      <w:pPr>
        <w:pStyle w:val="Heading2"/>
        <w:rPr>
          <w:ins w:id="1785" w:author="Isha Gupta" w:date="2017-04-30T17:45:00Z"/>
        </w:rPr>
        <w:pPrChange w:id="1786" w:author="Isha Gupta" w:date="2017-04-30T17:15:00Z">
          <w:pPr>
            <w:pStyle w:val="BodyText"/>
          </w:pPr>
        </w:pPrChange>
      </w:pPr>
      <w:bookmarkStart w:id="1787" w:name="_Toc482009641"/>
      <w:moveToRangeStart w:id="1788" w:author="Isha Gupta" w:date="2017-04-30T17:14:00Z" w:name="move481335798"/>
      <w:moveTo w:id="1789" w:author="Isha Gupta" w:date="2017-04-30T17:14:00Z">
        <w:r>
          <w:t>Components Description</w:t>
        </w:r>
      </w:moveTo>
      <w:bookmarkEnd w:id="1787"/>
      <w:moveToRangeEnd w:id="1788"/>
    </w:p>
    <w:p w14:paraId="7391A6A7" w14:textId="2E235257" w:rsidR="003D2580" w:rsidRDefault="003D2580">
      <w:pPr>
        <w:pStyle w:val="Heading3"/>
        <w:rPr>
          <w:ins w:id="1790" w:author="Isha Gupta" w:date="2017-05-17T13:15:00Z"/>
        </w:rPr>
        <w:pPrChange w:id="1791" w:author="Isha Gupta" w:date="2017-05-17T13:15:00Z">
          <w:pPr>
            <w:pStyle w:val="BodyText"/>
          </w:pPr>
        </w:pPrChange>
      </w:pPr>
      <w:ins w:id="1792" w:author="Isha Gupta" w:date="2017-05-17T13:14:00Z">
        <w:r w:rsidRPr="003D2580">
          <w:rPr>
            <w:rPrChange w:id="1793" w:author="Isha Gupta" w:date="2017-05-17T13:15:00Z">
              <w:rPr>
                <w:rFonts w:ascii="Segoe UI" w:hAnsi="Segoe UI" w:cs="Segoe UI"/>
                <w:b/>
                <w:bCs/>
                <w:color w:val="111111"/>
                <w:sz w:val="21"/>
                <w:szCs w:val="21"/>
                <w:shd w:val="clear" w:color="auto" w:fill="FFFFFF"/>
              </w:rPr>
            </w:rPrChange>
          </w:rPr>
          <w:t>Code Repository</w:t>
        </w:r>
      </w:ins>
    </w:p>
    <w:p w14:paraId="3A638127" w14:textId="11089104" w:rsidR="006A689D" w:rsidRDefault="003D2580" w:rsidP="00B16E93">
      <w:pPr>
        <w:pStyle w:val="BodyText"/>
        <w:rPr>
          <w:ins w:id="1794" w:author="Isha Gupta" w:date="2017-05-17T13:23:00Z"/>
          <w:lang w:val="en-US" w:eastAsia="ja-JP"/>
        </w:rPr>
      </w:pPr>
      <w:ins w:id="1795" w:author="Isha Gupta" w:date="2017-05-17T13:16:00Z">
        <w:r>
          <w:rPr>
            <w:lang w:val="en-US" w:eastAsia="ja-JP"/>
          </w:rPr>
          <w:t xml:space="preserve">Central code repository to maintain the application source. code base. These are important </w:t>
        </w:r>
      </w:ins>
      <w:ins w:id="1796" w:author="Isha Gupta" w:date="2017-05-17T13:17:00Z">
        <w:r>
          <w:rPr>
            <w:lang w:val="en-US" w:eastAsia="ja-JP"/>
          </w:rPr>
          <w:t>in a distributed development environment</w:t>
        </w:r>
      </w:ins>
      <w:ins w:id="1797" w:author="Isha Gupta" w:date="2017-05-17T13:18:00Z">
        <w:r>
          <w:rPr>
            <w:lang w:val="en-US" w:eastAsia="ja-JP"/>
          </w:rPr>
          <w:t xml:space="preserve"> for version control</w:t>
        </w:r>
      </w:ins>
      <w:ins w:id="1798" w:author="Isha Gupta" w:date="2017-05-17T13:17:00Z">
        <w:r>
          <w:rPr>
            <w:lang w:val="en-US" w:eastAsia="ja-JP"/>
          </w:rPr>
          <w:t xml:space="preserve">. </w:t>
        </w:r>
      </w:ins>
      <w:ins w:id="1799" w:author="Isha Gupta" w:date="2017-05-17T13:15:00Z">
        <w:r>
          <w:rPr>
            <w:lang w:val="en-US" w:eastAsia="ja-JP"/>
          </w:rPr>
          <w:t xml:space="preserve">Developers will push and pull code into the repository. </w:t>
        </w:r>
      </w:ins>
      <w:ins w:id="1800" w:author="Isha Gupta" w:date="2017-05-17T13:17:00Z">
        <w:r>
          <w:rPr>
            <w:lang w:val="en-US" w:eastAsia="ja-JP"/>
          </w:rPr>
          <w:t xml:space="preserve">For this </w:t>
        </w:r>
      </w:ins>
      <w:ins w:id="1801" w:author="Isha Gupta" w:date="2017-05-17T13:36:00Z">
        <w:r w:rsidR="007B0CCD">
          <w:rPr>
            <w:lang w:val="en-US" w:eastAsia="ja-JP"/>
          </w:rPr>
          <w:t>application,</w:t>
        </w:r>
      </w:ins>
      <w:ins w:id="1802" w:author="Isha Gupta" w:date="2017-05-17T13:17:00Z">
        <w:r>
          <w:rPr>
            <w:lang w:val="en-US" w:eastAsia="ja-JP"/>
          </w:rPr>
          <w:t xml:space="preserve"> we can use Github</w:t>
        </w:r>
      </w:ins>
      <w:ins w:id="1803" w:author="Isha Gupta" w:date="2017-05-17T13:18:00Z">
        <w:r>
          <w:rPr>
            <w:lang w:val="en-US" w:eastAsia="ja-JP"/>
          </w:rPr>
          <w:t xml:space="preserve">. Some of the key features </w:t>
        </w:r>
      </w:ins>
      <w:ins w:id="1804" w:author="Isha Gupta" w:date="2017-05-17T13:20:00Z">
        <w:r>
          <w:rPr>
            <w:lang w:val="en-US" w:eastAsia="ja-JP"/>
          </w:rPr>
          <w:t xml:space="preserve">of Github include </w:t>
        </w:r>
        <w:r w:rsidRPr="006A689D">
          <w:rPr>
            <w:lang w:val="en-US" w:eastAsia="ja-JP"/>
          </w:rPr>
          <w:t>Integration with several applications and tools</w:t>
        </w:r>
      </w:ins>
      <w:ins w:id="1805" w:author="Isha Gupta" w:date="2017-05-17T13:21:00Z">
        <w:r w:rsidR="006A689D">
          <w:rPr>
            <w:lang w:val="en-US" w:eastAsia="ja-JP"/>
          </w:rPr>
          <w:t xml:space="preserve">, </w:t>
        </w:r>
      </w:ins>
      <w:ins w:id="1806" w:author="Isha Gupta" w:date="2017-05-17T13:20:00Z">
        <w:r w:rsidR="006A689D">
          <w:rPr>
            <w:lang w:val="en-US" w:eastAsia="ja-JP"/>
          </w:rPr>
          <w:t>i</w:t>
        </w:r>
        <w:r w:rsidRPr="006A689D">
          <w:rPr>
            <w:lang w:val="en-US" w:eastAsia="ja-JP"/>
          </w:rPr>
          <w:t>ntegrated issue tracking</w:t>
        </w:r>
      </w:ins>
      <w:ins w:id="1807" w:author="Isha Gupta" w:date="2017-05-17T13:21:00Z">
        <w:r w:rsidR="006A689D">
          <w:rPr>
            <w:lang w:val="en-US" w:eastAsia="ja-JP"/>
          </w:rPr>
          <w:t xml:space="preserve">. </w:t>
        </w:r>
      </w:ins>
      <w:ins w:id="1808" w:author="Isha Gupta" w:date="2017-05-17T13:20:00Z">
        <w:r w:rsidRPr="006A689D">
          <w:rPr>
            <w:lang w:val="en-US" w:eastAsia="ja-JP"/>
          </w:rPr>
          <w:t>Every GitHub repository is also a Subversion repository</w:t>
        </w:r>
      </w:ins>
      <w:ins w:id="1809" w:author="Isha Gupta" w:date="2017-05-17T13:23:00Z">
        <w:r w:rsidR="006A689D">
          <w:rPr>
            <w:lang w:val="en-US" w:eastAsia="ja-JP"/>
          </w:rPr>
          <w:t>.</w:t>
        </w:r>
      </w:ins>
    </w:p>
    <w:p w14:paraId="58126CAD" w14:textId="0DDE9F35" w:rsidR="006A689D" w:rsidRDefault="006A689D">
      <w:pPr>
        <w:pStyle w:val="Heading3"/>
        <w:rPr>
          <w:ins w:id="1810" w:author="Isha Gupta" w:date="2017-05-17T13:24:00Z"/>
        </w:rPr>
        <w:pPrChange w:id="1811" w:author="Isha Gupta" w:date="2017-05-17T13:24:00Z">
          <w:pPr>
            <w:pStyle w:val="BodyText"/>
          </w:pPr>
        </w:pPrChange>
      </w:pPr>
      <w:ins w:id="1812" w:author="Isha Gupta" w:date="2017-05-17T13:23:00Z">
        <w:r>
          <w:t>Jenkins</w:t>
        </w:r>
      </w:ins>
      <w:ins w:id="1813" w:author="Isha Gupta" w:date="2017-05-18T10:54:00Z">
        <w:r w:rsidR="00F20CFD">
          <w:t xml:space="preserve"> Continuous Integration Server</w:t>
        </w:r>
      </w:ins>
    </w:p>
    <w:p w14:paraId="5F9CD302" w14:textId="315C2DFF" w:rsidR="006A689D" w:rsidRPr="006A689D" w:rsidRDefault="006A689D" w:rsidP="006A689D">
      <w:pPr>
        <w:pStyle w:val="BodyText"/>
        <w:rPr>
          <w:ins w:id="1814" w:author="Isha Gupta" w:date="2017-05-17T13:23:00Z"/>
          <w:lang w:val="en-US" w:eastAsia="ja-JP"/>
        </w:rPr>
      </w:pPr>
      <w:ins w:id="1815" w:author="Isha Gupta" w:date="2017-05-17T13:24:00Z">
        <w:r>
          <w:rPr>
            <w:lang w:val="en-US" w:eastAsia="ja-JP"/>
          </w:rPr>
          <w:t>Jenkins is an open source Continuous integration server.</w:t>
        </w:r>
      </w:ins>
      <w:ins w:id="1816" w:author="Isha Gupta" w:date="2017-05-18T11:37:00Z">
        <w:r w:rsidR="000E67B5" w:rsidRPr="000E67B5">
          <w:t xml:space="preserve"> </w:t>
        </w:r>
        <w:r w:rsidR="000E67B5">
          <w:t xml:space="preserve">It is helpful in providing </w:t>
        </w:r>
        <w:r w:rsidR="000E67B5" w:rsidRPr="000E67B5">
          <w:rPr>
            <w:lang w:val="en-US" w:eastAsia="ja-JP"/>
          </w:rPr>
          <w:t>continuous integration and continuous delivery of nigh</w:t>
        </w:r>
        <w:r w:rsidR="000E67B5">
          <w:rPr>
            <w:lang w:val="en-US" w:eastAsia="ja-JP"/>
          </w:rPr>
          <w:t>tly builds for the packaged application</w:t>
        </w:r>
        <w:r w:rsidR="000E67B5" w:rsidRPr="000E67B5">
          <w:rPr>
            <w:lang w:val="en-US" w:eastAsia="ja-JP"/>
          </w:rPr>
          <w:t>.</w:t>
        </w:r>
      </w:ins>
      <w:ins w:id="1817" w:author="Isha Gupta" w:date="2017-05-17T13:24:00Z">
        <w:r>
          <w:rPr>
            <w:lang w:val="en-US" w:eastAsia="ja-JP"/>
          </w:rPr>
          <w:t xml:space="preserve"> </w:t>
        </w:r>
      </w:ins>
      <w:ins w:id="1818" w:author="Isha Gupta" w:date="2017-05-17T13:25:00Z">
        <w:r>
          <w:rPr>
            <w:lang w:val="en-US" w:eastAsia="ja-JP"/>
          </w:rPr>
          <w:t xml:space="preserve">One can create different pipelines for different branches in it. </w:t>
        </w:r>
      </w:ins>
      <w:ins w:id="1819" w:author="Isha Gupta" w:date="2017-05-17T13:24:00Z">
        <w:r>
          <w:rPr>
            <w:lang w:val="en-US" w:eastAsia="ja-JP"/>
          </w:rPr>
          <w:t>It will</w:t>
        </w:r>
      </w:ins>
      <w:ins w:id="1820" w:author="Isha Gupta" w:date="2017-05-17T13:25:00Z">
        <w:r>
          <w:rPr>
            <w:lang w:val="en-US" w:eastAsia="ja-JP"/>
          </w:rPr>
          <w:t xml:space="preserve"> be configured to </w:t>
        </w:r>
      </w:ins>
      <w:ins w:id="1821" w:author="Isha Gupta" w:date="2017-05-17T13:24:00Z">
        <w:r>
          <w:rPr>
            <w:lang w:val="en-US" w:eastAsia="ja-JP"/>
          </w:rPr>
          <w:t xml:space="preserve">pull the latest code from the </w:t>
        </w:r>
      </w:ins>
      <w:ins w:id="1822" w:author="Isha Gupta" w:date="2017-05-18T11:37:00Z">
        <w:r w:rsidR="00417CB6">
          <w:rPr>
            <w:lang w:val="en-US" w:eastAsia="ja-JP"/>
          </w:rPr>
          <w:t>GIT</w:t>
        </w:r>
      </w:ins>
      <w:ins w:id="1823" w:author="Isha Gupta" w:date="2017-05-17T13:24:00Z">
        <w:r>
          <w:rPr>
            <w:lang w:val="en-US" w:eastAsia="ja-JP"/>
          </w:rPr>
          <w:t xml:space="preserve"> repository</w:t>
        </w:r>
      </w:ins>
      <w:ins w:id="1824" w:author="Isha Gupta" w:date="2017-05-17T13:25:00Z">
        <w:r>
          <w:rPr>
            <w:lang w:val="en-US" w:eastAsia="ja-JP"/>
          </w:rPr>
          <w:t xml:space="preserve"> into the pipeline and trigger automatic builds</w:t>
        </w:r>
      </w:ins>
      <w:ins w:id="1825" w:author="Isha Gupta" w:date="2017-05-17T13:26:00Z">
        <w:r>
          <w:rPr>
            <w:lang w:val="en-US" w:eastAsia="ja-JP"/>
          </w:rPr>
          <w:t xml:space="preserve">. </w:t>
        </w:r>
      </w:ins>
    </w:p>
    <w:p w14:paraId="198ABCD6" w14:textId="7F5C9990" w:rsidR="006A689D" w:rsidRDefault="006A689D">
      <w:pPr>
        <w:pStyle w:val="Heading3"/>
        <w:rPr>
          <w:ins w:id="1826" w:author="Isha Gupta" w:date="2017-05-17T13:26:00Z"/>
        </w:rPr>
        <w:pPrChange w:id="1827" w:author="Isha Gupta" w:date="2017-05-17T13:24:00Z">
          <w:pPr>
            <w:pStyle w:val="BodyText"/>
          </w:pPr>
        </w:pPrChange>
      </w:pPr>
      <w:ins w:id="1828" w:author="Isha Gupta" w:date="2017-05-17T13:24:00Z">
        <w:r>
          <w:t>Sonarqube</w:t>
        </w:r>
      </w:ins>
      <w:ins w:id="1829" w:author="Isha Gupta" w:date="2017-05-18T10:54:00Z">
        <w:r w:rsidR="00F20CFD">
          <w:t xml:space="preserve"> </w:t>
        </w:r>
      </w:ins>
      <w:ins w:id="1830" w:author="Isha Gupta" w:date="2017-05-18T10:55:00Z">
        <w:r w:rsidR="00F20CFD">
          <w:t>Continuous</w:t>
        </w:r>
      </w:ins>
      <w:ins w:id="1831" w:author="Isha Gupta" w:date="2017-05-18T10:54:00Z">
        <w:r w:rsidR="00F20CFD">
          <w:t xml:space="preserve"> Code Quality Server</w:t>
        </w:r>
      </w:ins>
    </w:p>
    <w:p w14:paraId="480C89ED" w14:textId="6CB368C3" w:rsidR="006A689D" w:rsidRDefault="006A689D" w:rsidP="006A689D">
      <w:pPr>
        <w:pStyle w:val="BodyText"/>
        <w:rPr>
          <w:ins w:id="1832" w:author="Isha Gupta" w:date="2017-05-17T13:35:00Z"/>
          <w:lang w:val="en-US" w:eastAsia="ja-JP"/>
        </w:rPr>
      </w:pPr>
      <w:ins w:id="1833" w:author="Isha Gupta" w:date="2017-05-17T13:26:00Z">
        <w:r>
          <w:rPr>
            <w:lang w:val="en-US" w:eastAsia="ja-JP"/>
          </w:rPr>
          <w:t xml:space="preserve">Sonarqube is also an open source </w:t>
        </w:r>
      </w:ins>
      <w:ins w:id="1834" w:author="Isha Gupta" w:date="2017-05-17T13:29:00Z">
        <w:r>
          <w:rPr>
            <w:lang w:val="en-US" w:eastAsia="ja-JP"/>
          </w:rPr>
          <w:t xml:space="preserve">tool for </w:t>
        </w:r>
      </w:ins>
      <w:ins w:id="1835" w:author="Isha Gupta" w:date="2017-05-17T13:30:00Z">
        <w:r>
          <w:rPr>
            <w:lang w:val="en-US" w:eastAsia="ja-JP"/>
          </w:rPr>
          <w:t>continuously analyzing</w:t>
        </w:r>
      </w:ins>
      <w:ins w:id="1836" w:author="Isha Gupta" w:date="2017-05-17T13:29:00Z">
        <w:r>
          <w:rPr>
            <w:lang w:val="en-US" w:eastAsia="ja-JP"/>
          </w:rPr>
          <w:t xml:space="preserve"> </w:t>
        </w:r>
      </w:ins>
      <w:ins w:id="1837" w:author="Isha Gupta" w:date="2017-05-17T13:31:00Z">
        <w:r w:rsidR="00FF73D5">
          <w:rPr>
            <w:lang w:val="en-US" w:eastAsia="ja-JP"/>
          </w:rPr>
          <w:t xml:space="preserve">and measuring </w:t>
        </w:r>
      </w:ins>
      <w:ins w:id="1838" w:author="Isha Gupta" w:date="2017-05-17T13:29:00Z">
        <w:r>
          <w:rPr>
            <w:lang w:val="en-US" w:eastAsia="ja-JP"/>
          </w:rPr>
          <w:t xml:space="preserve">source code quality. It can be integrated with </w:t>
        </w:r>
      </w:ins>
      <w:ins w:id="1839" w:author="Isha Gupta" w:date="2017-05-17T13:30:00Z">
        <w:r>
          <w:rPr>
            <w:lang w:val="en-US" w:eastAsia="ja-JP"/>
          </w:rPr>
          <w:t>continuous</w:t>
        </w:r>
      </w:ins>
      <w:ins w:id="1840" w:author="Isha Gupta" w:date="2017-05-17T13:29:00Z">
        <w:r>
          <w:rPr>
            <w:lang w:val="en-US" w:eastAsia="ja-JP"/>
          </w:rPr>
          <w:t xml:space="preserve"> </w:t>
        </w:r>
      </w:ins>
      <w:ins w:id="1841" w:author="Isha Gupta" w:date="2017-05-17T13:30:00Z">
        <w:r>
          <w:rPr>
            <w:lang w:val="en-US" w:eastAsia="ja-JP"/>
          </w:rPr>
          <w:t xml:space="preserve">builds as a build step in Jenkins. </w:t>
        </w:r>
      </w:ins>
      <w:ins w:id="1842" w:author="Isha Gupta" w:date="2017-05-17T13:32:00Z">
        <w:r w:rsidR="00FF73D5">
          <w:rPr>
            <w:lang w:val="en-US" w:eastAsia="ja-JP"/>
          </w:rPr>
          <w:t>It combines static and dynamic code analysis.</w:t>
        </w:r>
      </w:ins>
      <w:ins w:id="1843" w:author="Isha Gupta" w:date="2017-05-17T13:30:00Z">
        <w:r>
          <w:rPr>
            <w:lang w:val="en-US" w:eastAsia="ja-JP"/>
          </w:rPr>
          <w:t xml:space="preserve"> </w:t>
        </w:r>
      </w:ins>
      <w:ins w:id="1844" w:author="Isha Gupta" w:date="2017-05-17T13:31:00Z">
        <w:r w:rsidR="00FF73D5">
          <w:rPr>
            <w:lang w:val="en-US" w:eastAsia="ja-JP"/>
          </w:rPr>
          <w:lastRenderedPageBreak/>
          <w:t>It allows development team</w:t>
        </w:r>
      </w:ins>
      <w:ins w:id="1845" w:author="Isha Gupta" w:date="2017-05-17T13:32:00Z">
        <w:r w:rsidR="00FF73D5">
          <w:rPr>
            <w:lang w:val="en-US" w:eastAsia="ja-JP"/>
          </w:rPr>
          <w:t>s</w:t>
        </w:r>
      </w:ins>
      <w:ins w:id="1846" w:author="Isha Gupta" w:date="2017-05-17T13:31:00Z">
        <w:r w:rsidR="00FF73D5">
          <w:rPr>
            <w:lang w:val="en-US" w:eastAsia="ja-JP"/>
          </w:rPr>
          <w:t xml:space="preserve"> to monitor project health</w:t>
        </w:r>
      </w:ins>
      <w:ins w:id="1847" w:author="Isha Gupta" w:date="2017-05-17T13:32:00Z">
        <w:r w:rsidR="00FF73D5">
          <w:rPr>
            <w:lang w:val="en-US" w:eastAsia="ja-JP"/>
          </w:rPr>
          <w:t xml:space="preserve"> by identifying bugs and code vulnerabilities. It also provides an </w:t>
        </w:r>
      </w:ins>
      <w:ins w:id="1848" w:author="Isha Gupta" w:date="2017-05-17T13:33:00Z">
        <w:r w:rsidR="00FF73D5">
          <w:rPr>
            <w:lang w:val="en-US" w:eastAsia="ja-JP"/>
          </w:rPr>
          <w:t xml:space="preserve">effort estimate to resolve the bugs. It stores its reports in a database. Any database like MySQL, </w:t>
        </w:r>
      </w:ins>
      <w:ins w:id="1849" w:author="Isha Gupta" w:date="2017-05-17T13:36:00Z">
        <w:r w:rsidR="007B0CCD">
          <w:rPr>
            <w:lang w:val="en-US" w:eastAsia="ja-JP"/>
          </w:rPr>
          <w:t>Postgre</w:t>
        </w:r>
      </w:ins>
      <w:ins w:id="1850" w:author="Isha Gupta" w:date="2017-05-17T13:33:00Z">
        <w:r w:rsidR="00FF73D5">
          <w:rPr>
            <w:lang w:val="en-US" w:eastAsia="ja-JP"/>
          </w:rPr>
          <w:t>, SQL Server can be configured with Sonarqube server to store the analysis per build.</w:t>
        </w:r>
      </w:ins>
      <w:ins w:id="1851" w:author="Isha Gupta" w:date="2017-05-17T13:34:00Z">
        <w:r w:rsidR="007B0CCD">
          <w:rPr>
            <w:lang w:val="en-US" w:eastAsia="ja-JP"/>
          </w:rPr>
          <w:t xml:space="preserve"> Here we used Postgre as it is an open source database with greater scalability options.</w:t>
        </w:r>
      </w:ins>
    </w:p>
    <w:p w14:paraId="17990325" w14:textId="034EEAB8" w:rsidR="00126BE8" w:rsidRDefault="00126BE8">
      <w:pPr>
        <w:pStyle w:val="Heading3"/>
        <w:rPr>
          <w:ins w:id="1852" w:author="Isha Gupta" w:date="2017-05-17T13:44:00Z"/>
        </w:rPr>
        <w:pPrChange w:id="1853" w:author="Isha Gupta" w:date="2017-05-17T13:35:00Z">
          <w:pPr>
            <w:pStyle w:val="BodyText"/>
          </w:pPr>
        </w:pPrChange>
      </w:pPr>
      <w:ins w:id="1854" w:author="Isha Gupta" w:date="2017-05-17T13:44:00Z">
        <w:r>
          <w:t>Web Server</w:t>
        </w:r>
      </w:ins>
    </w:p>
    <w:p w14:paraId="0E7F2C46" w14:textId="39E8CE7A" w:rsidR="00126BE8" w:rsidRPr="00126BE8" w:rsidRDefault="00126BE8" w:rsidP="00126BE8">
      <w:pPr>
        <w:pStyle w:val="BodyText"/>
        <w:rPr>
          <w:ins w:id="1855" w:author="Isha Gupta" w:date="2017-05-17T13:44:00Z"/>
          <w:lang w:val="en-US" w:eastAsia="ja-JP"/>
          <w:rPrChange w:id="1856" w:author="Isha Gupta" w:date="2017-05-17T13:44:00Z">
            <w:rPr>
              <w:ins w:id="1857" w:author="Isha Gupta" w:date="2017-05-17T13:44:00Z"/>
            </w:rPr>
          </w:rPrChange>
        </w:rPr>
      </w:pPr>
      <w:ins w:id="1858" w:author="Isha Gupta" w:date="2017-05-17T13:44:00Z">
        <w:r>
          <w:rPr>
            <w:lang w:val="en-US" w:eastAsia="ja-JP"/>
          </w:rPr>
          <w:t>Web server helps in request filtering, authentication</w:t>
        </w:r>
      </w:ins>
      <w:ins w:id="1859" w:author="Isha Gupta" w:date="2017-05-17T13:45:00Z">
        <w:r>
          <w:rPr>
            <w:lang w:val="en-US" w:eastAsia="ja-JP"/>
          </w:rPr>
          <w:t xml:space="preserve">, failed request tracing. </w:t>
        </w:r>
      </w:ins>
      <w:ins w:id="1860" w:author="Isha Gupta" w:date="2017-05-17T13:47:00Z">
        <w:r>
          <w:rPr>
            <w:lang w:val="en-US" w:eastAsia="ja-JP"/>
          </w:rPr>
          <w:t>Helps in implementing security and diagnostic features.</w:t>
        </w:r>
      </w:ins>
      <w:ins w:id="1861" w:author="Isha Gupta" w:date="2017-05-17T14:01:00Z">
        <w:r w:rsidR="005F2D8D">
          <w:rPr>
            <w:lang w:val="en-US" w:eastAsia="ja-JP"/>
          </w:rPr>
          <w:t xml:space="preserve"> It will be responsible for accepting HTTP requests from the clients and serving back HTTP responses like </w:t>
        </w:r>
      </w:ins>
      <w:ins w:id="1862" w:author="Isha Gupta" w:date="2017-05-17T14:02:00Z">
        <w:r w:rsidR="005F2D8D">
          <w:rPr>
            <w:lang w:val="en-US" w:eastAsia="ja-JP"/>
          </w:rPr>
          <w:t xml:space="preserve">html </w:t>
        </w:r>
      </w:ins>
      <w:ins w:id="1863" w:author="Isha Gupta" w:date="2017-05-17T14:01:00Z">
        <w:r w:rsidR="005F2D8D">
          <w:rPr>
            <w:lang w:val="en-US" w:eastAsia="ja-JP"/>
          </w:rPr>
          <w:t>webpages</w:t>
        </w:r>
      </w:ins>
      <w:ins w:id="1864" w:author="Isha Gupta" w:date="2017-05-17T14:02:00Z">
        <w:r w:rsidR="005F2D8D">
          <w:rPr>
            <w:lang w:val="en-US" w:eastAsia="ja-JP"/>
          </w:rPr>
          <w:t xml:space="preserve">. </w:t>
        </w:r>
      </w:ins>
      <w:ins w:id="1865" w:author="Isha Gupta" w:date="2017-05-17T13:45:00Z">
        <w:r>
          <w:rPr>
            <w:lang w:val="en-US" w:eastAsia="ja-JP"/>
          </w:rPr>
          <w:t xml:space="preserve">IIS 7 </w:t>
        </w:r>
      </w:ins>
      <w:ins w:id="1866" w:author="Isha Gupta" w:date="2017-05-17T13:46:00Z">
        <w:r>
          <w:rPr>
            <w:lang w:val="en-US" w:eastAsia="ja-JP"/>
          </w:rPr>
          <w:t>Web server will be used for hosting the application</w:t>
        </w:r>
      </w:ins>
    </w:p>
    <w:p w14:paraId="05CC513D" w14:textId="2A6FA1A5" w:rsidR="007B0CCD" w:rsidRDefault="007B0CCD">
      <w:pPr>
        <w:pStyle w:val="Heading3"/>
        <w:rPr>
          <w:ins w:id="1867" w:author="Isha Gupta" w:date="2017-05-17T13:36:00Z"/>
        </w:rPr>
        <w:pPrChange w:id="1868" w:author="Isha Gupta" w:date="2017-05-17T13:35:00Z">
          <w:pPr>
            <w:pStyle w:val="BodyText"/>
          </w:pPr>
        </w:pPrChange>
      </w:pPr>
      <w:ins w:id="1869" w:author="Isha Gupta" w:date="2017-05-17T13:36:00Z">
        <w:r>
          <w:t xml:space="preserve">E-Policy Insurance Portal </w:t>
        </w:r>
      </w:ins>
      <w:ins w:id="1870" w:author="Isha Gupta" w:date="2017-05-17T13:35:00Z">
        <w:r>
          <w:t>Application Server</w:t>
        </w:r>
      </w:ins>
    </w:p>
    <w:p w14:paraId="1D0370B4" w14:textId="0BFF333D" w:rsidR="00531D2E" w:rsidRDefault="00126BE8" w:rsidP="007B0CCD">
      <w:pPr>
        <w:pStyle w:val="BodyText"/>
        <w:rPr>
          <w:ins w:id="1871" w:author="Isha Gupta" w:date="2017-05-17T14:04:00Z"/>
          <w:lang w:val="en-US" w:eastAsia="ja-JP"/>
        </w:rPr>
      </w:pPr>
      <w:ins w:id="1872" w:author="Isha Gupta" w:date="2017-05-17T13:49:00Z">
        <w:r>
          <w:rPr>
            <w:lang w:val="en-US" w:eastAsia="ja-JP"/>
          </w:rPr>
          <w:t xml:space="preserve">This is going to be another IIS hosting where </w:t>
        </w:r>
      </w:ins>
      <w:ins w:id="1873" w:author="Isha Gupta" w:date="2017-05-17T13:59:00Z">
        <w:r w:rsidR="005F2D8D">
          <w:rPr>
            <w:lang w:val="en-US" w:eastAsia="ja-JP"/>
          </w:rPr>
          <w:t xml:space="preserve">e-policy portal </w:t>
        </w:r>
      </w:ins>
      <w:ins w:id="1874" w:author="Isha Gupta" w:date="2017-05-17T13:36:00Z">
        <w:r w:rsidR="005F2D8D">
          <w:rPr>
            <w:lang w:val="en-US" w:eastAsia="ja-JP"/>
          </w:rPr>
          <w:t>a</w:t>
        </w:r>
        <w:r w:rsidR="007B0CCD">
          <w:rPr>
            <w:lang w:val="en-US" w:eastAsia="ja-JP"/>
          </w:rPr>
          <w:t xml:space="preserve">pplication </w:t>
        </w:r>
      </w:ins>
      <w:ins w:id="1875" w:author="Isha Gupta" w:date="2017-05-17T13:50:00Z">
        <w:r>
          <w:rPr>
            <w:lang w:val="en-US" w:eastAsia="ja-JP"/>
          </w:rPr>
          <w:t xml:space="preserve">services </w:t>
        </w:r>
      </w:ins>
      <w:ins w:id="1876" w:author="Isha Gupta" w:date="2017-05-17T13:36:00Z">
        <w:r w:rsidR="005F2D8D">
          <w:rPr>
            <w:lang w:val="en-US" w:eastAsia="ja-JP"/>
          </w:rPr>
          <w:t>will be deployed</w:t>
        </w:r>
        <w:r w:rsidR="007B0CCD">
          <w:rPr>
            <w:lang w:val="en-US" w:eastAsia="ja-JP"/>
          </w:rPr>
          <w:t xml:space="preserve">. </w:t>
        </w:r>
      </w:ins>
      <w:ins w:id="1877" w:author="Isha Gupta" w:date="2017-05-17T14:00:00Z">
        <w:r w:rsidR="005F2D8D">
          <w:rPr>
            <w:lang w:val="en-US" w:eastAsia="ja-JP"/>
          </w:rPr>
          <w:t xml:space="preserve"> </w:t>
        </w:r>
      </w:ins>
      <w:ins w:id="1878" w:author="Isha Gupta" w:date="2017-05-17T14:03:00Z">
        <w:r w:rsidR="005F2D8D">
          <w:rPr>
            <w:lang w:val="en-US" w:eastAsia="ja-JP"/>
          </w:rPr>
          <w:t xml:space="preserve">Scripts deployed on web server </w:t>
        </w:r>
        <w:r w:rsidR="00531D2E">
          <w:rPr>
            <w:lang w:val="en-US" w:eastAsia="ja-JP"/>
          </w:rPr>
          <w:t xml:space="preserve">will call application server to perform operations or return </w:t>
        </w:r>
      </w:ins>
      <w:ins w:id="1879" w:author="Isha Gupta" w:date="2017-05-17T14:04:00Z">
        <w:r w:rsidR="00531D2E">
          <w:rPr>
            <w:lang w:val="en-US" w:eastAsia="ja-JP"/>
          </w:rPr>
          <w:t xml:space="preserve">relevant </w:t>
        </w:r>
      </w:ins>
      <w:ins w:id="1880" w:author="Isha Gupta" w:date="2017-05-17T14:03:00Z">
        <w:r w:rsidR="00531D2E">
          <w:rPr>
            <w:lang w:val="en-US" w:eastAsia="ja-JP"/>
          </w:rPr>
          <w:t>data.</w:t>
        </w:r>
      </w:ins>
    </w:p>
    <w:p w14:paraId="3AA63433" w14:textId="08AC839F" w:rsidR="00531D2E" w:rsidRDefault="00531D2E">
      <w:pPr>
        <w:pStyle w:val="Heading3"/>
        <w:rPr>
          <w:ins w:id="1881" w:author="Isha Gupta" w:date="2017-05-17T14:05:00Z"/>
        </w:rPr>
        <w:pPrChange w:id="1882" w:author="Isha Gupta" w:date="2017-05-17T14:04:00Z">
          <w:pPr>
            <w:pStyle w:val="BodyText"/>
          </w:pPr>
        </w:pPrChange>
      </w:pPr>
      <w:ins w:id="1883" w:author="Isha Gupta" w:date="2017-05-17T14:05:00Z">
        <w:r>
          <w:t xml:space="preserve">Application </w:t>
        </w:r>
      </w:ins>
      <w:ins w:id="1884" w:author="Isha Gupta" w:date="2017-05-17T14:04:00Z">
        <w:r>
          <w:t xml:space="preserve">Database </w:t>
        </w:r>
      </w:ins>
    </w:p>
    <w:p w14:paraId="3F51E37E" w14:textId="18C80608" w:rsidR="00531D2E" w:rsidRDefault="00531D2E" w:rsidP="00531D2E">
      <w:pPr>
        <w:pStyle w:val="BodyText"/>
        <w:rPr>
          <w:ins w:id="1885" w:author="Isha Gupta" w:date="2017-05-17T14:18:00Z"/>
          <w:lang w:val="en-US" w:eastAsia="ja-JP"/>
        </w:rPr>
      </w:pPr>
      <w:ins w:id="1886" w:author="Isha Gupta" w:date="2017-05-17T14:12:00Z">
        <w:r>
          <w:rPr>
            <w:lang w:val="en-US" w:eastAsia="ja-JP"/>
          </w:rPr>
          <w:t>This database would be responsible for managing the application data.</w:t>
        </w:r>
      </w:ins>
      <w:ins w:id="1887" w:author="Isha Gupta" w:date="2017-05-17T14:18:00Z">
        <w:r>
          <w:rPr>
            <w:lang w:val="en-US" w:eastAsia="ja-JP"/>
          </w:rPr>
          <w:t xml:space="preserve"> </w:t>
        </w:r>
      </w:ins>
      <w:ins w:id="1888" w:author="Isha Gupta" w:date="2017-05-17T14:05:00Z">
        <w:r>
          <w:rPr>
            <w:lang w:val="en-US" w:eastAsia="ja-JP"/>
          </w:rPr>
          <w:t>Sql Server will be used for the application database.</w:t>
        </w:r>
      </w:ins>
    </w:p>
    <w:p w14:paraId="4C9C2072" w14:textId="12BE5B2B" w:rsidR="00DB5953" w:rsidRPr="00531D2E" w:rsidRDefault="00DB5953">
      <w:pPr>
        <w:pStyle w:val="Heading3"/>
        <w:rPr>
          <w:ins w:id="1889" w:author="Isha Gupta" w:date="2017-05-17T13:33:00Z"/>
        </w:rPr>
        <w:pPrChange w:id="1890" w:author="Isha Gupta" w:date="2017-05-17T14:19:00Z">
          <w:pPr>
            <w:pStyle w:val="BodyText"/>
          </w:pPr>
        </w:pPrChange>
      </w:pPr>
      <w:ins w:id="1891" w:author="Isha Gupta" w:date="2017-05-17T14:18:00Z">
        <w:r>
          <w:t>External Third Party Services</w:t>
        </w:r>
      </w:ins>
    </w:p>
    <w:p w14:paraId="6C42626A" w14:textId="2D531655" w:rsidR="00FF73D5" w:rsidRPr="006A689D" w:rsidRDefault="00DB5953" w:rsidP="006A689D">
      <w:pPr>
        <w:pStyle w:val="BodyText"/>
        <w:rPr>
          <w:ins w:id="1892" w:author="Isha Gupta" w:date="2017-05-17T13:21:00Z"/>
          <w:lang w:val="en-US" w:eastAsia="ja-JP"/>
        </w:rPr>
      </w:pPr>
      <w:ins w:id="1893" w:author="Isha Gupta" w:date="2017-05-17T14:19:00Z">
        <w:r>
          <w:rPr>
            <w:lang w:val="en-US" w:eastAsia="ja-JP"/>
          </w:rPr>
          <w:t xml:space="preserve">This component helps in consolidating all the domain services required for this application, like, underwriting service, payment provider service, </w:t>
        </w:r>
      </w:ins>
      <w:ins w:id="1894" w:author="Isha Gupta" w:date="2017-05-17T14:54:00Z">
        <w:r w:rsidR="00A61BE1">
          <w:rPr>
            <w:lang w:val="en-US" w:eastAsia="ja-JP"/>
          </w:rPr>
          <w:t xml:space="preserve">mainframe &amp; Document repository </w:t>
        </w:r>
      </w:ins>
      <w:ins w:id="1895" w:author="Isha Gupta" w:date="2017-05-17T14:19:00Z">
        <w:r>
          <w:rPr>
            <w:lang w:val="en-US" w:eastAsia="ja-JP"/>
          </w:rPr>
          <w:t>etc.</w:t>
        </w:r>
      </w:ins>
    </w:p>
    <w:p w14:paraId="329FD4C6" w14:textId="68986B91" w:rsidR="00B16E93" w:rsidRPr="00834273" w:rsidDel="007F5593" w:rsidRDefault="00B16E93">
      <w:pPr>
        <w:pStyle w:val="Heading3"/>
        <w:rPr>
          <w:del w:id="1896" w:author="Isha Gupta" w:date="2017-05-08T12:12:00Z"/>
          <w:moveFrom w:id="1897" w:author="Isha Gupta" w:date="2017-04-30T17:14:00Z"/>
          <w:rFonts w:asciiTheme="minorHAnsi" w:eastAsiaTheme="minorHAnsi" w:hAnsiTheme="minorHAnsi" w:cstheme="minorBidi"/>
          <w:b w:val="0"/>
          <w:color w:val="auto"/>
          <w:sz w:val="22"/>
        </w:rPr>
        <w:pPrChange w:id="1898" w:author="Isha Gupta" w:date="2017-05-17T13:24:00Z">
          <w:pPr>
            <w:pStyle w:val="Heading2"/>
          </w:pPr>
        </w:pPrChange>
      </w:pPr>
      <w:moveFromRangeStart w:id="1899" w:author="Isha Gupta" w:date="2017-04-30T17:14:00Z" w:name="move481335798"/>
      <w:moveFrom w:id="1900" w:author="Isha Gupta" w:date="2017-04-30T17:14:00Z">
        <w:del w:id="1901" w:author="Isha Gupta" w:date="2017-05-08T12:12:00Z">
          <w:r w:rsidRPr="006A689D" w:rsidDel="007F5593">
            <w:rPr>
              <w:rFonts w:ascii="Segoe UI" w:eastAsiaTheme="minorHAnsi" w:hAnsi="Segoe UI" w:cs="Segoe UI"/>
              <w:color w:val="111111"/>
              <w:sz w:val="21"/>
              <w:szCs w:val="21"/>
              <w:shd w:val="clear" w:color="auto" w:fill="FFFFFF"/>
              <w:lang w:val="en-IN" w:eastAsia="en-US"/>
              <w:rPrChange w:id="1902" w:author="Isha Gupta" w:date="2017-05-17T13:21:00Z">
                <w:rPr/>
              </w:rPrChange>
            </w:rPr>
            <w:delText>Components Description</w:delText>
          </w:r>
          <w:bookmarkStart w:id="1903" w:name="_Toc482009030"/>
          <w:bookmarkStart w:id="1904" w:name="_Toc482009089"/>
          <w:bookmarkStart w:id="1905" w:name="_Toc482009642"/>
          <w:bookmarkEnd w:id="1903"/>
          <w:bookmarkEnd w:id="1904"/>
          <w:bookmarkEnd w:id="1905"/>
        </w:del>
      </w:moveFrom>
    </w:p>
    <w:moveFromRangeEnd w:id="1899"/>
    <w:p w14:paraId="38B26FEB" w14:textId="0F0E6238" w:rsidR="00B16E93" w:rsidRPr="00693D7D" w:rsidDel="007F5593" w:rsidRDefault="00B16E93">
      <w:pPr>
        <w:pStyle w:val="Heading2"/>
        <w:numPr>
          <w:ilvl w:val="0"/>
          <w:numId w:val="0"/>
        </w:numPr>
        <w:rPr>
          <w:del w:id="1906" w:author="Isha Gupta" w:date="2017-05-08T12:12:00Z"/>
          <w:rFonts w:ascii="Segoe UI" w:hAnsi="Segoe UI" w:cs="Segoe UI"/>
          <w:color w:val="111111"/>
          <w:sz w:val="21"/>
          <w:szCs w:val="21"/>
          <w:shd w:val="clear" w:color="auto" w:fill="FFFFFF"/>
          <w:rPrChange w:id="1907" w:author="Isha Gupta" w:date="2017-04-30T17:51:00Z">
            <w:rPr>
              <w:del w:id="1908" w:author="Isha Gupta" w:date="2017-05-08T12:12:00Z"/>
            </w:rPr>
          </w:rPrChange>
        </w:rPr>
        <w:pPrChange w:id="1909" w:author="Isha Gupta" w:date="2017-04-30T17:45:00Z">
          <w:pPr>
            <w:pStyle w:val="BodyText"/>
          </w:pPr>
        </w:pPrChange>
      </w:pPr>
      <w:del w:id="1910" w:author="Isha Gupta" w:date="2017-04-27T10:56:00Z">
        <w:r w:rsidRPr="007F5593" w:rsidDel="00451FBC">
          <w:rPr>
            <w:rFonts w:ascii="Segoe UI" w:hAnsi="Segoe UI" w:cs="Segoe UI"/>
            <w:b w:val="0"/>
            <w:color w:val="111111"/>
            <w:sz w:val="21"/>
            <w:szCs w:val="21"/>
            <w:shd w:val="clear" w:color="auto" w:fill="FFFFFF"/>
            <w:rPrChange w:id="1911" w:author="Isha Gupta" w:date="2017-05-08T12:11:00Z">
              <w:rPr>
                <w:b/>
              </w:rPr>
            </w:rPrChange>
          </w:rPr>
          <w:delText>[todo]</w:delText>
        </w:r>
      </w:del>
      <w:bookmarkStart w:id="1912" w:name="_Toc482009031"/>
      <w:bookmarkStart w:id="1913" w:name="_Toc482009090"/>
      <w:bookmarkStart w:id="1914" w:name="_Toc482009643"/>
      <w:bookmarkEnd w:id="1912"/>
      <w:bookmarkEnd w:id="1913"/>
      <w:bookmarkEnd w:id="1914"/>
    </w:p>
    <w:p w14:paraId="307C68DB" w14:textId="44BB9260" w:rsidR="00B16E93" w:rsidDel="00406C1C" w:rsidRDefault="00B16E93" w:rsidP="00B16E93">
      <w:pPr>
        <w:pStyle w:val="Heading3"/>
        <w:rPr>
          <w:del w:id="1915" w:author="Isha Gupta" w:date="2017-04-27T10:56:00Z"/>
        </w:rPr>
      </w:pPr>
      <w:del w:id="1916" w:author="Isha Gupta" w:date="2017-04-27T10:56:00Z">
        <w:r w:rsidDel="00406C1C">
          <w:delText>&lt;Component 1&gt;</w:delText>
        </w:r>
      </w:del>
    </w:p>
    <w:p w14:paraId="2FCF7546" w14:textId="77777777" w:rsidR="00B16E93" w:rsidRPr="00B16E93" w:rsidRDefault="00B16E93" w:rsidP="00B16E93">
      <w:pPr>
        <w:pStyle w:val="BodyText"/>
        <w:rPr>
          <w:lang w:val="en-US" w:eastAsia="ja-JP"/>
        </w:rPr>
      </w:pPr>
      <w:del w:id="1917" w:author="Isha Gupta" w:date="2017-04-27T10:56:00Z">
        <w:r w:rsidDel="00406C1C">
          <w:rPr>
            <w:lang w:val="en-US" w:eastAsia="ja-JP"/>
          </w:rPr>
          <w:delText>[todo]</w:delText>
        </w:r>
      </w:del>
    </w:p>
    <w:p w14:paraId="44D2BE7E" w14:textId="37534571" w:rsidR="00B16E93" w:rsidDel="00406C1C" w:rsidRDefault="00B16E93" w:rsidP="00B16E93">
      <w:pPr>
        <w:pStyle w:val="Heading3"/>
        <w:rPr>
          <w:del w:id="1918" w:author="Isha Gupta" w:date="2017-04-27T10:57:00Z"/>
        </w:rPr>
      </w:pPr>
      <w:del w:id="1919" w:author="Isha Gupta" w:date="2017-04-27T10:57:00Z">
        <w:r w:rsidDel="00406C1C">
          <w:delText>&lt;Component 2&gt;</w:delText>
        </w:r>
      </w:del>
    </w:p>
    <w:p w14:paraId="63E2CD39" w14:textId="43EC298E" w:rsidR="00B16E93" w:rsidRPr="00B16E93" w:rsidDel="00406C1C" w:rsidRDefault="00B16E93" w:rsidP="00B16E93">
      <w:pPr>
        <w:pStyle w:val="BodyText"/>
        <w:rPr>
          <w:del w:id="1920" w:author="Isha Gupta" w:date="2017-04-27T10:57:00Z"/>
          <w:lang w:val="en-US" w:eastAsia="ja-JP"/>
        </w:rPr>
      </w:pPr>
      <w:del w:id="1921" w:author="Isha Gupta" w:date="2017-04-27T10:57:00Z">
        <w:r w:rsidDel="00406C1C">
          <w:rPr>
            <w:lang w:val="en-US" w:eastAsia="ja-JP"/>
          </w:rPr>
          <w:delText>[todo]</w:delText>
        </w:r>
      </w:del>
    </w:p>
    <w:p w14:paraId="0EE801AA" w14:textId="517BDB69" w:rsidR="00B16E93" w:rsidDel="00845AA2" w:rsidRDefault="00B16E93" w:rsidP="00B16E93">
      <w:pPr>
        <w:pStyle w:val="Heading2"/>
        <w:rPr>
          <w:del w:id="1922" w:author="Isha Gupta" w:date="2017-04-30T17:16:00Z"/>
        </w:rPr>
      </w:pPr>
      <w:del w:id="1923" w:author="Isha Gupta" w:date="2017-04-30T17:16:00Z">
        <w:r w:rsidDel="00845AA2">
          <w:delText>Trade Offs Made</w:delText>
        </w:r>
      </w:del>
    </w:p>
    <w:p w14:paraId="75949731" w14:textId="02222EEA" w:rsidR="00106186" w:rsidRPr="00B16E93" w:rsidDel="00845AA2" w:rsidRDefault="00106186" w:rsidP="00106186">
      <w:pPr>
        <w:pStyle w:val="BodyText"/>
        <w:rPr>
          <w:del w:id="1924" w:author="Isha Gupta" w:date="2017-04-30T17:16:00Z"/>
          <w:lang w:val="en-US" w:eastAsia="ja-JP"/>
        </w:rPr>
      </w:pPr>
      <w:del w:id="1925" w:author="Isha Gupta" w:date="2017-04-30T17:16:00Z">
        <w:r w:rsidDel="00845AA2">
          <w:rPr>
            <w:lang w:val="en-US" w:eastAsia="ja-JP"/>
          </w:rPr>
          <w:delText>[todo]</w:delText>
        </w:r>
      </w:del>
    </w:p>
    <w:p w14:paraId="60793B18" w14:textId="77777777" w:rsidR="00106186" w:rsidRDefault="00106186" w:rsidP="00106186">
      <w:pPr>
        <w:pStyle w:val="BodyText"/>
        <w:rPr>
          <w:lang w:val="en-US" w:eastAsia="ja-JP"/>
        </w:rPr>
      </w:pPr>
    </w:p>
    <w:p w14:paraId="6265512B" w14:textId="4A0548F7" w:rsidR="00BF658A" w:rsidRPr="00265CF5" w:rsidDel="007F3F75" w:rsidRDefault="00BF658A" w:rsidP="00BF658A">
      <w:pPr>
        <w:pStyle w:val="Heading1"/>
        <w:rPr>
          <w:del w:id="1926" w:author="Isha Gupta" w:date="2017-05-18T11:45:00Z"/>
          <w:moveTo w:id="1927" w:author="Isha Gupta" w:date="2017-05-17T10:50:00Z"/>
        </w:rPr>
      </w:pPr>
      <w:bookmarkStart w:id="1928" w:name="_Toc482009651"/>
      <w:moveToRangeStart w:id="1929" w:author="Isha Gupta" w:date="2017-05-17T10:50:00Z" w:name="move482781545"/>
      <w:moveTo w:id="1930" w:author="Isha Gupta" w:date="2017-05-17T10:50:00Z">
        <w:del w:id="1931" w:author="Isha Gupta" w:date="2017-05-18T11:45:00Z">
          <w:r w:rsidDel="007F3F75">
            <w:delText>NFR Considerations</w:delText>
          </w:r>
        </w:del>
      </w:moveTo>
    </w:p>
    <w:p w14:paraId="63E7C589" w14:textId="47CD0006" w:rsidR="00BF658A" w:rsidDel="007F3F75" w:rsidRDefault="00BF658A" w:rsidP="00BF658A">
      <w:pPr>
        <w:pStyle w:val="Heading2"/>
        <w:rPr>
          <w:del w:id="1932" w:author="Isha Gupta" w:date="2017-05-18T11:45:00Z"/>
          <w:moveTo w:id="1933" w:author="Isha Gupta" w:date="2017-05-17T10:50:00Z"/>
        </w:rPr>
      </w:pPr>
      <w:moveTo w:id="1934" w:author="Isha Gupta" w:date="2017-05-17T10:50:00Z">
        <w:del w:id="1935" w:author="Isha Gupta" w:date="2017-05-18T11:45:00Z">
          <w:r w:rsidDel="007F3F75">
            <w:delText>Usability</w:delText>
          </w:r>
        </w:del>
      </w:moveTo>
    </w:p>
    <w:p w14:paraId="4D91F1EF" w14:textId="4F1A6058" w:rsidR="00BF658A" w:rsidRPr="009A3736" w:rsidDel="002A1872" w:rsidRDefault="00BF658A" w:rsidP="00BF658A">
      <w:pPr>
        <w:pStyle w:val="BulletList1"/>
        <w:rPr>
          <w:del w:id="1936" w:author="Isha Gupta" w:date="2017-05-17T15:15:00Z"/>
          <w:moveTo w:id="1937" w:author="Isha Gupta" w:date="2017-05-17T10:50:00Z"/>
        </w:rPr>
      </w:pPr>
      <w:moveTo w:id="1938" w:author="Isha Gupta" w:date="2017-05-17T10:50:00Z">
        <w:del w:id="1939" w:author="Isha Gupta" w:date="2017-05-17T15:15:00Z">
          <w:r w:rsidRPr="009A3736" w:rsidDel="002A1872">
            <w:delText>Speed of Use</w:delText>
          </w:r>
        </w:del>
      </w:moveTo>
    </w:p>
    <w:p w14:paraId="72FB3D81" w14:textId="12AB0415" w:rsidR="00BF658A" w:rsidRPr="009A3736" w:rsidDel="002A1872" w:rsidRDefault="00BF658A" w:rsidP="00BF658A">
      <w:pPr>
        <w:pStyle w:val="BulletList2"/>
        <w:rPr>
          <w:del w:id="1940" w:author="Isha Gupta" w:date="2017-05-17T15:15:00Z"/>
          <w:moveTo w:id="1941" w:author="Isha Gupta" w:date="2017-05-17T10:50:00Z"/>
        </w:rPr>
      </w:pPr>
      <w:moveTo w:id="1942" w:author="Isha Gupta" w:date="2017-05-17T10:50:00Z">
        <w:del w:id="1943" w:author="Isha Gupta" w:date="2017-05-17T15:15:00Z">
          <w:r w:rsidRPr="009A3736" w:rsidDel="002A1872">
            <w:delText>I</w:delText>
          </w:r>
          <w:commentRangeStart w:id="1944"/>
          <w:r w:rsidRPr="009A3736" w:rsidDel="002A1872">
            <w:delText>s it particularly important that users be protected from making errors?</w:delText>
          </w:r>
          <w:commentRangeEnd w:id="1944"/>
          <w:r w:rsidDel="002A1872">
            <w:rPr>
              <w:rStyle w:val="CommentReference"/>
            </w:rPr>
            <w:commentReference w:id="1944"/>
          </w:r>
        </w:del>
      </w:moveTo>
    </w:p>
    <w:p w14:paraId="2B737C58" w14:textId="7D4D4320" w:rsidR="00BF658A" w:rsidRPr="009A3736" w:rsidDel="00DB2681" w:rsidRDefault="00BF658A" w:rsidP="00BF658A">
      <w:pPr>
        <w:pStyle w:val="BulletList2"/>
        <w:rPr>
          <w:del w:id="1945" w:author="Isha Gupta" w:date="2017-05-17T15:11:00Z"/>
          <w:moveTo w:id="1946" w:author="Isha Gupta" w:date="2017-05-17T10:50:00Z"/>
        </w:rPr>
      </w:pPr>
      <w:moveTo w:id="1947" w:author="Isha Gupta" w:date="2017-05-17T10:50:00Z">
        <w:del w:id="1948" w:author="Isha Gupta" w:date="2017-05-17T15:11:00Z">
          <w:r w:rsidRPr="009A3736" w:rsidDel="00DB2681">
            <w:delText>What sort of input/output devices for the human interface are available and what are their characteristics?</w:delText>
          </w:r>
        </w:del>
      </w:moveTo>
    </w:p>
    <w:p w14:paraId="087606D3" w14:textId="5B39DC2C" w:rsidR="00BF658A" w:rsidRPr="009A3736" w:rsidDel="002A1872" w:rsidRDefault="00BF658A" w:rsidP="00BF658A">
      <w:pPr>
        <w:pStyle w:val="BulletList1"/>
        <w:rPr>
          <w:del w:id="1949" w:author="Isha Gupta" w:date="2017-05-17T15:16:00Z"/>
          <w:moveTo w:id="1950" w:author="Isha Gupta" w:date="2017-05-17T10:50:00Z"/>
        </w:rPr>
      </w:pPr>
      <w:moveTo w:id="1951" w:author="Isha Gupta" w:date="2017-05-17T10:50:00Z">
        <w:del w:id="1952" w:author="Isha Gupta" w:date="2017-05-17T15:16:00Z">
          <w:r w:rsidRPr="009A3736" w:rsidDel="002A1872">
            <w:delText>Required User Ability</w:delText>
          </w:r>
        </w:del>
      </w:moveTo>
    </w:p>
    <w:p w14:paraId="32F091BD" w14:textId="55C06C6F" w:rsidR="00BF658A" w:rsidRPr="009A3736" w:rsidDel="002A1872" w:rsidRDefault="00BF658A" w:rsidP="00BF658A">
      <w:pPr>
        <w:pStyle w:val="BulletList2"/>
        <w:rPr>
          <w:del w:id="1953" w:author="Isha Gupta" w:date="2017-05-17T15:16:00Z"/>
          <w:moveTo w:id="1954" w:author="Isha Gupta" w:date="2017-05-17T10:50:00Z"/>
        </w:rPr>
      </w:pPr>
      <w:moveTo w:id="1955" w:author="Isha Gupta" w:date="2017-05-17T10:50:00Z">
        <w:del w:id="1956" w:author="Isha Gupta" w:date="2017-05-17T15:16:00Z">
          <w:r w:rsidRPr="009A3736" w:rsidDel="002A1872">
            <w:delText>What type of user will be using the system?</w:delText>
          </w:r>
        </w:del>
      </w:moveTo>
    </w:p>
    <w:p w14:paraId="5213C545" w14:textId="08460044" w:rsidR="00BF658A" w:rsidRPr="009A3736" w:rsidDel="002A1872" w:rsidRDefault="00BF658A" w:rsidP="00BF658A">
      <w:pPr>
        <w:pStyle w:val="BulletList2"/>
        <w:rPr>
          <w:del w:id="1957" w:author="Isha Gupta" w:date="2017-05-17T15:16:00Z"/>
          <w:moveTo w:id="1958" w:author="Isha Gupta" w:date="2017-05-17T10:50:00Z"/>
        </w:rPr>
      </w:pPr>
      <w:commentRangeStart w:id="1959"/>
      <w:moveTo w:id="1960" w:author="Isha Gupta" w:date="2017-05-17T10:50:00Z">
        <w:del w:id="1961" w:author="Isha Gupta" w:date="2017-05-17T15:16:00Z">
          <w:r w:rsidRPr="009A3736" w:rsidDel="002A1872">
            <w:delText>Will more than one type of user be using the system?</w:delText>
          </w:r>
          <w:commentRangeEnd w:id="1959"/>
          <w:r w:rsidDel="002A1872">
            <w:rPr>
              <w:rStyle w:val="CommentReference"/>
            </w:rPr>
            <w:commentReference w:id="1959"/>
          </w:r>
        </w:del>
      </w:moveTo>
    </w:p>
    <w:p w14:paraId="5B83B817" w14:textId="3C97BBE9" w:rsidR="00BF658A" w:rsidRPr="009A3736" w:rsidDel="002A1872" w:rsidRDefault="00BF658A" w:rsidP="00BF658A">
      <w:pPr>
        <w:pStyle w:val="BulletList1"/>
        <w:rPr>
          <w:del w:id="1962" w:author="Isha Gupta" w:date="2017-05-17T15:16:00Z"/>
          <w:moveTo w:id="1963" w:author="Isha Gupta" w:date="2017-05-17T10:50:00Z"/>
        </w:rPr>
      </w:pPr>
      <w:moveTo w:id="1964" w:author="Isha Gupta" w:date="2017-05-17T10:50:00Z">
        <w:del w:id="1965" w:author="Isha Gupta" w:date="2017-05-17T15:16:00Z">
          <w:r w:rsidRPr="009A3736" w:rsidDel="002A1872">
            <w:delText>Learnability</w:delText>
          </w:r>
        </w:del>
      </w:moveTo>
    </w:p>
    <w:p w14:paraId="673A23E5" w14:textId="2410B5BC" w:rsidR="00BF658A" w:rsidRPr="002A1872" w:rsidDel="002A1872" w:rsidRDefault="00BF658A">
      <w:pPr>
        <w:pStyle w:val="BulletList1"/>
        <w:rPr>
          <w:del w:id="1966" w:author="Isha Gupta" w:date="2017-05-17T15:17:00Z"/>
          <w:moveTo w:id="1967" w:author="Isha Gupta" w:date="2017-05-17T10:50:00Z"/>
        </w:rPr>
        <w:pPrChange w:id="1968" w:author="Isha Gupta" w:date="2017-05-17T15:16:00Z">
          <w:pPr>
            <w:pStyle w:val="BulletList2"/>
          </w:pPr>
        </w:pPrChange>
      </w:pPr>
      <w:moveTo w:id="1969" w:author="Isha Gupta" w:date="2017-05-17T10:50:00Z">
        <w:del w:id="1970" w:author="Isha Gupta" w:date="2017-05-17T15:17:00Z">
          <w:r w:rsidRPr="002A1872" w:rsidDel="002A1872">
            <w:delText>Is it particularly important that the system be easy to learn?</w:delText>
          </w:r>
        </w:del>
      </w:moveTo>
    </w:p>
    <w:p w14:paraId="3C7FE45B" w14:textId="3F23D3FD" w:rsidR="00BF658A" w:rsidRPr="002A1872" w:rsidDel="007F3F75" w:rsidRDefault="00BF658A">
      <w:pPr>
        <w:pStyle w:val="BulletList1"/>
        <w:rPr>
          <w:del w:id="1971" w:author="Isha Gupta" w:date="2017-05-18T11:45:00Z"/>
          <w:moveTo w:id="1972" w:author="Isha Gupta" w:date="2017-05-17T10:50:00Z"/>
          <w:i/>
          <w:rPrChange w:id="1973" w:author="Isha Gupta" w:date="2017-05-17T15:17:00Z">
            <w:rPr>
              <w:del w:id="1974" w:author="Isha Gupta" w:date="2017-05-18T11:45:00Z"/>
              <w:moveTo w:id="1975" w:author="Isha Gupta" w:date="2017-05-17T10:50:00Z"/>
            </w:rPr>
          </w:rPrChange>
        </w:rPr>
        <w:pPrChange w:id="1976" w:author="Isha Gupta" w:date="2017-05-17T15:17:00Z">
          <w:pPr>
            <w:pStyle w:val="BulletList2"/>
          </w:pPr>
        </w:pPrChange>
      </w:pPr>
      <w:moveTo w:id="1977" w:author="Isha Gupta" w:date="2017-05-17T10:50:00Z">
        <w:del w:id="1978" w:author="Isha Gupta" w:date="2017-05-17T15:17:00Z">
          <w:r w:rsidRPr="002A1872" w:rsidDel="002A1872">
            <w:delText>U</w:delText>
          </w:r>
        </w:del>
        <w:del w:id="1979" w:author="Isha Gupta" w:date="2017-05-18T11:45:00Z">
          <w:r w:rsidRPr="002A1872" w:rsidDel="007F3F75">
            <w:delText xml:space="preserve">ser </w:delText>
          </w:r>
        </w:del>
        <w:del w:id="1980" w:author="Isha Gupta" w:date="2017-05-17T15:17:00Z">
          <w:r w:rsidRPr="002A1872" w:rsidDel="002A1872">
            <w:delText>manual can</w:delText>
          </w:r>
        </w:del>
        <w:del w:id="1981" w:author="Isha Gupta" w:date="2017-05-18T11:45:00Z">
          <w:r w:rsidRPr="002A1872" w:rsidDel="007F3F75">
            <w:delText xml:space="preserve"> be constructed</w:delText>
          </w:r>
          <w:r w:rsidRPr="002A1872" w:rsidDel="007F3F75">
            <w:rPr>
              <w:i/>
              <w:rPrChange w:id="1982" w:author="Isha Gupta" w:date="2017-05-17T15:17:00Z">
                <w:rPr/>
              </w:rPrChange>
            </w:rPr>
            <w:delText>.</w:delText>
          </w:r>
        </w:del>
      </w:moveTo>
    </w:p>
    <w:p w14:paraId="11683A92" w14:textId="5C886E58" w:rsidR="00BF658A" w:rsidRPr="009A3736" w:rsidDel="002A1872" w:rsidRDefault="00BF658A" w:rsidP="00BF658A">
      <w:pPr>
        <w:pStyle w:val="BulletList1"/>
        <w:rPr>
          <w:del w:id="1983" w:author="Isha Gupta" w:date="2017-05-17T15:18:00Z"/>
          <w:moveTo w:id="1984" w:author="Isha Gupta" w:date="2017-05-17T10:50:00Z"/>
        </w:rPr>
      </w:pPr>
      <w:moveTo w:id="1985" w:author="Isha Gupta" w:date="2017-05-17T10:50:00Z">
        <w:del w:id="1986" w:author="Isha Gupta" w:date="2017-05-17T15:18:00Z">
          <w:r w:rsidRPr="009A3736" w:rsidDel="002A1872">
            <w:delText>Training Material</w:delText>
          </w:r>
        </w:del>
      </w:moveTo>
    </w:p>
    <w:p w14:paraId="669BBFC3" w14:textId="4C59DE56" w:rsidR="00BF658A" w:rsidRPr="009A3736" w:rsidDel="002A1872" w:rsidRDefault="00BF658A" w:rsidP="00BF658A">
      <w:pPr>
        <w:pStyle w:val="BulletList2"/>
        <w:rPr>
          <w:del w:id="1987" w:author="Isha Gupta" w:date="2017-05-17T15:18:00Z"/>
          <w:moveTo w:id="1988" w:author="Isha Gupta" w:date="2017-05-17T10:50:00Z"/>
        </w:rPr>
      </w:pPr>
      <w:commentRangeStart w:id="1989"/>
      <w:moveTo w:id="1990" w:author="Isha Gupta" w:date="2017-05-17T10:50:00Z">
        <w:del w:id="1991" w:author="Isha Gupta" w:date="2017-05-17T15:18:00Z">
          <w:r w:rsidRPr="009A3736" w:rsidDel="002A1872">
            <w:delText>What sort of training will be required for each type of user?</w:delText>
          </w:r>
          <w:commentRangeEnd w:id="1989"/>
          <w:r w:rsidDel="002A1872">
            <w:rPr>
              <w:rStyle w:val="CommentReference"/>
            </w:rPr>
            <w:commentReference w:id="1989"/>
          </w:r>
        </w:del>
      </w:moveTo>
    </w:p>
    <w:p w14:paraId="00189C0C" w14:textId="52CC5B28" w:rsidR="00BF658A" w:rsidRPr="009A3736" w:rsidDel="002A1872" w:rsidRDefault="00BF658A" w:rsidP="001324D5">
      <w:pPr>
        <w:pStyle w:val="BulletList1"/>
        <w:rPr>
          <w:del w:id="1992" w:author="Isha Gupta" w:date="2017-05-17T15:18:00Z"/>
          <w:moveTo w:id="1993" w:author="Isha Gupta" w:date="2017-05-17T10:50:00Z"/>
        </w:rPr>
      </w:pPr>
      <w:moveTo w:id="1994" w:author="Isha Gupta" w:date="2017-05-17T10:50:00Z">
        <w:del w:id="1995" w:author="Isha Gupta" w:date="2017-05-17T15:18:00Z">
          <w:r w:rsidRPr="009A3736" w:rsidDel="002A1872">
            <w:delText>D</w:delText>
          </w:r>
        </w:del>
        <w:del w:id="1996" w:author="Isha Gupta" w:date="2017-05-18T11:45:00Z">
          <w:r w:rsidRPr="009A3736" w:rsidDel="007F3F75">
            <w:delText>ocumentation</w:delText>
          </w:r>
        </w:del>
      </w:moveTo>
    </w:p>
    <w:p w14:paraId="4B2723AB" w14:textId="77777777" w:rsidR="00BF658A" w:rsidDel="002A1872" w:rsidRDefault="00BF658A">
      <w:pPr>
        <w:pStyle w:val="BulletList1"/>
        <w:rPr>
          <w:del w:id="1997" w:author="Isha Gupta" w:date="2017-05-17T15:18:00Z"/>
          <w:moveTo w:id="1998" w:author="Isha Gupta" w:date="2017-05-17T10:50:00Z"/>
        </w:rPr>
        <w:pPrChange w:id="1999" w:author="Isha Gupta" w:date="2017-05-17T15:18:00Z">
          <w:pPr>
            <w:pStyle w:val="BulletList2"/>
          </w:pPr>
        </w:pPrChange>
      </w:pPr>
      <w:moveTo w:id="2000" w:author="Isha Gupta" w:date="2017-05-17T10:50:00Z">
        <w:del w:id="2001" w:author="Isha Gupta" w:date="2017-05-17T15:18:00Z">
          <w:r w:rsidRPr="009A3736" w:rsidDel="002A1872">
            <w:delText>What kind of documentation is required?</w:delText>
          </w:r>
        </w:del>
      </w:moveTo>
    </w:p>
    <w:p w14:paraId="37903083" w14:textId="70794060" w:rsidR="00BF658A" w:rsidRPr="002A1872" w:rsidDel="007F3F75" w:rsidRDefault="00BF658A">
      <w:pPr>
        <w:pStyle w:val="BulletList1"/>
        <w:rPr>
          <w:del w:id="2002" w:author="Isha Gupta" w:date="2017-05-18T11:45:00Z"/>
          <w:moveTo w:id="2003" w:author="Isha Gupta" w:date="2017-05-17T10:50:00Z"/>
          <w:i/>
        </w:rPr>
        <w:pPrChange w:id="2004" w:author="Isha Gupta" w:date="2017-05-17T15:18:00Z">
          <w:pPr>
            <w:pStyle w:val="BulletList2"/>
          </w:pPr>
        </w:pPrChange>
      </w:pPr>
      <w:moveTo w:id="2005" w:author="Isha Gupta" w:date="2017-05-17T10:50:00Z">
        <w:del w:id="2006" w:author="Isha Gupta" w:date="2017-05-18T11:45:00Z">
          <w:r w:rsidRPr="002A1872" w:rsidDel="007F3F75">
            <w:rPr>
              <w:i/>
            </w:rPr>
            <w:delText>Chm file can be provided</w:delText>
          </w:r>
        </w:del>
        <w:del w:id="2007" w:author="Isha Gupta" w:date="2017-05-17T15:18:00Z">
          <w:r w:rsidRPr="002A1872" w:rsidDel="002A1872">
            <w:rPr>
              <w:i/>
            </w:rPr>
            <w:delText>.</w:delText>
          </w:r>
        </w:del>
      </w:moveTo>
    </w:p>
    <w:p w14:paraId="31A1ED74" w14:textId="665880D6" w:rsidR="00BF658A" w:rsidDel="002A1872" w:rsidRDefault="00BF658A">
      <w:pPr>
        <w:pStyle w:val="BulletList2"/>
        <w:numPr>
          <w:ilvl w:val="0"/>
          <w:numId w:val="0"/>
        </w:numPr>
        <w:ind w:left="1287"/>
        <w:rPr>
          <w:del w:id="2008" w:author="Isha Gupta" w:date="2017-05-17T15:19:00Z"/>
          <w:moveTo w:id="2009" w:author="Isha Gupta" w:date="2017-05-17T10:50:00Z"/>
        </w:rPr>
        <w:pPrChange w:id="2010" w:author="Isha Gupta" w:date="2017-05-17T15:19:00Z">
          <w:pPr>
            <w:pStyle w:val="BulletList2"/>
          </w:pPr>
        </w:pPrChange>
      </w:pPr>
      <w:moveTo w:id="2011" w:author="Isha Gupta" w:date="2017-05-17T10:50:00Z">
        <w:del w:id="2012" w:author="Isha Gupta" w:date="2017-05-17T15:19:00Z">
          <w:r w:rsidRPr="009A3736" w:rsidDel="002A1872">
            <w:delText>What audience is to be addressed by each document?</w:delText>
          </w:r>
          <w:r w:rsidDel="002A1872">
            <w:delText xml:space="preserve"> </w:delText>
          </w:r>
        </w:del>
      </w:moveTo>
    </w:p>
    <w:p w14:paraId="2C1F4924" w14:textId="37205217" w:rsidR="00BF658A" w:rsidRPr="00EE5A4A" w:rsidDel="002A1872" w:rsidRDefault="00BF658A">
      <w:pPr>
        <w:pStyle w:val="BulletList2"/>
        <w:numPr>
          <w:ilvl w:val="0"/>
          <w:numId w:val="0"/>
        </w:numPr>
        <w:ind w:left="1287"/>
        <w:rPr>
          <w:del w:id="2013" w:author="Isha Gupta" w:date="2017-05-17T15:19:00Z"/>
          <w:moveTo w:id="2014" w:author="Isha Gupta" w:date="2017-05-17T10:50:00Z"/>
          <w:i/>
        </w:rPr>
        <w:pPrChange w:id="2015" w:author="Isha Gupta" w:date="2017-05-17T15:19:00Z">
          <w:pPr>
            <w:pStyle w:val="BulletList2"/>
          </w:pPr>
        </w:pPrChange>
      </w:pPr>
      <w:moveTo w:id="2016" w:author="Isha Gupta" w:date="2017-05-17T10:50:00Z">
        <w:del w:id="2017" w:author="Isha Gupta" w:date="2017-05-17T15:19:00Z">
          <w:r w:rsidRPr="00EE5A4A" w:rsidDel="002A1872">
            <w:rPr>
              <w:i/>
            </w:rPr>
            <w:delText>Policy holder, Agent etc.</w:delText>
          </w:r>
        </w:del>
      </w:moveTo>
    </w:p>
    <w:p w14:paraId="4745C74A" w14:textId="79D55FF1" w:rsidR="00BF658A" w:rsidRPr="009A3736" w:rsidDel="002A1872" w:rsidRDefault="00BF658A" w:rsidP="00BF658A">
      <w:pPr>
        <w:pStyle w:val="BulletList1"/>
        <w:rPr>
          <w:del w:id="2018" w:author="Isha Gupta" w:date="2017-05-17T15:19:00Z"/>
          <w:moveTo w:id="2019" w:author="Isha Gupta" w:date="2017-05-17T10:50:00Z"/>
        </w:rPr>
      </w:pPr>
      <w:moveTo w:id="2020" w:author="Isha Gupta" w:date="2017-05-17T10:50:00Z">
        <w:del w:id="2021" w:author="Isha Gupta" w:date="2017-05-17T15:19:00Z">
          <w:r w:rsidRPr="009A3736" w:rsidDel="002A1872">
            <w:delText>On-line Help</w:delText>
          </w:r>
        </w:del>
      </w:moveTo>
    </w:p>
    <w:p w14:paraId="5AFB3A39" w14:textId="09CE9F68" w:rsidR="00BF658A" w:rsidRPr="00EE5A4A" w:rsidDel="002A1872" w:rsidRDefault="00BF658A" w:rsidP="00BF658A">
      <w:pPr>
        <w:pStyle w:val="BulletList2"/>
        <w:rPr>
          <w:del w:id="2022" w:author="Isha Gupta" w:date="2017-05-17T15:19:00Z"/>
          <w:moveTo w:id="2023" w:author="Isha Gupta" w:date="2017-05-17T10:50:00Z"/>
          <w:strike/>
        </w:rPr>
      </w:pPr>
      <w:moveTo w:id="2024" w:author="Isha Gupta" w:date="2017-05-17T10:50:00Z">
        <w:del w:id="2025" w:author="Isha Gupta" w:date="2017-05-17T15:19:00Z">
          <w:r w:rsidRPr="00EE5A4A" w:rsidDel="002A1872">
            <w:rPr>
              <w:strike/>
            </w:rPr>
            <w:delText>What format of online help is required?</w:delText>
          </w:r>
        </w:del>
      </w:moveTo>
    </w:p>
    <w:p w14:paraId="72F57C76" w14:textId="56C62030" w:rsidR="00BF658A" w:rsidRPr="00EE5A4A" w:rsidDel="002A1872" w:rsidRDefault="00BF658A" w:rsidP="00BF658A">
      <w:pPr>
        <w:pStyle w:val="BulletList2"/>
        <w:rPr>
          <w:del w:id="2026" w:author="Isha Gupta" w:date="2017-05-17T15:19:00Z"/>
          <w:moveTo w:id="2027" w:author="Isha Gupta" w:date="2017-05-17T10:50:00Z"/>
          <w:strike/>
        </w:rPr>
      </w:pPr>
      <w:moveTo w:id="2028" w:author="Isha Gupta" w:date="2017-05-17T10:50:00Z">
        <w:del w:id="2029" w:author="Isha Gupta" w:date="2017-05-17T15:19:00Z">
          <w:r w:rsidRPr="00EE5A4A" w:rsidDel="002A1872">
            <w:rPr>
              <w:strike/>
            </w:rPr>
            <w:delText>How extensive help needs to be – page wise or functionality wise?</w:delText>
          </w:r>
        </w:del>
      </w:moveTo>
    </w:p>
    <w:p w14:paraId="4EB4C050" w14:textId="0C0FB8D4" w:rsidR="00BF658A" w:rsidRPr="009A3736" w:rsidDel="002A1872" w:rsidRDefault="00BF658A" w:rsidP="00BF658A">
      <w:pPr>
        <w:pStyle w:val="BulletList1"/>
        <w:rPr>
          <w:del w:id="2030" w:author="Isha Gupta" w:date="2017-05-17T15:19:00Z"/>
          <w:moveTo w:id="2031" w:author="Isha Gupta" w:date="2017-05-17T10:50:00Z"/>
        </w:rPr>
      </w:pPr>
      <w:moveTo w:id="2032" w:author="Isha Gupta" w:date="2017-05-17T10:50:00Z">
        <w:del w:id="2033" w:author="Isha Gupta" w:date="2017-05-17T15:19:00Z">
          <w:r w:rsidRPr="009A3736" w:rsidDel="002A1872">
            <w:delText>Consistency</w:delText>
          </w:r>
        </w:del>
      </w:moveTo>
    </w:p>
    <w:p w14:paraId="0742AA3D" w14:textId="72D5AF56" w:rsidR="00BF658A" w:rsidRPr="00DF5BBA" w:rsidDel="002A1872" w:rsidRDefault="00BF658A" w:rsidP="00BF658A">
      <w:pPr>
        <w:pStyle w:val="BulletList2"/>
        <w:rPr>
          <w:del w:id="2034" w:author="Isha Gupta" w:date="2017-05-17T15:19:00Z"/>
          <w:moveTo w:id="2035" w:author="Isha Gupta" w:date="2017-05-17T10:50:00Z"/>
          <w:lang w:val="en-US" w:eastAsia="ja-JP"/>
        </w:rPr>
      </w:pPr>
      <w:moveTo w:id="2036" w:author="Isha Gupta" w:date="2017-05-17T10:50:00Z">
        <w:del w:id="2037" w:author="Isha Gupta" w:date="2017-05-17T15:19:00Z">
          <w:r w:rsidRPr="009A3736" w:rsidDel="002A1872">
            <w:delText xml:space="preserve">What type of user-interface consistency in the system is </w:delText>
          </w:r>
          <w:commentRangeStart w:id="2038"/>
          <w:r w:rsidRPr="009A3736" w:rsidDel="002A1872">
            <w:delText>required</w:delText>
          </w:r>
          <w:commentRangeEnd w:id="2038"/>
          <w:r w:rsidDel="002A1872">
            <w:rPr>
              <w:rStyle w:val="CommentReference"/>
            </w:rPr>
            <w:commentReference w:id="2038"/>
          </w:r>
          <w:r w:rsidRPr="009A3736" w:rsidDel="002A1872">
            <w:delText>?</w:delText>
          </w:r>
        </w:del>
      </w:moveTo>
    </w:p>
    <w:p w14:paraId="23898C3A" w14:textId="76A78B66" w:rsidR="00BF658A" w:rsidDel="007F3F75" w:rsidRDefault="00BF658A" w:rsidP="00BF658A">
      <w:pPr>
        <w:pStyle w:val="Heading2"/>
        <w:rPr>
          <w:del w:id="2039" w:author="Isha Gupta" w:date="2017-05-18T11:45:00Z"/>
          <w:moveTo w:id="2040" w:author="Isha Gupta" w:date="2017-05-17T10:50:00Z"/>
        </w:rPr>
      </w:pPr>
      <w:moveTo w:id="2041" w:author="Isha Gupta" w:date="2017-05-17T10:50:00Z">
        <w:del w:id="2042" w:author="Isha Gupta" w:date="2017-05-18T11:45:00Z">
          <w:r w:rsidDel="007F3F75">
            <w:delText>Reliability</w:delText>
          </w:r>
        </w:del>
      </w:moveTo>
    </w:p>
    <w:p w14:paraId="6ED54B09" w14:textId="2EDFA5AD" w:rsidR="00BF658A" w:rsidRPr="009A3736" w:rsidDel="00C77774" w:rsidRDefault="00BF658A">
      <w:pPr>
        <w:pStyle w:val="BulletList1"/>
        <w:rPr>
          <w:del w:id="2043" w:author="Isha Gupta" w:date="2017-05-17T15:21:00Z"/>
          <w:moveTo w:id="2044" w:author="Isha Gupta" w:date="2017-05-17T10:50:00Z"/>
        </w:rPr>
      </w:pPr>
      <w:moveTo w:id="2045" w:author="Isha Gupta" w:date="2017-05-17T10:50:00Z">
        <w:del w:id="2046" w:author="Isha Gupta" w:date="2017-05-17T15:21:00Z">
          <w:r w:rsidRPr="009A3736" w:rsidDel="00C77774">
            <w:delText>Maximum Failure Rate</w:delText>
          </w:r>
        </w:del>
      </w:moveTo>
    </w:p>
    <w:p w14:paraId="07AC7A6E" w14:textId="3B111A64" w:rsidR="00BF658A" w:rsidDel="00C77774" w:rsidRDefault="00BF658A">
      <w:pPr>
        <w:pStyle w:val="BulletList1"/>
        <w:rPr>
          <w:del w:id="2047" w:author="Isha Gupta" w:date="2017-05-17T15:21:00Z"/>
          <w:moveTo w:id="2048" w:author="Isha Gupta" w:date="2017-05-17T10:50:00Z"/>
        </w:rPr>
        <w:pPrChange w:id="2049" w:author="Isha Gupta" w:date="2017-05-17T15:21:00Z">
          <w:pPr>
            <w:pStyle w:val="BulletList2"/>
          </w:pPr>
        </w:pPrChange>
      </w:pPr>
      <w:moveTo w:id="2050" w:author="Isha Gupta" w:date="2017-05-17T10:50:00Z">
        <w:del w:id="2051" w:author="Isha Gupta" w:date="2017-05-17T15:21:00Z">
          <w:r w:rsidRPr="009A3736" w:rsidDel="00C77774">
            <w:delText>What is the acceptable % range of failure in delivering a particular request?</w:delText>
          </w:r>
        </w:del>
      </w:moveTo>
    </w:p>
    <w:p w14:paraId="7EE17FA3" w14:textId="5235C52E" w:rsidR="00BF658A" w:rsidRPr="00C77774" w:rsidDel="007F3F75" w:rsidRDefault="00BF658A">
      <w:pPr>
        <w:pStyle w:val="BulletList1"/>
        <w:rPr>
          <w:del w:id="2052" w:author="Isha Gupta" w:date="2017-05-18T11:45:00Z"/>
          <w:moveTo w:id="2053" w:author="Isha Gupta" w:date="2017-05-17T10:50:00Z"/>
          <w:rPrChange w:id="2054" w:author="Isha Gupta" w:date="2017-05-17T15:21:00Z">
            <w:rPr>
              <w:del w:id="2055" w:author="Isha Gupta" w:date="2017-05-18T11:45:00Z"/>
              <w:moveTo w:id="2056" w:author="Isha Gupta" w:date="2017-05-17T10:50:00Z"/>
              <w:i/>
            </w:rPr>
          </w:rPrChange>
        </w:rPr>
        <w:pPrChange w:id="2057" w:author="Isha Gupta" w:date="2017-05-17T15:21:00Z">
          <w:pPr>
            <w:pStyle w:val="BulletList2"/>
          </w:pPr>
        </w:pPrChange>
      </w:pPr>
      <w:moveTo w:id="2058" w:author="Isha Gupta" w:date="2017-05-17T10:50:00Z">
        <w:del w:id="2059" w:author="Isha Gupta" w:date="2017-05-18T11:45:00Z">
          <w:r w:rsidRPr="00C77774" w:rsidDel="007F3F75">
            <w:rPr>
              <w:rPrChange w:id="2060" w:author="Isha Gupta" w:date="2017-05-17T15:21:00Z">
                <w:rPr>
                  <w:i/>
                </w:rPr>
              </w:rPrChange>
            </w:rPr>
            <w:delText xml:space="preserve">Number of users logged in at a </w:delText>
          </w:r>
        </w:del>
        <w:del w:id="2061" w:author="Isha Gupta" w:date="2017-05-18T09:57:00Z">
          <w:r w:rsidRPr="00C77774" w:rsidDel="00834273">
            <w:rPr>
              <w:rPrChange w:id="2062" w:author="Isha Gupta" w:date="2017-05-17T15:21:00Z">
                <w:rPr>
                  <w:i/>
                </w:rPr>
              </w:rPrChange>
            </w:rPr>
            <w:delText>particular time</w:delText>
          </w:r>
        </w:del>
        <w:del w:id="2063" w:author="Isha Gupta" w:date="2017-05-18T11:45:00Z">
          <w:r w:rsidRPr="00C77774" w:rsidDel="007F3F75">
            <w:rPr>
              <w:rPrChange w:id="2064" w:author="Isha Gupta" w:date="2017-05-17T15:21:00Z">
                <w:rPr>
                  <w:i/>
                </w:rPr>
              </w:rPrChange>
            </w:rPr>
            <w:delText xml:space="preserve"> can be managed and restricted to handle t</w:delText>
          </w:r>
        </w:del>
        <w:del w:id="2065" w:author="Isha Gupta" w:date="2017-05-17T15:24:00Z">
          <w:r w:rsidRPr="00C77774" w:rsidDel="00DB5F31">
            <w:rPr>
              <w:rPrChange w:id="2066" w:author="Isha Gupta" w:date="2017-05-17T15:21:00Z">
                <w:rPr>
                  <w:i/>
                </w:rPr>
              </w:rPrChange>
            </w:rPr>
            <w:delText>his</w:delText>
          </w:r>
        </w:del>
        <w:del w:id="2067" w:author="Isha Gupta" w:date="2017-05-18T11:45:00Z">
          <w:r w:rsidRPr="00C77774" w:rsidDel="007F3F75">
            <w:rPr>
              <w:rPrChange w:id="2068" w:author="Isha Gupta" w:date="2017-05-17T15:21:00Z">
                <w:rPr>
                  <w:i/>
                </w:rPr>
              </w:rPrChange>
            </w:rPr>
            <w:delText>.</w:delText>
          </w:r>
        </w:del>
      </w:moveTo>
    </w:p>
    <w:p w14:paraId="2BEA7A77" w14:textId="04FBB1ED" w:rsidR="00BF658A" w:rsidRPr="00C77774" w:rsidDel="00DB5F31" w:rsidRDefault="00BF658A">
      <w:pPr>
        <w:pStyle w:val="BulletList1"/>
        <w:rPr>
          <w:del w:id="2069" w:author="Isha Gupta" w:date="2017-05-17T15:25:00Z"/>
          <w:moveTo w:id="2070" w:author="Isha Gupta" w:date="2017-05-17T10:50:00Z"/>
          <w:rPrChange w:id="2071" w:author="Isha Gupta" w:date="2017-05-17T15:21:00Z">
            <w:rPr>
              <w:del w:id="2072" w:author="Isha Gupta" w:date="2017-05-17T15:25:00Z"/>
              <w:moveTo w:id="2073" w:author="Isha Gupta" w:date="2017-05-17T10:50:00Z"/>
              <w:i/>
            </w:rPr>
          </w:rPrChange>
        </w:rPr>
        <w:pPrChange w:id="2074" w:author="Isha Gupta" w:date="2017-05-17T15:21:00Z">
          <w:pPr>
            <w:pStyle w:val="BulletList2"/>
          </w:pPr>
        </w:pPrChange>
      </w:pPr>
      <w:moveTo w:id="2075" w:author="Isha Gupta" w:date="2017-05-17T10:50:00Z">
        <w:del w:id="2076" w:author="Isha Gupta" w:date="2017-05-17T15:25:00Z">
          <w:r w:rsidRPr="00C77774" w:rsidDel="00DB5F31">
            <w:rPr>
              <w:rPrChange w:id="2077" w:author="Isha Gupta" w:date="2017-05-17T15:21:00Z">
                <w:rPr>
                  <w:i/>
                </w:rPr>
              </w:rPrChange>
            </w:rPr>
            <w:delText>Performance will be down after certain number of user hits.</w:delText>
          </w:r>
        </w:del>
      </w:moveTo>
    </w:p>
    <w:p w14:paraId="5D68F095" w14:textId="05EE3CF1" w:rsidR="00BF658A" w:rsidRPr="009A3736" w:rsidDel="00DB5F31" w:rsidRDefault="00BF658A" w:rsidP="00BF658A">
      <w:pPr>
        <w:pStyle w:val="BulletList1"/>
        <w:rPr>
          <w:del w:id="2078" w:author="Isha Gupta" w:date="2017-05-17T15:22:00Z"/>
          <w:moveTo w:id="2079" w:author="Isha Gupta" w:date="2017-05-17T10:50:00Z"/>
        </w:rPr>
      </w:pPr>
      <w:moveTo w:id="2080" w:author="Isha Gupta" w:date="2017-05-17T10:50:00Z">
        <w:del w:id="2081" w:author="Isha Gupta" w:date="2017-05-17T15:22:00Z">
          <w:r w:rsidRPr="009A3736" w:rsidDel="00DB5F31">
            <w:delText>Maximum Down Time</w:delText>
          </w:r>
        </w:del>
      </w:moveTo>
    </w:p>
    <w:p w14:paraId="1DE27DAA" w14:textId="1FA4990F" w:rsidR="00BF658A" w:rsidRPr="009A3736" w:rsidDel="00DB5F31" w:rsidRDefault="00BF658A" w:rsidP="00BF658A">
      <w:pPr>
        <w:pStyle w:val="BulletList2"/>
        <w:rPr>
          <w:del w:id="2082" w:author="Isha Gupta" w:date="2017-05-17T15:22:00Z"/>
          <w:moveTo w:id="2083" w:author="Isha Gupta" w:date="2017-05-17T10:50:00Z"/>
        </w:rPr>
      </w:pPr>
      <w:moveTo w:id="2084" w:author="Isha Gupta" w:date="2017-05-17T10:50:00Z">
        <w:del w:id="2085" w:author="Isha Gupta" w:date="2017-05-17T15:22:00Z">
          <w:r w:rsidRPr="009A3736" w:rsidDel="00DB5F31">
            <w:delText>What is the acceptable system downtime per 24-hour period?</w:delText>
          </w:r>
        </w:del>
      </w:moveTo>
    </w:p>
    <w:p w14:paraId="14FBAE10" w14:textId="73DA56B4" w:rsidR="00BF658A" w:rsidRPr="009A3736" w:rsidDel="007F3F75" w:rsidRDefault="00BF658A" w:rsidP="00BF658A">
      <w:pPr>
        <w:pStyle w:val="BulletList1"/>
        <w:rPr>
          <w:del w:id="2086" w:author="Isha Gupta" w:date="2017-05-18T11:45:00Z"/>
          <w:moveTo w:id="2087" w:author="Isha Gupta" w:date="2017-05-17T10:50:00Z"/>
        </w:rPr>
      </w:pPr>
      <w:moveTo w:id="2088" w:author="Isha Gupta" w:date="2017-05-17T10:50:00Z">
        <w:del w:id="2089" w:author="Isha Gupta" w:date="2017-05-18T11:45:00Z">
          <w:r w:rsidRPr="009A3736" w:rsidDel="007F3F75">
            <w:delText xml:space="preserve">Ease of Recovery             </w:delText>
          </w:r>
        </w:del>
      </w:moveTo>
    </w:p>
    <w:p w14:paraId="16516459" w14:textId="37710C13" w:rsidR="00BF658A" w:rsidDel="007F3F75" w:rsidRDefault="00BF658A" w:rsidP="00BF658A">
      <w:pPr>
        <w:pStyle w:val="BulletList2"/>
        <w:rPr>
          <w:del w:id="2090" w:author="Isha Gupta" w:date="2017-05-18T11:45:00Z"/>
          <w:moveTo w:id="2091" w:author="Isha Gupta" w:date="2017-05-17T10:50:00Z"/>
        </w:rPr>
      </w:pPr>
      <w:moveTo w:id="2092" w:author="Isha Gupta" w:date="2017-05-17T10:50:00Z">
        <w:del w:id="2093" w:author="Isha Gupta" w:date="2017-05-18T11:45:00Z">
          <w:r w:rsidRPr="009A3736" w:rsidDel="007F3F75">
            <w:delText>How should the system respond to errors?</w:delText>
          </w:r>
        </w:del>
      </w:moveTo>
    </w:p>
    <w:p w14:paraId="4B835737" w14:textId="056F1ED4" w:rsidR="00BF658A" w:rsidRPr="00EE5A4A" w:rsidDel="007F3F75" w:rsidRDefault="00BF658A" w:rsidP="00BF658A">
      <w:pPr>
        <w:pStyle w:val="BulletList2"/>
        <w:rPr>
          <w:del w:id="2094" w:author="Isha Gupta" w:date="2017-05-18T11:45:00Z"/>
          <w:moveTo w:id="2095" w:author="Isha Gupta" w:date="2017-05-17T10:50:00Z"/>
          <w:i/>
        </w:rPr>
      </w:pPr>
      <w:moveTo w:id="2096" w:author="Isha Gupta" w:date="2017-05-17T10:50:00Z">
        <w:del w:id="2097" w:author="Isha Gupta" w:date="2017-05-17T15:22:00Z">
          <w:r w:rsidRPr="00EE5A4A" w:rsidDel="00DB5F31">
            <w:rPr>
              <w:i/>
            </w:rPr>
            <w:delText>Exception</w:delText>
          </w:r>
        </w:del>
        <w:del w:id="2098" w:author="Isha Gupta" w:date="2017-05-18T11:45:00Z">
          <w:r w:rsidRPr="00EE5A4A" w:rsidDel="007F3F75">
            <w:rPr>
              <w:i/>
            </w:rPr>
            <w:delText xml:space="preserve"> library </w:delText>
          </w:r>
        </w:del>
        <w:del w:id="2099" w:author="Isha Gupta" w:date="2017-05-17T15:26:00Z">
          <w:r w:rsidRPr="00EE5A4A" w:rsidDel="00DB5F31">
            <w:rPr>
              <w:i/>
            </w:rPr>
            <w:delText xml:space="preserve">to </w:delText>
          </w:r>
        </w:del>
        <w:del w:id="2100" w:author="Isha Gupta" w:date="2017-05-18T11:45:00Z">
          <w:r w:rsidRPr="00EE5A4A" w:rsidDel="007F3F75">
            <w:rPr>
              <w:i/>
            </w:rPr>
            <w:delText>take care of errors and provide back up mechanisms</w:delText>
          </w:r>
        </w:del>
        <w:del w:id="2101" w:author="Isha Gupta" w:date="2017-05-17T15:26:00Z">
          <w:r w:rsidRPr="00EE5A4A" w:rsidDel="00DB5F31">
            <w:rPr>
              <w:i/>
            </w:rPr>
            <w:delText>.</w:delText>
          </w:r>
        </w:del>
      </w:moveTo>
    </w:p>
    <w:p w14:paraId="08B5AB41" w14:textId="47B57903" w:rsidR="00BF658A" w:rsidRPr="009A3736" w:rsidDel="00DB5F31" w:rsidRDefault="00BF658A" w:rsidP="00BF658A">
      <w:pPr>
        <w:pStyle w:val="BulletList2"/>
        <w:rPr>
          <w:del w:id="2102" w:author="Isha Gupta" w:date="2017-05-17T15:22:00Z"/>
          <w:moveTo w:id="2103" w:author="Isha Gupta" w:date="2017-05-17T10:50:00Z"/>
        </w:rPr>
      </w:pPr>
      <w:moveTo w:id="2104" w:author="Isha Gupta" w:date="2017-05-17T10:50:00Z">
        <w:del w:id="2105" w:author="Isha Gupta" w:date="2017-05-17T15:22:00Z">
          <w:r w:rsidRPr="009A3736" w:rsidDel="00DB5F31">
            <w:delText>Is there a maximum acceptable time for restarting the syste</w:delText>
          </w:r>
          <w:r w:rsidDel="00DB5F31">
            <w:delText>m after a failure?</w:delText>
          </w:r>
        </w:del>
      </w:moveTo>
    </w:p>
    <w:p w14:paraId="3C77A106" w14:textId="12FE5CFF" w:rsidR="00BF658A" w:rsidRPr="009A3736" w:rsidDel="007F3F75" w:rsidRDefault="00BF658A" w:rsidP="00BF658A">
      <w:pPr>
        <w:pStyle w:val="BulletList1"/>
        <w:rPr>
          <w:del w:id="2106" w:author="Isha Gupta" w:date="2017-05-18T11:45:00Z"/>
          <w:moveTo w:id="2107" w:author="Isha Gupta" w:date="2017-05-17T10:50:00Z"/>
        </w:rPr>
      </w:pPr>
      <w:moveTo w:id="2108" w:author="Isha Gupta" w:date="2017-05-17T10:50:00Z">
        <w:del w:id="2109" w:author="Isha Gupta" w:date="2017-05-18T11:45:00Z">
          <w:r w:rsidRPr="009A3736" w:rsidDel="007F3F75">
            <w:delText>Maximum Known Bugs</w:delText>
          </w:r>
        </w:del>
      </w:moveTo>
    </w:p>
    <w:p w14:paraId="546936CC" w14:textId="6B00FC97" w:rsidR="00BF658A" w:rsidRPr="009A3736" w:rsidDel="000C37D0" w:rsidRDefault="00BF658A">
      <w:pPr>
        <w:pStyle w:val="BulletList2"/>
        <w:numPr>
          <w:ilvl w:val="0"/>
          <w:numId w:val="0"/>
        </w:numPr>
        <w:ind w:left="1647" w:hanging="360"/>
        <w:rPr>
          <w:del w:id="2110" w:author="Isha Gupta" w:date="2017-05-17T18:54:00Z"/>
          <w:moveTo w:id="2111" w:author="Isha Gupta" w:date="2017-05-17T10:50:00Z"/>
        </w:rPr>
        <w:pPrChange w:id="2112" w:author="Isha Gupta" w:date="2017-05-17T18:58:00Z">
          <w:pPr>
            <w:pStyle w:val="BulletList2"/>
          </w:pPr>
        </w:pPrChange>
      </w:pPr>
      <w:moveTo w:id="2113" w:author="Isha Gupta" w:date="2017-05-17T10:50:00Z">
        <w:del w:id="2114" w:author="Isha Gupta" w:date="2017-05-17T18:53:00Z">
          <w:r w:rsidRPr="009A3736" w:rsidDel="000C37D0">
            <w:delText>What is the acceptable</w:delText>
          </w:r>
        </w:del>
        <w:del w:id="2115" w:author="Isha Gupta" w:date="2017-05-17T18:54:00Z">
          <w:r w:rsidRPr="009A3736" w:rsidDel="000C37D0">
            <w:delText xml:space="preserve"> number of known high severity </w:delText>
          </w:r>
        </w:del>
        <w:del w:id="2116" w:author="Isha Gupta" w:date="2017-05-17T18:55:00Z">
          <w:r w:rsidRPr="009A3736" w:rsidDel="000C37D0">
            <w:delText>bugs</w:delText>
          </w:r>
        </w:del>
        <w:del w:id="2117" w:author="Isha Gupta" w:date="2017-05-17T18:54:00Z">
          <w:r w:rsidRPr="009A3736" w:rsidDel="000C37D0">
            <w:delText>?</w:delText>
          </w:r>
          <w:r w:rsidDel="000C37D0">
            <w:delText xml:space="preserve"> 0 </w:delText>
          </w:r>
        </w:del>
      </w:moveTo>
    </w:p>
    <w:p w14:paraId="63682538" w14:textId="7E7E21B2" w:rsidR="00BF658A" w:rsidRPr="009A3736" w:rsidDel="000C37D0" w:rsidRDefault="00BF658A">
      <w:pPr>
        <w:pStyle w:val="BulletList2"/>
        <w:numPr>
          <w:ilvl w:val="0"/>
          <w:numId w:val="0"/>
        </w:numPr>
        <w:ind w:left="1287"/>
        <w:rPr>
          <w:del w:id="2118" w:author="Isha Gupta" w:date="2017-05-17T18:58:00Z"/>
          <w:moveTo w:id="2119" w:author="Isha Gupta" w:date="2017-05-17T10:50:00Z"/>
        </w:rPr>
        <w:pPrChange w:id="2120" w:author="Isha Gupta" w:date="2017-05-17T18:58:00Z">
          <w:pPr>
            <w:pStyle w:val="BulletList2"/>
          </w:pPr>
        </w:pPrChange>
      </w:pPr>
      <w:moveTo w:id="2121" w:author="Isha Gupta" w:date="2017-05-17T10:50:00Z">
        <w:del w:id="2122" w:author="Isha Gupta" w:date="2017-05-17T18:55:00Z">
          <w:r w:rsidRPr="009A3736" w:rsidDel="000C37D0">
            <w:delText>What is the acceptable number of known medium severity bugs?</w:delText>
          </w:r>
          <w:r w:rsidDel="000C37D0">
            <w:delText xml:space="preserve"> 2-5</w:delText>
          </w:r>
        </w:del>
      </w:moveTo>
    </w:p>
    <w:p w14:paraId="2D68D1E0" w14:textId="4AA90059" w:rsidR="00BF658A" w:rsidRPr="00EE5A4A" w:rsidDel="000C37D0" w:rsidRDefault="00BF658A">
      <w:pPr>
        <w:pStyle w:val="BulletList2"/>
        <w:numPr>
          <w:ilvl w:val="0"/>
          <w:numId w:val="0"/>
        </w:numPr>
        <w:ind w:left="1287"/>
        <w:rPr>
          <w:del w:id="2123" w:author="Isha Gupta" w:date="2017-05-17T18:55:00Z"/>
          <w:moveTo w:id="2124" w:author="Isha Gupta" w:date="2017-05-17T10:50:00Z"/>
          <w:lang w:val="en-US" w:eastAsia="ja-JP"/>
        </w:rPr>
        <w:pPrChange w:id="2125" w:author="Isha Gupta" w:date="2017-05-17T18:58:00Z">
          <w:pPr>
            <w:pStyle w:val="BulletList2"/>
          </w:pPr>
        </w:pPrChange>
      </w:pPr>
      <w:moveTo w:id="2126" w:author="Isha Gupta" w:date="2017-05-17T10:50:00Z">
        <w:del w:id="2127" w:author="Isha Gupta" w:date="2017-05-17T18:55:00Z">
          <w:r w:rsidRPr="009A3736" w:rsidDel="000C37D0">
            <w:delText>What are the criteria of High severity and Medium Severity bugs?</w:delText>
          </w:r>
          <w:r w:rsidDel="000C37D0">
            <w:delText xml:space="preserve"> </w:delText>
          </w:r>
        </w:del>
      </w:moveTo>
    </w:p>
    <w:p w14:paraId="294853DF" w14:textId="0C72DC53" w:rsidR="00BF658A" w:rsidRPr="00EE5A4A" w:rsidDel="000C37D0" w:rsidRDefault="00BF658A">
      <w:pPr>
        <w:pStyle w:val="BulletList2"/>
        <w:numPr>
          <w:ilvl w:val="0"/>
          <w:numId w:val="0"/>
        </w:numPr>
        <w:ind w:left="1287"/>
        <w:rPr>
          <w:del w:id="2128" w:author="Isha Gupta" w:date="2017-05-17T18:55:00Z"/>
          <w:moveTo w:id="2129" w:author="Isha Gupta" w:date="2017-05-17T10:50:00Z"/>
          <w:lang w:val="en-US" w:eastAsia="ja-JP"/>
        </w:rPr>
        <w:pPrChange w:id="2130" w:author="Isha Gupta" w:date="2017-05-17T18:58:00Z">
          <w:pPr>
            <w:pStyle w:val="BulletList2"/>
          </w:pPr>
        </w:pPrChange>
      </w:pPr>
      <w:moveTo w:id="2131" w:author="Isha Gupta" w:date="2017-05-17T10:50:00Z">
        <w:del w:id="2132" w:author="Isha Gupta" w:date="2017-05-17T18:55:00Z">
          <w:r w:rsidDel="000C37D0">
            <w:delText>High severity</w:delText>
          </w:r>
        </w:del>
      </w:moveTo>
    </w:p>
    <w:p w14:paraId="56C64F27" w14:textId="6535E39B" w:rsidR="00BF658A" w:rsidRPr="00EE5A4A" w:rsidDel="000C37D0" w:rsidRDefault="00BF658A">
      <w:pPr>
        <w:pStyle w:val="BulletList2"/>
        <w:numPr>
          <w:ilvl w:val="0"/>
          <w:numId w:val="0"/>
        </w:numPr>
        <w:ind w:left="1287"/>
        <w:rPr>
          <w:del w:id="2133" w:author="Isha Gupta" w:date="2017-05-17T18:55:00Z"/>
          <w:moveTo w:id="2134" w:author="Isha Gupta" w:date="2017-05-17T10:50:00Z"/>
          <w:lang w:val="en-US" w:eastAsia="ja-JP"/>
        </w:rPr>
        <w:pPrChange w:id="2135" w:author="Isha Gupta" w:date="2017-05-17T18:58:00Z">
          <w:pPr>
            <w:pStyle w:val="BulletList2"/>
            <w:numPr>
              <w:ilvl w:val="1"/>
            </w:numPr>
            <w:ind w:left="2367"/>
          </w:pPr>
        </w:pPrChange>
      </w:pPr>
      <w:moveTo w:id="2136" w:author="Isha Gupta" w:date="2017-05-17T10:50:00Z">
        <w:del w:id="2137" w:author="Isha Gupta" w:date="2017-05-17T18:55:00Z">
          <w:r w:rsidDel="000C37D0">
            <w:delText>Business/ functionality related</w:delText>
          </w:r>
        </w:del>
      </w:moveTo>
    </w:p>
    <w:p w14:paraId="10D76D67" w14:textId="7311142D" w:rsidR="00BF658A" w:rsidRPr="00EE5A4A" w:rsidDel="000C37D0" w:rsidRDefault="00BF658A">
      <w:pPr>
        <w:pStyle w:val="BulletList2"/>
        <w:numPr>
          <w:ilvl w:val="0"/>
          <w:numId w:val="0"/>
        </w:numPr>
        <w:ind w:left="1287"/>
        <w:rPr>
          <w:del w:id="2138" w:author="Isha Gupta" w:date="2017-05-17T18:55:00Z"/>
          <w:moveTo w:id="2139" w:author="Isha Gupta" w:date="2017-05-17T10:50:00Z"/>
          <w:lang w:val="en-US" w:eastAsia="ja-JP"/>
        </w:rPr>
        <w:pPrChange w:id="2140" w:author="Isha Gupta" w:date="2017-05-17T18:58:00Z">
          <w:pPr>
            <w:pStyle w:val="BulletList2"/>
            <w:numPr>
              <w:ilvl w:val="1"/>
            </w:numPr>
            <w:ind w:left="2367"/>
          </w:pPr>
        </w:pPrChange>
      </w:pPr>
      <w:moveTo w:id="2141" w:author="Isha Gupta" w:date="2017-05-17T10:50:00Z">
        <w:del w:id="2142" w:author="Isha Gupta" w:date="2017-05-17T18:55:00Z">
          <w:r w:rsidDel="000C37D0">
            <w:delText>Performance related</w:delText>
          </w:r>
        </w:del>
      </w:moveTo>
    </w:p>
    <w:p w14:paraId="338CC0EA" w14:textId="0E80B5DA" w:rsidR="00BF658A" w:rsidDel="000C37D0" w:rsidRDefault="00BF658A">
      <w:pPr>
        <w:pStyle w:val="BulletList2"/>
        <w:numPr>
          <w:ilvl w:val="0"/>
          <w:numId w:val="0"/>
        </w:numPr>
        <w:ind w:left="1287"/>
        <w:rPr>
          <w:del w:id="2143" w:author="Isha Gupta" w:date="2017-05-17T18:58:00Z"/>
          <w:moveTo w:id="2144" w:author="Isha Gupta" w:date="2017-05-17T10:50:00Z"/>
          <w:lang w:val="en-US" w:eastAsia="ja-JP"/>
        </w:rPr>
        <w:pPrChange w:id="2145" w:author="Isha Gupta" w:date="2017-05-17T18:58:00Z">
          <w:pPr>
            <w:pStyle w:val="BulletList2"/>
          </w:pPr>
        </w:pPrChange>
      </w:pPr>
      <w:moveTo w:id="2146" w:author="Isha Gupta" w:date="2017-05-17T10:50:00Z">
        <w:del w:id="2147" w:author="Isha Gupta" w:date="2017-05-17T18:58:00Z">
          <w:r w:rsidDel="000C37D0">
            <w:rPr>
              <w:lang w:val="en-US" w:eastAsia="ja-JP"/>
            </w:rPr>
            <w:delText>Medium severity</w:delText>
          </w:r>
        </w:del>
      </w:moveTo>
    </w:p>
    <w:p w14:paraId="39D1A933" w14:textId="2C898109" w:rsidR="00BF658A" w:rsidDel="000C37D0" w:rsidRDefault="00BF658A">
      <w:pPr>
        <w:pStyle w:val="BulletList2"/>
        <w:numPr>
          <w:ilvl w:val="0"/>
          <w:numId w:val="0"/>
        </w:numPr>
        <w:ind w:left="1287"/>
        <w:rPr>
          <w:del w:id="2148" w:author="Isha Gupta" w:date="2017-05-17T18:58:00Z"/>
          <w:moveTo w:id="2149" w:author="Isha Gupta" w:date="2017-05-17T10:50:00Z"/>
          <w:lang w:val="en-US" w:eastAsia="ja-JP"/>
        </w:rPr>
        <w:pPrChange w:id="2150" w:author="Isha Gupta" w:date="2017-05-17T18:58:00Z">
          <w:pPr>
            <w:pStyle w:val="BulletList2"/>
            <w:numPr>
              <w:ilvl w:val="1"/>
            </w:numPr>
            <w:ind w:left="2367"/>
          </w:pPr>
        </w:pPrChange>
      </w:pPr>
      <w:moveTo w:id="2151" w:author="Isha Gupta" w:date="2017-05-17T10:50:00Z">
        <w:del w:id="2152" w:author="Isha Gupta" w:date="2017-05-17T18:58:00Z">
          <w:r w:rsidDel="000C37D0">
            <w:rPr>
              <w:lang w:val="en-US" w:eastAsia="ja-JP"/>
            </w:rPr>
            <w:delText>Reports</w:delText>
          </w:r>
        </w:del>
      </w:moveTo>
    </w:p>
    <w:p w14:paraId="3B54DB5A" w14:textId="41E882EB" w:rsidR="00BF658A" w:rsidRPr="00DF5BBA" w:rsidDel="000C37D0" w:rsidRDefault="00BF658A">
      <w:pPr>
        <w:pStyle w:val="BulletList2"/>
        <w:numPr>
          <w:ilvl w:val="0"/>
          <w:numId w:val="0"/>
        </w:numPr>
        <w:ind w:left="1287"/>
        <w:rPr>
          <w:del w:id="2153" w:author="Isha Gupta" w:date="2017-05-17T18:58:00Z"/>
          <w:moveTo w:id="2154" w:author="Isha Gupta" w:date="2017-05-17T10:50:00Z"/>
          <w:lang w:val="en-US" w:eastAsia="ja-JP"/>
        </w:rPr>
        <w:pPrChange w:id="2155" w:author="Isha Gupta" w:date="2017-05-17T18:58:00Z">
          <w:pPr>
            <w:pStyle w:val="BulletList2"/>
            <w:numPr>
              <w:ilvl w:val="1"/>
            </w:numPr>
            <w:ind w:left="2367"/>
          </w:pPr>
        </w:pPrChange>
      </w:pPr>
      <w:moveTo w:id="2156" w:author="Isha Gupta" w:date="2017-05-17T10:50:00Z">
        <w:del w:id="2157" w:author="Isha Gupta" w:date="2017-05-17T18:58:00Z">
          <w:r w:rsidDel="000C37D0">
            <w:rPr>
              <w:lang w:val="en-US" w:eastAsia="ja-JP"/>
            </w:rPr>
            <w:delText>UI</w:delText>
          </w:r>
        </w:del>
      </w:moveTo>
    </w:p>
    <w:p w14:paraId="416FCCA9" w14:textId="64159683" w:rsidR="00BF658A" w:rsidDel="007F3F75" w:rsidRDefault="00BF658A" w:rsidP="00BF658A">
      <w:pPr>
        <w:pStyle w:val="Heading2"/>
        <w:rPr>
          <w:del w:id="2158" w:author="Isha Gupta" w:date="2017-05-18T11:45:00Z"/>
          <w:moveTo w:id="2159" w:author="Isha Gupta" w:date="2017-05-17T10:50:00Z"/>
        </w:rPr>
      </w:pPr>
      <w:moveTo w:id="2160" w:author="Isha Gupta" w:date="2017-05-17T10:50:00Z">
        <w:del w:id="2161" w:author="Isha Gupta" w:date="2017-05-18T11:45:00Z">
          <w:r w:rsidDel="007F3F75">
            <w:delText>Performance</w:delText>
          </w:r>
        </w:del>
      </w:moveTo>
    </w:p>
    <w:p w14:paraId="790B3560" w14:textId="2B3C1501" w:rsidR="00BF658A" w:rsidRPr="009A3736" w:rsidDel="007F3F75" w:rsidRDefault="00BF658A" w:rsidP="00BF658A">
      <w:pPr>
        <w:pStyle w:val="BulletList1"/>
        <w:rPr>
          <w:del w:id="2162" w:author="Isha Gupta" w:date="2017-05-18T11:45:00Z"/>
          <w:moveTo w:id="2163" w:author="Isha Gupta" w:date="2017-05-17T10:50:00Z"/>
        </w:rPr>
      </w:pPr>
      <w:moveTo w:id="2164" w:author="Isha Gupta" w:date="2017-05-17T10:50:00Z">
        <w:del w:id="2165" w:author="Isha Gupta" w:date="2017-05-18T11:45:00Z">
          <w:r w:rsidRPr="009A3736" w:rsidDel="007F3F75">
            <w:delText>Throughput    </w:delText>
          </w:r>
        </w:del>
      </w:moveTo>
    </w:p>
    <w:p w14:paraId="3E0B96BE" w14:textId="0494555F" w:rsidR="00BF658A" w:rsidDel="007F3F75" w:rsidRDefault="00BF658A" w:rsidP="00BF658A">
      <w:pPr>
        <w:pStyle w:val="BulletList2"/>
        <w:rPr>
          <w:del w:id="2166" w:author="Isha Gupta" w:date="2017-05-18T11:45:00Z"/>
          <w:moveTo w:id="2167" w:author="Isha Gupta" w:date="2017-05-17T10:50:00Z"/>
        </w:rPr>
      </w:pPr>
      <w:moveTo w:id="2168" w:author="Isha Gupta" w:date="2017-05-17T10:50:00Z">
        <w:del w:id="2169" w:author="Isha Gupta" w:date="2017-05-18T11:45:00Z">
          <w:r w:rsidRPr="009A3736" w:rsidDel="007F3F75">
            <w:delText>How many concurrent users may be using the system at any given peak-use time?   </w:delText>
          </w:r>
        </w:del>
      </w:moveTo>
    </w:p>
    <w:p w14:paraId="5DA2BC08" w14:textId="4B51FCD4" w:rsidR="00BF658A" w:rsidRPr="009A3736" w:rsidDel="007F3F75" w:rsidRDefault="00BF658A" w:rsidP="00BF658A">
      <w:pPr>
        <w:pStyle w:val="BulletList2"/>
        <w:numPr>
          <w:ilvl w:val="1"/>
          <w:numId w:val="4"/>
        </w:numPr>
        <w:rPr>
          <w:del w:id="2170" w:author="Isha Gupta" w:date="2017-05-18T11:45:00Z"/>
          <w:moveTo w:id="2171" w:author="Isha Gupta" w:date="2017-05-17T10:50:00Z"/>
        </w:rPr>
      </w:pPr>
      <w:moveTo w:id="2172" w:author="Isha Gupta" w:date="2017-05-17T10:50:00Z">
        <w:del w:id="2173" w:author="Isha Gupta" w:date="2017-05-17T19:23:00Z">
          <w:r w:rsidDel="001A6AD4">
            <w:delText>C</w:delText>
          </w:r>
        </w:del>
        <w:del w:id="2174" w:author="Isha Gupta" w:date="2017-05-18T11:45:00Z">
          <w:r w:rsidDel="007F3F75">
            <w:delText xml:space="preserve">alculate based on system resources and request execution time. </w:delText>
          </w:r>
        </w:del>
        <w:del w:id="2175" w:author="Isha Gupta" w:date="2017-05-17T19:23:00Z">
          <w:r w:rsidDel="001A6AD4">
            <w:delText>Look for it on net.</w:delText>
          </w:r>
        </w:del>
      </w:moveTo>
    </w:p>
    <w:p w14:paraId="471463E9" w14:textId="28F6C83B" w:rsidR="00BF658A" w:rsidDel="007F3F75" w:rsidRDefault="00BF658A" w:rsidP="00BF658A">
      <w:pPr>
        <w:pStyle w:val="BulletList2"/>
        <w:rPr>
          <w:del w:id="2176" w:author="Isha Gupta" w:date="2017-05-18T11:45:00Z"/>
          <w:moveTo w:id="2177" w:author="Isha Gupta" w:date="2017-05-17T10:50:00Z"/>
        </w:rPr>
      </w:pPr>
      <w:moveTo w:id="2178" w:author="Isha Gupta" w:date="2017-05-17T10:50:00Z">
        <w:del w:id="2179" w:author="Isha Gupta" w:date="2017-05-18T11:45:00Z">
          <w:r w:rsidRPr="009A3736" w:rsidDel="007F3F75">
            <w:delText>How many additional resource requirements (server, load balancers, etc.) are acceptable by the system to maintain acceptable latency and throughput with increasing load?</w:delText>
          </w:r>
        </w:del>
      </w:moveTo>
    </w:p>
    <w:p w14:paraId="7449B5C9" w14:textId="06BCA43D" w:rsidR="00BF658A" w:rsidRPr="009A3736" w:rsidDel="007F3F75" w:rsidRDefault="00BF658A" w:rsidP="00BF658A">
      <w:pPr>
        <w:pStyle w:val="BulletList2"/>
        <w:numPr>
          <w:ilvl w:val="1"/>
          <w:numId w:val="4"/>
        </w:numPr>
        <w:rPr>
          <w:del w:id="2180" w:author="Isha Gupta" w:date="2017-05-18T11:45:00Z"/>
          <w:moveTo w:id="2181" w:author="Isha Gupta" w:date="2017-05-17T10:50:00Z"/>
        </w:rPr>
      </w:pPr>
      <w:moveTo w:id="2182" w:author="Isha Gupta" w:date="2017-05-17T10:50:00Z">
        <w:del w:id="2183" w:author="Isha Gupta" w:date="2017-05-18T11:45:00Z">
          <w:r w:rsidDel="007F3F75">
            <w:delText>Based on the calculation we can decide.</w:delText>
          </w:r>
        </w:del>
      </w:moveTo>
    </w:p>
    <w:p w14:paraId="4ACFDF8C" w14:textId="1AF2C09B" w:rsidR="00BF658A" w:rsidDel="007F3F75" w:rsidRDefault="00BF658A" w:rsidP="00BF658A">
      <w:pPr>
        <w:pStyle w:val="BulletList2"/>
        <w:rPr>
          <w:del w:id="2184" w:author="Isha Gupta" w:date="2017-05-18T11:45:00Z"/>
          <w:moveTo w:id="2185" w:author="Isha Gupta" w:date="2017-05-17T10:50:00Z"/>
        </w:rPr>
      </w:pPr>
      <w:moveTo w:id="2186" w:author="Isha Gupta" w:date="2017-05-17T10:50:00Z">
        <w:del w:id="2187" w:author="Isha Gupta" w:date="2017-05-18T11:45:00Z">
          <w:r w:rsidRPr="009A3736" w:rsidDel="007F3F75">
            <w:delText>What is the acceptable request range that must be catered to in a given amount of time under a given operating load?</w:delText>
          </w:r>
        </w:del>
      </w:moveTo>
    </w:p>
    <w:p w14:paraId="23BFDDB2" w14:textId="158381AF" w:rsidR="00BF658A" w:rsidRPr="009A3736" w:rsidDel="007F3F75" w:rsidRDefault="00BF658A" w:rsidP="00BF658A">
      <w:pPr>
        <w:pStyle w:val="BulletList2"/>
        <w:numPr>
          <w:ilvl w:val="1"/>
          <w:numId w:val="4"/>
        </w:numPr>
        <w:rPr>
          <w:del w:id="2188" w:author="Isha Gupta" w:date="2017-05-18T11:45:00Z"/>
          <w:moveTo w:id="2189" w:author="Isha Gupta" w:date="2017-05-17T10:50:00Z"/>
        </w:rPr>
      </w:pPr>
      <w:moveTo w:id="2190" w:author="Isha Gupta" w:date="2017-05-17T10:50:00Z">
        <w:del w:id="2191" w:author="Isha Gupta" w:date="2017-05-17T19:24:00Z">
          <w:r w:rsidDel="001324D5">
            <w:delText>D</w:delText>
          </w:r>
        </w:del>
        <w:del w:id="2192" w:author="Isha Gupta" w:date="2017-05-18T11:45:00Z">
          <w:r w:rsidDel="007F3F75">
            <w:delText>epends on the calculation.</w:delText>
          </w:r>
        </w:del>
      </w:moveTo>
    </w:p>
    <w:p w14:paraId="12A8B55B" w14:textId="7112D97C" w:rsidR="00BF658A" w:rsidRPr="009A3736" w:rsidDel="007F3F75" w:rsidRDefault="00BF658A" w:rsidP="00BF658A">
      <w:pPr>
        <w:pStyle w:val="BulletList1"/>
        <w:rPr>
          <w:del w:id="2193" w:author="Isha Gupta" w:date="2017-05-18T11:45:00Z"/>
          <w:moveTo w:id="2194" w:author="Isha Gupta" w:date="2017-05-17T10:50:00Z"/>
        </w:rPr>
      </w:pPr>
      <w:moveTo w:id="2195" w:author="Isha Gupta" w:date="2017-05-17T10:50:00Z">
        <w:del w:id="2196" w:author="Isha Gupta" w:date="2017-05-18T11:45:00Z">
          <w:r w:rsidRPr="009A3736" w:rsidDel="007F3F75">
            <w:delText xml:space="preserve">Response Time </w:delText>
          </w:r>
        </w:del>
      </w:moveTo>
    </w:p>
    <w:p w14:paraId="6D4226AB" w14:textId="0584DFB4" w:rsidR="00BF658A" w:rsidDel="007F3F75" w:rsidRDefault="00BF658A" w:rsidP="00BF658A">
      <w:pPr>
        <w:pStyle w:val="BulletList2"/>
        <w:rPr>
          <w:del w:id="2197" w:author="Isha Gupta" w:date="2017-05-18T11:45:00Z"/>
          <w:moveTo w:id="2198" w:author="Isha Gupta" w:date="2017-05-17T10:50:00Z"/>
        </w:rPr>
      </w:pPr>
      <w:moveTo w:id="2199" w:author="Isha Gupta" w:date="2017-05-17T10:50:00Z">
        <w:del w:id="2200" w:author="Isha Gupta" w:date="2017-05-18T11:45:00Z">
          <w:r w:rsidRPr="009A3736" w:rsidDel="007F3F75">
            <w:delText>What is the acceptable response time range (in seconds) to a user action on the system?</w:delText>
          </w:r>
        </w:del>
      </w:moveTo>
    </w:p>
    <w:p w14:paraId="1DD25A52" w14:textId="2A88CFA9" w:rsidR="00BF658A" w:rsidRPr="009A3736" w:rsidDel="007F3F75" w:rsidRDefault="00BF658A" w:rsidP="00BF658A">
      <w:pPr>
        <w:pStyle w:val="BulletList2"/>
        <w:numPr>
          <w:ilvl w:val="1"/>
          <w:numId w:val="4"/>
        </w:numPr>
        <w:rPr>
          <w:del w:id="2201" w:author="Isha Gupta" w:date="2017-05-18T11:45:00Z"/>
          <w:moveTo w:id="2202" w:author="Isha Gupta" w:date="2017-05-17T10:50:00Z"/>
        </w:rPr>
      </w:pPr>
      <w:moveTo w:id="2203" w:author="Isha Gupta" w:date="2017-05-17T10:50:00Z">
        <w:del w:id="2204" w:author="Isha Gupta" w:date="2017-05-18T11:45:00Z">
          <w:r w:rsidDel="007F3F75">
            <w:delText>&lt; 1sec.</w:delText>
          </w:r>
        </w:del>
      </w:moveTo>
    </w:p>
    <w:p w14:paraId="29DFBA5B" w14:textId="5D934389" w:rsidR="00BF658A" w:rsidRPr="009A3736" w:rsidDel="007F3F75" w:rsidRDefault="00BF658A" w:rsidP="00BF658A">
      <w:pPr>
        <w:pStyle w:val="BulletList1"/>
        <w:rPr>
          <w:del w:id="2205" w:author="Isha Gupta" w:date="2017-05-18T11:45:00Z"/>
          <w:moveTo w:id="2206" w:author="Isha Gupta" w:date="2017-05-17T10:50:00Z"/>
        </w:rPr>
      </w:pPr>
      <w:moveTo w:id="2207" w:author="Isha Gupta" w:date="2017-05-17T10:50:00Z">
        <w:del w:id="2208" w:author="Isha Gupta" w:date="2017-05-18T11:45:00Z">
          <w:r w:rsidRPr="009A3736" w:rsidDel="007F3F75">
            <w:delText>Resource Usage          </w:delText>
          </w:r>
        </w:del>
      </w:moveTo>
    </w:p>
    <w:p w14:paraId="06FD023D" w14:textId="1A02FBDD" w:rsidR="00BF658A" w:rsidDel="007F3F75" w:rsidRDefault="00BF658A" w:rsidP="00BF658A">
      <w:pPr>
        <w:pStyle w:val="BulletList2"/>
        <w:rPr>
          <w:del w:id="2209" w:author="Isha Gupta" w:date="2017-05-18T11:45:00Z"/>
          <w:moveTo w:id="2210" w:author="Isha Gupta" w:date="2017-05-17T10:50:00Z"/>
        </w:rPr>
      </w:pPr>
      <w:moveTo w:id="2211" w:author="Isha Gupta" w:date="2017-05-17T10:50:00Z">
        <w:del w:id="2212" w:author="Isha Gupta" w:date="2017-05-18T11:45:00Z">
          <w:r w:rsidRPr="009A3736" w:rsidDel="007F3F75">
            <w:delText>Are there size or capacity constraints on the data to be processed by the system?</w:delText>
          </w:r>
          <w:r w:rsidDel="007F3F75">
            <w:delText xml:space="preserve"> </w:delText>
          </w:r>
        </w:del>
      </w:moveTo>
    </w:p>
    <w:p w14:paraId="334B9515" w14:textId="3F271318" w:rsidR="00BF658A" w:rsidRPr="009A3736" w:rsidDel="007F3F75" w:rsidRDefault="00BF658A" w:rsidP="00BF658A">
      <w:pPr>
        <w:pStyle w:val="BulletList2"/>
        <w:numPr>
          <w:ilvl w:val="1"/>
          <w:numId w:val="4"/>
        </w:numPr>
        <w:rPr>
          <w:del w:id="2213" w:author="Isha Gupta" w:date="2017-05-18T11:45:00Z"/>
          <w:moveTo w:id="2214" w:author="Isha Gupta" w:date="2017-05-17T10:50:00Z"/>
        </w:rPr>
      </w:pPr>
      <w:moveTo w:id="2215" w:author="Isha Gupta" w:date="2017-05-17T10:50:00Z">
        <w:del w:id="2216" w:author="Isha Gupta" w:date="2017-05-17T19:24:00Z">
          <w:r w:rsidDel="001324D5">
            <w:delText>Obviously.</w:delText>
          </w:r>
        </w:del>
      </w:moveTo>
    </w:p>
    <w:p w14:paraId="75A325EF" w14:textId="7E3243CE" w:rsidR="00BF658A" w:rsidDel="007F3F75" w:rsidRDefault="00BF658A" w:rsidP="00BF658A">
      <w:pPr>
        <w:pStyle w:val="BulletList2"/>
        <w:rPr>
          <w:del w:id="2217" w:author="Isha Gupta" w:date="2017-05-18T11:45:00Z"/>
          <w:moveTo w:id="2218" w:author="Isha Gupta" w:date="2017-05-17T10:50:00Z"/>
        </w:rPr>
      </w:pPr>
      <w:moveTo w:id="2219" w:author="Isha Gupta" w:date="2017-05-17T10:50:00Z">
        <w:del w:id="2220" w:author="Isha Gupta" w:date="2017-05-18T11:45:00Z">
          <w:r w:rsidRPr="009A3736" w:rsidDel="007F3F75">
            <w:delText>Are there any CPU usage constraints while the application is executing?</w:delText>
          </w:r>
        </w:del>
      </w:moveTo>
    </w:p>
    <w:p w14:paraId="0EF343D4" w14:textId="2B286DD4" w:rsidR="00BF658A" w:rsidRPr="009A3736" w:rsidDel="007F3F75" w:rsidRDefault="00BF658A" w:rsidP="00BF658A">
      <w:pPr>
        <w:pStyle w:val="BulletList2"/>
        <w:numPr>
          <w:ilvl w:val="1"/>
          <w:numId w:val="4"/>
        </w:numPr>
        <w:rPr>
          <w:del w:id="2221" w:author="Isha Gupta" w:date="2017-05-18T11:45:00Z"/>
          <w:moveTo w:id="2222" w:author="Isha Gupta" w:date="2017-05-17T10:50:00Z"/>
        </w:rPr>
      </w:pPr>
      <w:moveTo w:id="2223" w:author="Isha Gupta" w:date="2017-05-17T10:50:00Z">
        <w:del w:id="2224" w:author="Isha Gupta" w:date="2017-05-18T11:45:00Z">
          <w:r w:rsidDel="007F3F75">
            <w:delText>CPU standards should be met , dual core, i7, 8GB RAM etc.</w:delText>
          </w:r>
        </w:del>
      </w:moveTo>
    </w:p>
    <w:p w14:paraId="257DD530" w14:textId="490A3349" w:rsidR="00BF658A" w:rsidRPr="009A3736" w:rsidDel="007F3F75" w:rsidRDefault="00BF658A" w:rsidP="00BF658A">
      <w:pPr>
        <w:pStyle w:val="BulletList1"/>
        <w:rPr>
          <w:del w:id="2225" w:author="Isha Gupta" w:date="2017-05-18T11:45:00Z"/>
          <w:moveTo w:id="2226" w:author="Isha Gupta" w:date="2017-05-17T10:50:00Z"/>
        </w:rPr>
      </w:pPr>
      <w:moveTo w:id="2227" w:author="Isha Gupta" w:date="2017-05-17T10:50:00Z">
        <w:del w:id="2228" w:author="Isha Gupta" w:date="2017-05-18T11:45:00Z">
          <w:r w:rsidRPr="009A3736" w:rsidDel="007F3F75">
            <w:delText>Degradation Under Overload Conditions              </w:delText>
          </w:r>
        </w:del>
      </w:moveTo>
    </w:p>
    <w:p w14:paraId="67685C9D" w14:textId="66B4DB7E" w:rsidR="00BF658A" w:rsidRPr="000D15CD" w:rsidDel="007F3F75" w:rsidRDefault="00BF658A" w:rsidP="00BF658A">
      <w:pPr>
        <w:pStyle w:val="BulletList2"/>
        <w:rPr>
          <w:del w:id="2229" w:author="Isha Gupta" w:date="2017-05-18T11:45:00Z"/>
          <w:moveTo w:id="2230" w:author="Isha Gupta" w:date="2017-05-17T10:50:00Z"/>
          <w:lang w:val="en-US" w:eastAsia="ja-JP"/>
        </w:rPr>
      </w:pPr>
      <w:moveTo w:id="2231" w:author="Isha Gupta" w:date="2017-05-17T10:50:00Z">
        <w:del w:id="2232" w:author="Isha Gupta" w:date="2017-05-18T11:45:00Z">
          <w:r w:rsidRPr="009A3736" w:rsidDel="007F3F75">
            <w:delText>How should the system respond to extreme conditions?</w:delText>
          </w:r>
        </w:del>
      </w:moveTo>
    </w:p>
    <w:p w14:paraId="29B5EC7F" w14:textId="4E528D75" w:rsidR="00BF658A" w:rsidRPr="00DF5BBA" w:rsidDel="007F3F75" w:rsidRDefault="00BF658A" w:rsidP="00BF658A">
      <w:pPr>
        <w:pStyle w:val="BulletList2"/>
        <w:numPr>
          <w:ilvl w:val="1"/>
          <w:numId w:val="4"/>
        </w:numPr>
        <w:rPr>
          <w:del w:id="2233" w:author="Isha Gupta" w:date="2017-05-18T11:45:00Z"/>
          <w:moveTo w:id="2234" w:author="Isha Gupta" w:date="2017-05-17T10:50:00Z"/>
          <w:lang w:val="en-US" w:eastAsia="ja-JP"/>
        </w:rPr>
      </w:pPr>
      <w:moveTo w:id="2235" w:author="Isha Gupta" w:date="2017-05-17T10:50:00Z">
        <w:del w:id="2236" w:author="Isha Gupta" w:date="2017-05-18T11:45:00Z">
          <w:r w:rsidDel="007F3F75">
            <w:delText>Please refer Infrastructure diagram section.</w:delText>
          </w:r>
        </w:del>
      </w:moveTo>
    </w:p>
    <w:p w14:paraId="433E8879" w14:textId="5009A336" w:rsidR="00BF658A" w:rsidDel="007F3F75" w:rsidRDefault="00BF658A" w:rsidP="00BF658A">
      <w:pPr>
        <w:pStyle w:val="Heading2"/>
        <w:rPr>
          <w:del w:id="2237" w:author="Isha Gupta" w:date="2017-05-18T11:45:00Z"/>
          <w:moveTo w:id="2238" w:author="Isha Gupta" w:date="2017-05-17T10:50:00Z"/>
        </w:rPr>
      </w:pPr>
      <w:moveTo w:id="2239" w:author="Isha Gupta" w:date="2017-05-17T10:50:00Z">
        <w:del w:id="2240" w:author="Isha Gupta" w:date="2017-05-18T11:45:00Z">
          <w:r w:rsidDel="007F3F75">
            <w:delText>Security</w:delText>
          </w:r>
        </w:del>
      </w:moveTo>
    </w:p>
    <w:p w14:paraId="5106569C" w14:textId="1CC72310" w:rsidR="00BF658A" w:rsidRPr="009A3736" w:rsidDel="007F3F75" w:rsidRDefault="00BF658A" w:rsidP="00BF658A">
      <w:pPr>
        <w:pStyle w:val="BulletList1"/>
        <w:rPr>
          <w:del w:id="2241" w:author="Isha Gupta" w:date="2017-05-18T11:45:00Z"/>
          <w:moveTo w:id="2242" w:author="Isha Gupta" w:date="2017-05-17T10:50:00Z"/>
        </w:rPr>
      </w:pPr>
      <w:moveTo w:id="2243" w:author="Isha Gupta" w:date="2017-05-17T10:50:00Z">
        <w:del w:id="2244" w:author="Isha Gupta" w:date="2017-05-18T11:45:00Z">
          <w:r w:rsidRPr="009A3736" w:rsidDel="007F3F75">
            <w:delText>Internal Security  </w:delText>
          </w:r>
        </w:del>
      </w:moveTo>
    </w:p>
    <w:p w14:paraId="7B35718A" w14:textId="6B8EE99B" w:rsidR="00BF658A" w:rsidDel="007F3F75" w:rsidRDefault="00BF658A" w:rsidP="00BF658A">
      <w:pPr>
        <w:pStyle w:val="BulletList2"/>
        <w:rPr>
          <w:del w:id="2245" w:author="Isha Gupta" w:date="2017-05-18T11:45:00Z"/>
          <w:moveTo w:id="2246" w:author="Isha Gupta" w:date="2017-05-17T10:50:00Z"/>
        </w:rPr>
      </w:pPr>
      <w:moveTo w:id="2247" w:author="Isha Gupta" w:date="2017-05-17T10:50:00Z">
        <w:del w:id="2248" w:author="Isha Gupta" w:date="2017-05-18T11:45:00Z">
          <w:r w:rsidRPr="009A3736" w:rsidDel="007F3F75">
            <w:delText>Must access to any data or the system itself be controlled?</w:delText>
          </w:r>
        </w:del>
      </w:moveTo>
    </w:p>
    <w:p w14:paraId="4C51B74A" w14:textId="2416D6A7" w:rsidR="00BF658A" w:rsidRPr="009A3736" w:rsidDel="007F3F75" w:rsidRDefault="00BF658A" w:rsidP="00BF658A">
      <w:pPr>
        <w:pStyle w:val="BulletList2"/>
        <w:numPr>
          <w:ilvl w:val="1"/>
          <w:numId w:val="4"/>
        </w:numPr>
        <w:rPr>
          <w:del w:id="2249" w:author="Isha Gupta" w:date="2017-05-18T11:45:00Z"/>
          <w:moveTo w:id="2250" w:author="Isha Gupta" w:date="2017-05-17T10:50:00Z"/>
        </w:rPr>
      </w:pPr>
      <w:moveTo w:id="2251" w:author="Isha Gupta" w:date="2017-05-17T10:50:00Z">
        <w:del w:id="2252" w:author="Isha Gupta" w:date="2017-05-18T11:45:00Z">
          <w:r w:rsidDel="007F3F75">
            <w:delText>Data security mechanism is implemented to avoid anti-cross site scripting and sql injection.</w:delText>
          </w:r>
        </w:del>
      </w:moveTo>
    </w:p>
    <w:p w14:paraId="75F16AF8" w14:textId="06D9F78B" w:rsidR="00BF658A" w:rsidRPr="000D15CD" w:rsidDel="007F3F75" w:rsidRDefault="00BF658A" w:rsidP="00BF658A">
      <w:pPr>
        <w:pStyle w:val="BulletList2"/>
        <w:rPr>
          <w:del w:id="2253" w:author="Isha Gupta" w:date="2017-05-18T11:45:00Z"/>
          <w:moveTo w:id="2254" w:author="Isha Gupta" w:date="2017-05-17T10:50:00Z"/>
        </w:rPr>
      </w:pPr>
      <w:moveTo w:id="2255" w:author="Isha Gupta" w:date="2017-05-17T10:50:00Z">
        <w:del w:id="2256" w:author="Isha Gupta" w:date="2017-05-18T11:45:00Z">
          <w:r w:rsidRPr="009A3736" w:rsidDel="007F3F75">
            <w:rPr>
              <w:lang w:val="en-GB"/>
            </w:rPr>
            <w:delText>Are there any requirements to ensure the integrity of the system from accidental or malicious damage?</w:delText>
          </w:r>
        </w:del>
      </w:moveTo>
    </w:p>
    <w:p w14:paraId="35D71DC9" w14:textId="07580B94" w:rsidR="0050678F" w:rsidRPr="009A3736" w:rsidDel="0050678F" w:rsidRDefault="00BF658A">
      <w:pPr>
        <w:pStyle w:val="BulletList2"/>
        <w:rPr>
          <w:del w:id="2257" w:author="Isha Gupta" w:date="2017-05-18T10:01:00Z"/>
          <w:moveTo w:id="2258" w:author="Isha Gupta" w:date="2017-05-17T10:50:00Z"/>
        </w:rPr>
        <w:pPrChange w:id="2259" w:author="Isha Gupta" w:date="2017-05-18T10:00:00Z">
          <w:pPr>
            <w:pStyle w:val="BulletList2"/>
            <w:numPr>
              <w:ilvl w:val="1"/>
            </w:numPr>
            <w:ind w:left="2367"/>
          </w:pPr>
        </w:pPrChange>
      </w:pPr>
      <w:moveTo w:id="2260" w:author="Isha Gupta" w:date="2017-05-17T10:50:00Z">
        <w:del w:id="2261" w:author="Isha Gupta" w:date="2017-05-18T11:45:00Z">
          <w:r w:rsidDel="007F3F75">
            <w:rPr>
              <w:lang w:val="en-GB"/>
            </w:rPr>
            <w:delText xml:space="preserve">At data level, ACID properties will be maintained. </w:delText>
          </w:r>
        </w:del>
      </w:moveTo>
    </w:p>
    <w:p w14:paraId="5A309338" w14:textId="57C0E988" w:rsidR="00BF658A" w:rsidRPr="009A3736" w:rsidDel="0050678F" w:rsidRDefault="00BF658A" w:rsidP="00BF658A">
      <w:pPr>
        <w:pStyle w:val="BulletList1"/>
        <w:rPr>
          <w:del w:id="2262" w:author="Isha Gupta" w:date="2017-05-18T10:00:00Z"/>
          <w:moveTo w:id="2263" w:author="Isha Gupta" w:date="2017-05-17T10:50:00Z"/>
        </w:rPr>
      </w:pPr>
      <w:moveTo w:id="2264" w:author="Isha Gupta" w:date="2017-05-17T10:50:00Z">
        <w:del w:id="2265" w:author="Isha Gupta" w:date="2017-05-18T11:45:00Z">
          <w:r w:rsidRPr="009A3736" w:rsidDel="007F3F75">
            <w:delText xml:space="preserve">External Security </w:delText>
          </w:r>
        </w:del>
      </w:moveTo>
    </w:p>
    <w:p w14:paraId="148CBC30" w14:textId="1ECBEC29" w:rsidR="00BF658A" w:rsidRPr="009A3736" w:rsidDel="007F3F75" w:rsidRDefault="00BF658A">
      <w:pPr>
        <w:pStyle w:val="BulletList1"/>
        <w:rPr>
          <w:del w:id="2266" w:author="Isha Gupta" w:date="2017-05-18T11:45:00Z"/>
          <w:moveTo w:id="2267" w:author="Isha Gupta" w:date="2017-05-17T10:50:00Z"/>
        </w:rPr>
        <w:pPrChange w:id="2268" w:author="Isha Gupta" w:date="2017-05-18T10:00:00Z">
          <w:pPr>
            <w:pStyle w:val="BulletList2"/>
          </w:pPr>
        </w:pPrChange>
      </w:pPr>
      <w:moveTo w:id="2269" w:author="Isha Gupta" w:date="2017-05-17T10:50:00Z">
        <w:del w:id="2270" w:author="Isha Gupta" w:date="2017-05-18T10:00:00Z">
          <w:r w:rsidRPr="009A3736" w:rsidDel="0050678F">
            <w:delText>Is physical security an issue?</w:delText>
          </w:r>
          <w:r w:rsidDel="0050678F">
            <w:delText xml:space="preserve"> NA</w:delText>
          </w:r>
        </w:del>
      </w:moveTo>
    </w:p>
    <w:p w14:paraId="761C460A" w14:textId="201C4A4C" w:rsidR="00BF658A" w:rsidRPr="009A3736" w:rsidDel="007F3F75" w:rsidRDefault="00BF658A" w:rsidP="00BF658A">
      <w:pPr>
        <w:pStyle w:val="BulletList2"/>
        <w:rPr>
          <w:del w:id="2271" w:author="Isha Gupta" w:date="2017-05-18T11:45:00Z"/>
          <w:moveTo w:id="2272" w:author="Isha Gupta" w:date="2017-05-17T10:50:00Z"/>
        </w:rPr>
      </w:pPr>
      <w:moveTo w:id="2273" w:author="Isha Gupta" w:date="2017-05-17T10:50:00Z">
        <w:del w:id="2274" w:author="Isha Gupta" w:date="2017-05-18T11:45:00Z">
          <w:r w:rsidRPr="009A3736" w:rsidDel="007F3F75">
            <w:rPr>
              <w:lang w:val="en-GB"/>
            </w:rPr>
            <w:delText>Must all external communications between the system’s data server and clients be encrypted</w:delText>
          </w:r>
          <w:r w:rsidRPr="009A3736" w:rsidDel="007F3F75">
            <w:delText>?</w:delText>
          </w:r>
          <w:r w:rsidDel="007F3F75">
            <w:delText xml:space="preserve"> Encryption mechanism is implemented at each request level.</w:delText>
          </w:r>
        </w:del>
      </w:moveTo>
    </w:p>
    <w:p w14:paraId="35B7EE36" w14:textId="54DED4FE" w:rsidR="00BF658A" w:rsidRPr="009A3736" w:rsidDel="007F3F75" w:rsidRDefault="00BF658A" w:rsidP="00BF658A">
      <w:pPr>
        <w:pStyle w:val="Heading2"/>
        <w:rPr>
          <w:del w:id="2275" w:author="Isha Gupta" w:date="2017-05-18T11:45:00Z"/>
          <w:moveTo w:id="2276" w:author="Isha Gupta" w:date="2017-05-17T10:50:00Z"/>
        </w:rPr>
      </w:pPr>
      <w:moveTo w:id="2277" w:author="Isha Gupta" w:date="2017-05-17T10:50:00Z">
        <w:del w:id="2278" w:author="Isha Gupta" w:date="2017-05-18T11:45:00Z">
          <w:r w:rsidRPr="00DF5BBA" w:rsidDel="007F3F75">
            <w:delText>Supportability</w:delText>
          </w:r>
          <w:r w:rsidRPr="009A3736" w:rsidDel="007F3F75">
            <w:delText xml:space="preserve">    </w:delText>
          </w:r>
        </w:del>
      </w:moveTo>
    </w:p>
    <w:p w14:paraId="6C3A5BC4" w14:textId="039DEB1F" w:rsidR="00BF658A" w:rsidRPr="009A3736" w:rsidDel="007F3F75" w:rsidRDefault="00BF658A" w:rsidP="00BF658A">
      <w:pPr>
        <w:pStyle w:val="BulletList1"/>
        <w:rPr>
          <w:del w:id="2279" w:author="Isha Gupta" w:date="2017-05-18T11:45:00Z"/>
          <w:moveTo w:id="2280" w:author="Isha Gupta" w:date="2017-05-17T10:50:00Z"/>
        </w:rPr>
      </w:pPr>
      <w:moveTo w:id="2281" w:author="Isha Gupta" w:date="2017-05-17T10:50:00Z">
        <w:del w:id="2282" w:author="Isha Gupta" w:date="2017-05-18T11:45:00Z">
          <w:r w:rsidRPr="009A3736" w:rsidDel="007F3F75">
            <w:delText xml:space="preserve">Ease of Installation          </w:delText>
          </w:r>
        </w:del>
      </w:moveTo>
    </w:p>
    <w:p w14:paraId="15DF595A" w14:textId="6444020E" w:rsidR="00BF658A" w:rsidRPr="009A3736" w:rsidDel="007F3F75" w:rsidRDefault="00BF658A" w:rsidP="00BF658A">
      <w:pPr>
        <w:pStyle w:val="BulletList2"/>
        <w:rPr>
          <w:del w:id="2283" w:author="Isha Gupta" w:date="2017-05-18T11:45:00Z"/>
          <w:moveTo w:id="2284" w:author="Isha Gupta" w:date="2017-05-17T10:50:00Z"/>
        </w:rPr>
      </w:pPr>
      <w:moveTo w:id="2285" w:author="Isha Gupta" w:date="2017-05-17T10:50:00Z">
        <w:del w:id="2286" w:author="Isha Gupta" w:date="2017-05-18T11:45:00Z">
          <w:r w:rsidRPr="009A3736" w:rsidDel="007F3F75">
            <w:delText>Is there any need for an automatic installation package? Or manual installation will suffice?</w:delText>
          </w:r>
          <w:r w:rsidDel="007F3F75">
            <w:delText xml:space="preserve"> NA</w:delText>
          </w:r>
        </w:del>
      </w:moveTo>
    </w:p>
    <w:p w14:paraId="3473A1F2" w14:textId="5B6CA3DC" w:rsidR="00BF658A" w:rsidRPr="009A3736" w:rsidDel="007F3F75" w:rsidRDefault="00BF658A" w:rsidP="00BF658A">
      <w:pPr>
        <w:pStyle w:val="BulletList2"/>
        <w:rPr>
          <w:del w:id="2287" w:author="Isha Gupta" w:date="2017-05-18T11:45:00Z"/>
          <w:moveTo w:id="2288" w:author="Isha Gupta" w:date="2017-05-17T10:50:00Z"/>
        </w:rPr>
      </w:pPr>
      <w:moveTo w:id="2289" w:author="Isha Gupta" w:date="2017-05-17T10:50:00Z">
        <w:del w:id="2290" w:author="Isha Gupta" w:date="2017-05-18T11:45:00Z">
          <w:r w:rsidRPr="009A3736" w:rsidDel="007F3F75">
            <w:delText>Who is responsible for system installation?</w:delText>
          </w:r>
          <w:r w:rsidDel="007F3F75">
            <w:delText xml:space="preserve"> System Admin.</w:delText>
          </w:r>
        </w:del>
      </w:moveTo>
    </w:p>
    <w:p w14:paraId="531888FF" w14:textId="3DA193A3" w:rsidR="00BF658A" w:rsidRPr="009A3736" w:rsidDel="007F3F75" w:rsidRDefault="00BF658A" w:rsidP="00BF658A">
      <w:pPr>
        <w:pStyle w:val="BulletList2"/>
        <w:rPr>
          <w:del w:id="2291" w:author="Isha Gupta" w:date="2017-05-18T11:45:00Z"/>
          <w:moveTo w:id="2292" w:author="Isha Gupta" w:date="2017-05-17T10:50:00Z"/>
        </w:rPr>
      </w:pPr>
      <w:moveTo w:id="2293" w:author="Isha Gupta" w:date="2017-05-17T10:50:00Z">
        <w:del w:id="2294" w:author="Isha Gupta" w:date="2017-05-18T11:45:00Z">
          <w:r w:rsidRPr="009A3736" w:rsidDel="007F3F75">
            <w:delText>How many installations of the system will be required?</w:delText>
          </w:r>
          <w:r w:rsidDel="007F3F75">
            <w:delText xml:space="preserve"> 1 per site.</w:delText>
          </w:r>
        </w:del>
      </w:moveTo>
    </w:p>
    <w:p w14:paraId="6F4C6E6F" w14:textId="7AA99F97" w:rsidR="00BF658A" w:rsidRPr="009A3736" w:rsidDel="007F3F75" w:rsidRDefault="00BF658A" w:rsidP="00BF658A">
      <w:pPr>
        <w:pStyle w:val="BulletList1"/>
        <w:rPr>
          <w:del w:id="2295" w:author="Isha Gupta" w:date="2017-05-18T11:45:00Z"/>
          <w:moveTo w:id="2296" w:author="Isha Gupta" w:date="2017-05-17T10:50:00Z"/>
        </w:rPr>
      </w:pPr>
      <w:moveTo w:id="2297" w:author="Isha Gupta" w:date="2017-05-17T10:50:00Z">
        <w:del w:id="2298" w:author="Isha Gupta" w:date="2017-05-18T11:45:00Z">
          <w:r w:rsidRPr="009A3736" w:rsidDel="007F3F75">
            <w:delText>Planned Maintenance  </w:delText>
          </w:r>
        </w:del>
      </w:moveTo>
    </w:p>
    <w:p w14:paraId="62358352" w14:textId="6C7CFA9C" w:rsidR="00BF658A" w:rsidRPr="009A3736" w:rsidDel="007F3F75" w:rsidRDefault="00BF658A" w:rsidP="00BF658A">
      <w:pPr>
        <w:pStyle w:val="BulletList2"/>
        <w:rPr>
          <w:del w:id="2299" w:author="Isha Gupta" w:date="2017-05-18T11:45:00Z"/>
          <w:moveTo w:id="2300" w:author="Isha Gupta" w:date="2017-05-17T10:50:00Z"/>
        </w:rPr>
      </w:pPr>
      <w:moveTo w:id="2301" w:author="Isha Gupta" w:date="2017-05-17T10:50:00Z">
        <w:del w:id="2302" w:author="Isha Gupta" w:date="2017-05-18T11:45:00Z">
          <w:r w:rsidRPr="009A3736" w:rsidDel="007F3F75">
            <w:delText>What would be the frequency of system maintenance?</w:delText>
          </w:r>
          <w:r w:rsidDel="007F3F75">
            <w:delText xml:space="preserve"> NA</w:delText>
          </w:r>
        </w:del>
      </w:moveTo>
    </w:p>
    <w:p w14:paraId="39FBC951" w14:textId="5515410B" w:rsidR="00BF658A" w:rsidRPr="009A3736" w:rsidDel="007F3F75" w:rsidRDefault="00BF658A" w:rsidP="00BF658A">
      <w:pPr>
        <w:pStyle w:val="BulletList2"/>
        <w:rPr>
          <w:del w:id="2303" w:author="Isha Gupta" w:date="2017-05-18T11:45:00Z"/>
          <w:moveTo w:id="2304" w:author="Isha Gupta" w:date="2017-05-17T10:50:00Z"/>
        </w:rPr>
      </w:pPr>
      <w:moveTo w:id="2305" w:author="Isha Gupta" w:date="2017-05-17T10:50:00Z">
        <w:del w:id="2306" w:author="Isha Gupta" w:date="2017-05-18T11:45:00Z">
          <w:r w:rsidRPr="009A3736" w:rsidDel="007F3F75">
            <w:delText>Who will be responsible for system maintenance?</w:delText>
          </w:r>
          <w:r w:rsidDel="007F3F75">
            <w:delText xml:space="preserve"> System Admin.</w:delText>
          </w:r>
        </w:del>
      </w:moveTo>
    </w:p>
    <w:p w14:paraId="0B66EAD1" w14:textId="2B6D1532" w:rsidR="00BF658A" w:rsidRPr="009A3736" w:rsidDel="007F3F75" w:rsidRDefault="00BF658A" w:rsidP="00BF658A">
      <w:pPr>
        <w:pStyle w:val="BulletList1"/>
        <w:rPr>
          <w:del w:id="2307" w:author="Isha Gupta" w:date="2017-05-18T11:45:00Z"/>
          <w:moveTo w:id="2308" w:author="Isha Gupta" w:date="2017-05-17T10:50:00Z"/>
        </w:rPr>
      </w:pPr>
      <w:moveTo w:id="2309" w:author="Isha Gupta" w:date="2017-05-17T10:50:00Z">
        <w:del w:id="2310" w:author="Isha Gupta" w:date="2017-05-18T11:45:00Z">
          <w:r w:rsidRPr="009A3736" w:rsidDel="007F3F75">
            <w:delText>Modification</w:delText>
          </w:r>
        </w:del>
      </w:moveTo>
    </w:p>
    <w:p w14:paraId="064B04DC" w14:textId="6CAD23C5" w:rsidR="00BF658A" w:rsidRPr="009A3736" w:rsidDel="007F3F75" w:rsidRDefault="00BF658A" w:rsidP="00BF658A">
      <w:pPr>
        <w:pStyle w:val="BulletList2"/>
        <w:rPr>
          <w:del w:id="2311" w:author="Isha Gupta" w:date="2017-05-18T11:45:00Z"/>
          <w:moveTo w:id="2312" w:author="Isha Gupta" w:date="2017-05-17T10:50:00Z"/>
        </w:rPr>
      </w:pPr>
      <w:moveTo w:id="2313" w:author="Isha Gupta" w:date="2017-05-17T10:50:00Z">
        <w:del w:id="2314" w:author="Isha Gupta" w:date="2017-05-18T11:45:00Z">
          <w:r w:rsidRPr="009A3736" w:rsidDel="007F3F75">
            <w:delText>What parts of the system are likely candidates for later modification?</w:delText>
          </w:r>
          <w:r w:rsidDel="007F3F75">
            <w:delText xml:space="preserve"> </w:delText>
          </w:r>
        </w:del>
      </w:moveTo>
    </w:p>
    <w:p w14:paraId="0706107E" w14:textId="494226AA" w:rsidR="00BF658A" w:rsidRPr="009A3736" w:rsidDel="007F3F75" w:rsidRDefault="00BF658A" w:rsidP="00BF658A">
      <w:pPr>
        <w:pStyle w:val="BulletList2"/>
        <w:rPr>
          <w:del w:id="2315" w:author="Isha Gupta" w:date="2017-05-18T11:45:00Z"/>
          <w:moveTo w:id="2316" w:author="Isha Gupta" w:date="2017-05-17T10:50:00Z"/>
        </w:rPr>
      </w:pPr>
      <w:moveTo w:id="2317" w:author="Isha Gupta" w:date="2017-05-17T10:50:00Z">
        <w:del w:id="2318" w:author="Isha Gupta" w:date="2017-05-18T11:45:00Z">
          <w:r w:rsidRPr="009A3736" w:rsidDel="007F3F75">
            <w:delText>What sorts of modifications are expected?</w:delText>
          </w:r>
        </w:del>
      </w:moveTo>
    </w:p>
    <w:p w14:paraId="0EB35777" w14:textId="09D22965" w:rsidR="00BF658A" w:rsidRPr="009A3736" w:rsidDel="007F3F75" w:rsidRDefault="00BF658A" w:rsidP="00BF658A">
      <w:pPr>
        <w:pStyle w:val="BulletList1"/>
        <w:rPr>
          <w:del w:id="2319" w:author="Isha Gupta" w:date="2017-05-18T11:45:00Z"/>
          <w:moveTo w:id="2320" w:author="Isha Gupta" w:date="2017-05-17T10:50:00Z"/>
        </w:rPr>
      </w:pPr>
      <w:moveTo w:id="2321" w:author="Isha Gupta" w:date="2017-05-17T10:50:00Z">
        <w:del w:id="2322" w:author="Isha Gupta" w:date="2017-05-18T11:45:00Z">
          <w:r w:rsidRPr="009A3736" w:rsidDel="007F3F75">
            <w:delText>Backup</w:delText>
          </w:r>
        </w:del>
      </w:moveTo>
    </w:p>
    <w:p w14:paraId="112F31B9" w14:textId="65A300AD" w:rsidR="00BF658A" w:rsidRPr="009A3736" w:rsidDel="007F3F75" w:rsidRDefault="00BF658A" w:rsidP="00BF658A">
      <w:pPr>
        <w:pStyle w:val="BulletList2"/>
        <w:rPr>
          <w:del w:id="2323" w:author="Isha Gupta" w:date="2017-05-18T11:45:00Z"/>
          <w:moveTo w:id="2324" w:author="Isha Gupta" w:date="2017-05-17T10:50:00Z"/>
        </w:rPr>
      </w:pPr>
      <w:moveTo w:id="2325" w:author="Isha Gupta" w:date="2017-05-17T10:50:00Z">
        <w:del w:id="2326" w:author="Isha Gupta" w:date="2017-05-18T11:45:00Z">
          <w:r w:rsidRPr="009A3736" w:rsidDel="007F3F75">
            <w:delText>How often will the system be backed up?</w:delText>
          </w:r>
          <w:r w:rsidDel="007F3F75">
            <w:delText xml:space="preserve"> Scheduler is implemented as per requirement. (Weekly or daily)</w:delText>
          </w:r>
        </w:del>
      </w:moveTo>
    </w:p>
    <w:p w14:paraId="5A93303E" w14:textId="4C6965F5" w:rsidR="00BF658A" w:rsidRPr="009A3736" w:rsidDel="007F3F75" w:rsidRDefault="00BF658A" w:rsidP="00BF658A">
      <w:pPr>
        <w:pStyle w:val="BulletList2"/>
        <w:rPr>
          <w:del w:id="2327" w:author="Isha Gupta" w:date="2017-05-18T11:45:00Z"/>
          <w:moveTo w:id="2328" w:author="Isha Gupta" w:date="2017-05-17T10:50:00Z"/>
        </w:rPr>
      </w:pPr>
      <w:moveTo w:id="2329" w:author="Isha Gupta" w:date="2017-05-17T10:50:00Z">
        <w:del w:id="2330" w:author="Isha Gupta" w:date="2017-05-18T11:45:00Z">
          <w:r w:rsidRPr="009A3736" w:rsidDel="007F3F75">
            <w:delText>Who will be responsible for the back up?</w:delText>
          </w:r>
          <w:r w:rsidDel="007F3F75">
            <w:delText xml:space="preserve"> Scheduler.</w:delText>
          </w:r>
        </w:del>
      </w:moveTo>
    </w:p>
    <w:p w14:paraId="5BAE908A" w14:textId="027958A0" w:rsidR="00BF658A" w:rsidRPr="009A3736" w:rsidDel="007F3F75" w:rsidRDefault="00BF658A" w:rsidP="00BF658A">
      <w:pPr>
        <w:pStyle w:val="BulletList1"/>
        <w:rPr>
          <w:del w:id="2331" w:author="Isha Gupta" w:date="2017-05-18T11:45:00Z"/>
          <w:moveTo w:id="2332" w:author="Isha Gupta" w:date="2017-05-17T10:50:00Z"/>
        </w:rPr>
      </w:pPr>
      <w:moveTo w:id="2333" w:author="Isha Gupta" w:date="2017-05-17T10:50:00Z">
        <w:del w:id="2334" w:author="Isha Gupta" w:date="2017-05-18T11:45:00Z">
          <w:r w:rsidRPr="009A3736" w:rsidDel="007F3F75">
            <w:delText xml:space="preserve">Ease of Configuration     </w:delText>
          </w:r>
        </w:del>
      </w:moveTo>
    </w:p>
    <w:p w14:paraId="52EBEC0D" w14:textId="186B763C" w:rsidR="00BF658A" w:rsidDel="007F3F75" w:rsidRDefault="00BF658A" w:rsidP="00BF658A">
      <w:pPr>
        <w:pStyle w:val="BulletList2"/>
        <w:rPr>
          <w:del w:id="2335" w:author="Isha Gupta" w:date="2017-05-18T11:45:00Z"/>
          <w:moveTo w:id="2336" w:author="Isha Gupta" w:date="2017-05-17T10:50:00Z"/>
        </w:rPr>
      </w:pPr>
      <w:moveTo w:id="2337" w:author="Isha Gupta" w:date="2017-05-17T10:50:00Z">
        <w:del w:id="2338" w:author="Isha Gupta" w:date="2017-05-18T11:45:00Z">
          <w:r w:rsidRPr="009A3736" w:rsidDel="007F3F75">
            <w:delText>What type of configuration requirements of the system?</w:delText>
          </w:r>
          <w:r w:rsidDel="007F3F75">
            <w:delText xml:space="preserve"> </w:delText>
          </w:r>
        </w:del>
      </w:moveTo>
    </w:p>
    <w:p w14:paraId="3FCB9A78" w14:textId="3842D48A" w:rsidR="00BF658A" w:rsidRPr="009A3736" w:rsidDel="007F3F75" w:rsidRDefault="00BF658A" w:rsidP="00BF658A">
      <w:pPr>
        <w:pStyle w:val="BulletList2"/>
        <w:numPr>
          <w:ilvl w:val="1"/>
          <w:numId w:val="4"/>
        </w:numPr>
        <w:rPr>
          <w:del w:id="2339" w:author="Isha Gupta" w:date="2017-05-18T11:45:00Z"/>
          <w:moveTo w:id="2340" w:author="Isha Gupta" w:date="2017-05-17T10:50:00Z"/>
        </w:rPr>
      </w:pPr>
      <w:moveTo w:id="2341" w:author="Isha Gupta" w:date="2017-05-17T10:50:00Z">
        <w:del w:id="2342" w:author="Isha Gupta" w:date="2017-05-18T11:45:00Z">
          <w:r w:rsidDel="007F3F75">
            <w:delText>Service timeout changes, multi lingual etc.</w:delText>
          </w:r>
        </w:del>
      </w:moveTo>
    </w:p>
    <w:p w14:paraId="00F1CF14" w14:textId="27B2E8F9" w:rsidR="00BF658A" w:rsidRPr="009A3736" w:rsidDel="007F3F75" w:rsidRDefault="00BF658A" w:rsidP="00BF658A">
      <w:pPr>
        <w:pStyle w:val="BulletList2"/>
        <w:rPr>
          <w:del w:id="2343" w:author="Isha Gupta" w:date="2017-05-18T11:45:00Z"/>
          <w:moveTo w:id="2344" w:author="Isha Gupta" w:date="2017-05-17T10:50:00Z"/>
        </w:rPr>
      </w:pPr>
      <w:moveTo w:id="2345" w:author="Isha Gupta" w:date="2017-05-17T10:50:00Z">
        <w:del w:id="2346" w:author="Isha Gupta" w:date="2017-05-18T11:45:00Z">
          <w:r w:rsidRPr="009A3736" w:rsidDel="007F3F75">
            <w:delText>Is any type of administration panel is required to configure the system?</w:delText>
          </w:r>
          <w:r w:rsidDel="007F3F75">
            <w:delText xml:space="preserve"> System admin can login and configure the master data.</w:delText>
          </w:r>
        </w:del>
      </w:moveTo>
    </w:p>
    <w:p w14:paraId="57A1F1CE" w14:textId="4D7F6C74" w:rsidR="00BF658A" w:rsidRPr="009A3736" w:rsidDel="007F3F75" w:rsidRDefault="00BF658A" w:rsidP="00BF658A">
      <w:pPr>
        <w:pStyle w:val="BulletList2"/>
        <w:rPr>
          <w:del w:id="2347" w:author="Isha Gupta" w:date="2017-05-18T11:45:00Z"/>
          <w:moveTo w:id="2348" w:author="Isha Gupta" w:date="2017-05-17T10:50:00Z"/>
        </w:rPr>
      </w:pPr>
      <w:moveTo w:id="2349" w:author="Isha Gupta" w:date="2017-05-17T10:50:00Z">
        <w:del w:id="2350" w:author="Isha Gupta" w:date="2017-05-18T11:45:00Z">
          <w:r w:rsidRPr="009A3736" w:rsidDel="007F3F75">
            <w:delText>Would configuration items specified in application configuration file be acceptable?</w:delText>
          </w:r>
          <w:r w:rsidDel="007F3F75">
            <w:delText xml:space="preserve"> Yes.</w:delText>
          </w:r>
        </w:del>
      </w:moveTo>
    </w:p>
    <w:p w14:paraId="7AC646DF" w14:textId="2C707D14" w:rsidR="00BF658A" w:rsidRPr="009A3736" w:rsidDel="007F3F75" w:rsidRDefault="00BF658A" w:rsidP="00BF658A">
      <w:pPr>
        <w:pStyle w:val="BulletList1"/>
        <w:rPr>
          <w:del w:id="2351" w:author="Isha Gupta" w:date="2017-05-18T11:45:00Z"/>
          <w:moveTo w:id="2352" w:author="Isha Gupta" w:date="2017-05-17T10:50:00Z"/>
        </w:rPr>
      </w:pPr>
      <w:moveTo w:id="2353" w:author="Isha Gupta" w:date="2017-05-17T10:50:00Z">
        <w:del w:id="2354" w:author="Isha Gupta" w:date="2017-05-18T11:45:00Z">
          <w:r w:rsidRPr="009A3736" w:rsidDel="007F3F75">
            <w:delText xml:space="preserve">Ease of Testing  </w:delText>
          </w:r>
        </w:del>
      </w:moveTo>
    </w:p>
    <w:p w14:paraId="2399D8EB" w14:textId="1A41F95E" w:rsidR="00BF658A" w:rsidRPr="009A3736" w:rsidDel="007F3F75" w:rsidRDefault="00BF658A" w:rsidP="00BF658A">
      <w:pPr>
        <w:pStyle w:val="BulletList2"/>
        <w:rPr>
          <w:del w:id="2355" w:author="Isha Gupta" w:date="2017-05-18T11:45:00Z"/>
          <w:moveTo w:id="2356" w:author="Isha Gupta" w:date="2017-05-17T10:50:00Z"/>
        </w:rPr>
      </w:pPr>
      <w:moveTo w:id="2357" w:author="Isha Gupta" w:date="2017-05-17T10:50:00Z">
        <w:del w:id="2358" w:author="Isha Gupta" w:date="2017-05-18T11:45:00Z">
          <w:r w:rsidRPr="009A3736" w:rsidDel="007F3F75">
            <w:delText>Is system needs to be testable via automated test cases?</w:delText>
          </w:r>
          <w:r w:rsidDel="007F3F75">
            <w:delText xml:space="preserve"> Yes</w:delText>
          </w:r>
        </w:del>
      </w:moveTo>
    </w:p>
    <w:p w14:paraId="6023653E" w14:textId="60C7745A" w:rsidR="00BF658A" w:rsidRPr="009A3736" w:rsidDel="007F3F75" w:rsidRDefault="00BF658A" w:rsidP="00BF658A">
      <w:pPr>
        <w:pStyle w:val="BulletList2"/>
        <w:rPr>
          <w:del w:id="2359" w:author="Isha Gupta" w:date="2017-05-18T11:45:00Z"/>
          <w:moveTo w:id="2360" w:author="Isha Gupta" w:date="2017-05-17T10:50:00Z"/>
        </w:rPr>
      </w:pPr>
      <w:moveTo w:id="2361" w:author="Isha Gupta" w:date="2017-05-17T10:50:00Z">
        <w:del w:id="2362" w:author="Isha Gupta" w:date="2017-05-18T11:45:00Z">
          <w:r w:rsidRPr="009A3736" w:rsidDel="007F3F75">
            <w:delText xml:space="preserve">What level of user acceptance testing is required? </w:delText>
          </w:r>
          <w:r w:rsidDel="007F3F75">
            <w:delText>NA</w:delText>
          </w:r>
        </w:del>
      </w:moveTo>
    </w:p>
    <w:p w14:paraId="48EFEC5D" w14:textId="3277D348" w:rsidR="00BF658A" w:rsidRPr="009A3736" w:rsidDel="007F3F75" w:rsidRDefault="00BF658A" w:rsidP="00BF658A">
      <w:pPr>
        <w:pStyle w:val="BulletList2"/>
        <w:rPr>
          <w:del w:id="2363" w:author="Isha Gupta" w:date="2017-05-18T11:45:00Z"/>
          <w:moveTo w:id="2364" w:author="Isha Gupta" w:date="2017-05-17T10:50:00Z"/>
        </w:rPr>
      </w:pPr>
      <w:moveTo w:id="2365" w:author="Isha Gupta" w:date="2017-05-17T10:50:00Z">
        <w:del w:id="2366" w:author="Isha Gupta" w:date="2017-05-18T11:45:00Z">
          <w:r w:rsidRPr="009A3736" w:rsidDel="007F3F75">
            <w:delText>Are there any requirements to load test the system?</w:delText>
          </w:r>
          <w:r w:rsidDel="007F3F75">
            <w:delText xml:space="preserve"> Yes</w:delText>
          </w:r>
        </w:del>
      </w:moveTo>
    </w:p>
    <w:p w14:paraId="374B9AC1" w14:textId="7863EF7A" w:rsidR="00BF658A" w:rsidDel="007F3F75" w:rsidRDefault="00BF658A" w:rsidP="00BF658A">
      <w:pPr>
        <w:pStyle w:val="BulletList2"/>
        <w:rPr>
          <w:del w:id="2367" w:author="Isha Gupta" w:date="2017-05-18T11:45:00Z"/>
          <w:moveTo w:id="2368" w:author="Isha Gupta" w:date="2017-05-17T10:50:00Z"/>
        </w:rPr>
      </w:pPr>
      <w:moveTo w:id="2369" w:author="Isha Gupta" w:date="2017-05-17T10:50:00Z">
        <w:del w:id="2370" w:author="Isha Gupta" w:date="2017-05-18T11:45:00Z">
          <w:r w:rsidRPr="009A3736" w:rsidDel="007F3F75">
            <w:delText>What level of feature isolation/factoring is required from testability perspective?</w:delText>
          </w:r>
        </w:del>
      </w:moveTo>
    </w:p>
    <w:p w14:paraId="6A7CB853" w14:textId="3ABB628C" w:rsidR="00BF658A" w:rsidRPr="009A3736" w:rsidDel="007F3F75" w:rsidRDefault="00BF658A" w:rsidP="00BF658A">
      <w:pPr>
        <w:pStyle w:val="BulletList2"/>
        <w:numPr>
          <w:ilvl w:val="1"/>
          <w:numId w:val="4"/>
        </w:numPr>
        <w:rPr>
          <w:del w:id="2371" w:author="Isha Gupta" w:date="2017-05-18T11:45:00Z"/>
          <w:moveTo w:id="2372" w:author="Isha Gupta" w:date="2017-05-17T10:50:00Z"/>
        </w:rPr>
      </w:pPr>
      <w:moveTo w:id="2373" w:author="Isha Gupta" w:date="2017-05-17T10:50:00Z">
        <w:del w:id="2374" w:author="Isha Gupta" w:date="2017-05-18T11:45:00Z">
          <w:r w:rsidDel="007F3F75">
            <w:delText>All Features will be tested in an isolated way through Unit testing.</w:delText>
          </w:r>
        </w:del>
      </w:moveTo>
    </w:p>
    <w:p w14:paraId="4DB83CAA" w14:textId="41C05AFE" w:rsidR="00BF658A" w:rsidRPr="009A3736" w:rsidDel="007F3F75" w:rsidRDefault="00BF658A" w:rsidP="00BF658A">
      <w:pPr>
        <w:pStyle w:val="Heading2"/>
        <w:spacing w:before="200" w:after="0"/>
        <w:rPr>
          <w:del w:id="2375" w:author="Isha Gupta" w:date="2017-05-18T11:45:00Z"/>
          <w:moveTo w:id="2376" w:author="Isha Gupta" w:date="2017-05-17T10:50:00Z"/>
        </w:rPr>
      </w:pPr>
      <w:moveTo w:id="2377" w:author="Isha Gupta" w:date="2017-05-17T10:50:00Z">
        <w:del w:id="2378" w:author="Isha Gupta" w:date="2017-05-18T11:45:00Z">
          <w:r w:rsidRPr="009A3736" w:rsidDel="007F3F75">
            <w:delText xml:space="preserve">Infrastructure Requirements      </w:delText>
          </w:r>
        </w:del>
      </w:moveTo>
    </w:p>
    <w:p w14:paraId="2FFC30E8" w14:textId="0B6F9CB7" w:rsidR="00BF658A" w:rsidRPr="009A3736" w:rsidDel="007F3F75" w:rsidRDefault="00BF658A" w:rsidP="00BF658A">
      <w:pPr>
        <w:pStyle w:val="BulletList1"/>
        <w:rPr>
          <w:del w:id="2379" w:author="Isha Gupta" w:date="2017-05-18T11:45:00Z"/>
          <w:moveTo w:id="2380" w:author="Isha Gupta" w:date="2017-05-17T10:50:00Z"/>
        </w:rPr>
      </w:pPr>
      <w:moveTo w:id="2381" w:author="Isha Gupta" w:date="2017-05-17T10:50:00Z">
        <w:del w:id="2382" w:author="Isha Gupta" w:date="2017-05-18T11:45:00Z">
          <w:r w:rsidRPr="009A3736" w:rsidDel="007F3F75">
            <w:delText xml:space="preserve">Clients  </w:delText>
          </w:r>
        </w:del>
      </w:moveTo>
    </w:p>
    <w:p w14:paraId="78ED0460" w14:textId="338DD7C5" w:rsidR="00BF658A" w:rsidRPr="009A3736" w:rsidDel="007F3F75" w:rsidRDefault="00BF658A" w:rsidP="00BF658A">
      <w:pPr>
        <w:pStyle w:val="BulletList2"/>
        <w:rPr>
          <w:del w:id="2383" w:author="Isha Gupta" w:date="2017-05-18T11:45:00Z"/>
          <w:moveTo w:id="2384" w:author="Isha Gupta" w:date="2017-05-17T10:50:00Z"/>
        </w:rPr>
      </w:pPr>
      <w:moveTo w:id="2385" w:author="Isha Gupta" w:date="2017-05-17T10:50:00Z">
        <w:del w:id="2386" w:author="Isha Gupta" w:date="2017-05-18T11:45:00Z">
          <w:r w:rsidRPr="009A3736" w:rsidDel="007F3F75">
            <w:delText>What are the client system hardware, memory and browser requirements?</w:delText>
          </w:r>
        </w:del>
      </w:moveTo>
    </w:p>
    <w:p w14:paraId="37CDDDBF" w14:textId="639B71C9" w:rsidR="00BF658A" w:rsidRPr="009A3736" w:rsidDel="007F3F75" w:rsidRDefault="00BF658A" w:rsidP="00BF658A">
      <w:pPr>
        <w:pStyle w:val="BulletList1"/>
        <w:rPr>
          <w:del w:id="2387" w:author="Isha Gupta" w:date="2017-05-18T11:45:00Z"/>
          <w:moveTo w:id="2388" w:author="Isha Gupta" w:date="2017-05-17T10:50:00Z"/>
        </w:rPr>
      </w:pPr>
      <w:moveTo w:id="2389" w:author="Isha Gupta" w:date="2017-05-17T10:50:00Z">
        <w:del w:id="2390" w:author="Isha Gupta" w:date="2017-05-18T11:45:00Z">
          <w:r w:rsidRPr="009A3736" w:rsidDel="007F3F75">
            <w:delText xml:space="preserve">Servers </w:delText>
          </w:r>
        </w:del>
      </w:moveTo>
    </w:p>
    <w:p w14:paraId="6FC0C06D" w14:textId="5D692853" w:rsidR="00BF658A" w:rsidRPr="009A3736" w:rsidDel="007F3F75" w:rsidRDefault="00BF658A" w:rsidP="00BF658A">
      <w:pPr>
        <w:pStyle w:val="BulletList2"/>
        <w:rPr>
          <w:del w:id="2391" w:author="Isha Gupta" w:date="2017-05-18T11:45:00Z"/>
          <w:moveTo w:id="2392" w:author="Isha Gupta" w:date="2017-05-17T10:50:00Z"/>
        </w:rPr>
      </w:pPr>
      <w:moveTo w:id="2393" w:author="Isha Gupta" w:date="2017-05-17T10:50:00Z">
        <w:del w:id="2394" w:author="Isha Gupta" w:date="2017-05-18T11:45:00Z">
          <w:r w:rsidRPr="009A3736" w:rsidDel="007F3F75">
            <w:delText>What hardware is the proposed server system to be used on?</w:delText>
          </w:r>
        </w:del>
      </w:moveTo>
    </w:p>
    <w:p w14:paraId="50A2FFD8" w14:textId="263CDF1B" w:rsidR="00BF658A" w:rsidRPr="009A3736" w:rsidDel="007F3F75" w:rsidRDefault="00BF658A" w:rsidP="00BF658A">
      <w:pPr>
        <w:pStyle w:val="BulletList2"/>
        <w:rPr>
          <w:del w:id="2395" w:author="Isha Gupta" w:date="2017-05-18T11:45:00Z"/>
          <w:moveTo w:id="2396" w:author="Isha Gupta" w:date="2017-05-17T10:50:00Z"/>
        </w:rPr>
      </w:pPr>
      <w:moveTo w:id="2397" w:author="Isha Gupta" w:date="2017-05-17T10:50:00Z">
        <w:del w:id="2398" w:author="Isha Gupta" w:date="2017-05-18T11:45:00Z">
          <w:r w:rsidRPr="009A3736" w:rsidDel="007F3F75">
            <w:delText>What are the characteristics of the target hardware, including memory size and auxiliary storage space?</w:delText>
          </w:r>
        </w:del>
      </w:moveTo>
    </w:p>
    <w:p w14:paraId="183DF131" w14:textId="0847D851" w:rsidR="00BF658A" w:rsidRPr="009A3736" w:rsidDel="007F3F75" w:rsidRDefault="00BF658A" w:rsidP="00BF658A">
      <w:pPr>
        <w:pStyle w:val="BulletList1"/>
        <w:rPr>
          <w:del w:id="2399" w:author="Isha Gupta" w:date="2017-05-18T11:45:00Z"/>
          <w:moveTo w:id="2400" w:author="Isha Gupta" w:date="2017-05-17T10:50:00Z"/>
        </w:rPr>
      </w:pPr>
      <w:moveTo w:id="2401" w:author="Isha Gupta" w:date="2017-05-17T10:50:00Z">
        <w:del w:id="2402" w:author="Isha Gupta" w:date="2017-05-18T11:45:00Z">
          <w:r w:rsidRPr="009A3736" w:rsidDel="007F3F75">
            <w:delText xml:space="preserve">Networks </w:delText>
          </w:r>
        </w:del>
      </w:moveTo>
    </w:p>
    <w:p w14:paraId="1B5A919C" w14:textId="56F0990B" w:rsidR="00BF658A" w:rsidRPr="009A3736" w:rsidDel="007F3F75" w:rsidRDefault="00BF658A" w:rsidP="00BF658A">
      <w:pPr>
        <w:pStyle w:val="BulletList2"/>
        <w:rPr>
          <w:del w:id="2403" w:author="Isha Gupta" w:date="2017-05-18T11:45:00Z"/>
          <w:moveTo w:id="2404" w:author="Isha Gupta" w:date="2017-05-17T10:50:00Z"/>
        </w:rPr>
      </w:pPr>
      <w:moveTo w:id="2405" w:author="Isha Gupta" w:date="2017-05-17T10:50:00Z">
        <w:del w:id="2406" w:author="Isha Gupta" w:date="2017-05-18T11:45:00Z">
          <w:r w:rsidRPr="009A3736" w:rsidDel="007F3F75">
            <w:delText>What is the connection bandwidth required connecting Web Server and Application Server?</w:delText>
          </w:r>
        </w:del>
      </w:moveTo>
    </w:p>
    <w:p w14:paraId="7C90D8F9" w14:textId="672C2AA3" w:rsidR="00BF658A" w:rsidRPr="009A3736" w:rsidDel="007F3F75" w:rsidRDefault="00BF658A" w:rsidP="00BF658A">
      <w:pPr>
        <w:pStyle w:val="BulletList1"/>
        <w:rPr>
          <w:del w:id="2407" w:author="Isha Gupta" w:date="2017-05-18T11:45:00Z"/>
          <w:moveTo w:id="2408" w:author="Isha Gupta" w:date="2017-05-17T10:50:00Z"/>
        </w:rPr>
      </w:pPr>
      <w:moveTo w:id="2409" w:author="Isha Gupta" w:date="2017-05-17T10:50:00Z">
        <w:del w:id="2410" w:author="Isha Gupta" w:date="2017-05-18T11:45:00Z">
          <w:r w:rsidRPr="009A3736" w:rsidDel="007F3F75">
            <w:delText>Peripherals</w:delText>
          </w:r>
        </w:del>
      </w:moveTo>
    </w:p>
    <w:p w14:paraId="5BE0B759" w14:textId="246CA1C8" w:rsidR="00BF658A" w:rsidRPr="009A3736" w:rsidDel="007F3F75" w:rsidRDefault="00BF658A" w:rsidP="00BF658A">
      <w:pPr>
        <w:pStyle w:val="BulletList2"/>
        <w:rPr>
          <w:del w:id="2411" w:author="Isha Gupta" w:date="2017-05-18T11:45:00Z"/>
          <w:moveTo w:id="2412" w:author="Isha Gupta" w:date="2017-05-17T10:50:00Z"/>
        </w:rPr>
      </w:pPr>
      <w:moveTo w:id="2413" w:author="Isha Gupta" w:date="2017-05-17T10:50:00Z">
        <w:del w:id="2414" w:author="Isha Gupta" w:date="2017-05-18T11:45:00Z">
          <w:r w:rsidRPr="009A3736" w:rsidDel="007F3F75">
            <w:delText>Any specific hardware devices required running the system?</w:delText>
          </w:r>
        </w:del>
      </w:moveTo>
    </w:p>
    <w:p w14:paraId="56E6CAF1" w14:textId="76874514" w:rsidR="00BF658A" w:rsidRPr="009A3736" w:rsidDel="007F3F75" w:rsidRDefault="00BF658A" w:rsidP="00BF658A">
      <w:pPr>
        <w:pStyle w:val="BulletList1"/>
        <w:rPr>
          <w:del w:id="2415" w:author="Isha Gupta" w:date="2017-05-18T11:45:00Z"/>
          <w:moveTo w:id="2416" w:author="Isha Gupta" w:date="2017-05-17T10:50:00Z"/>
        </w:rPr>
      </w:pPr>
      <w:moveTo w:id="2417" w:author="Isha Gupta" w:date="2017-05-17T10:50:00Z">
        <w:del w:id="2418" w:author="Isha Gupta" w:date="2017-05-18T11:45:00Z">
          <w:r w:rsidRPr="009A3736" w:rsidDel="007F3F75">
            <w:delText xml:space="preserve">Web Services </w:delText>
          </w:r>
        </w:del>
      </w:moveTo>
    </w:p>
    <w:p w14:paraId="6F0451D2" w14:textId="3E71FEC9" w:rsidR="00BF658A" w:rsidRPr="009A3736" w:rsidDel="007F3F75" w:rsidRDefault="00BF658A" w:rsidP="00BF658A">
      <w:pPr>
        <w:pStyle w:val="BulletList2"/>
        <w:rPr>
          <w:del w:id="2419" w:author="Isha Gupta" w:date="2017-05-18T11:45:00Z"/>
          <w:moveTo w:id="2420" w:author="Isha Gupta" w:date="2017-05-17T10:50:00Z"/>
        </w:rPr>
      </w:pPr>
      <w:moveTo w:id="2421" w:author="Isha Gupta" w:date="2017-05-17T10:50:00Z">
        <w:del w:id="2422" w:author="Isha Gupta" w:date="2017-05-18T11:45:00Z">
          <w:r w:rsidRPr="009A3736" w:rsidDel="007F3F75">
            <w:delText>What are the external web services on which system will depend on?</w:delText>
          </w:r>
        </w:del>
      </w:moveTo>
    </w:p>
    <w:p w14:paraId="13C3D011" w14:textId="0C2D54C5" w:rsidR="00BF658A" w:rsidRPr="009A3736" w:rsidDel="007F3F75" w:rsidRDefault="00BF658A" w:rsidP="00BF658A">
      <w:pPr>
        <w:pStyle w:val="BulletList1"/>
        <w:rPr>
          <w:del w:id="2423" w:author="Isha Gupta" w:date="2017-05-18T11:45:00Z"/>
          <w:moveTo w:id="2424" w:author="Isha Gupta" w:date="2017-05-17T10:50:00Z"/>
          <w:rFonts w:eastAsia="Times New Roman" w:cs="Times New Roman"/>
        </w:rPr>
      </w:pPr>
      <w:moveTo w:id="2425" w:author="Isha Gupta" w:date="2017-05-17T10:50:00Z">
        <w:del w:id="2426" w:author="Isha Gupta" w:date="2017-05-18T11:45:00Z">
          <w:r w:rsidRPr="009A3736" w:rsidDel="007F3F75">
            <w:delText>Environment</w:delText>
          </w:r>
        </w:del>
      </w:moveTo>
    </w:p>
    <w:p w14:paraId="5A11C982" w14:textId="4219C7FB" w:rsidR="00BF658A" w:rsidRPr="009A3736" w:rsidDel="007F3F75" w:rsidRDefault="00BF658A" w:rsidP="00BF658A">
      <w:pPr>
        <w:pStyle w:val="BulletList2"/>
        <w:rPr>
          <w:del w:id="2427" w:author="Isha Gupta" w:date="2017-05-18T11:45:00Z"/>
          <w:moveTo w:id="2428" w:author="Isha Gupta" w:date="2017-05-17T10:50:00Z"/>
        </w:rPr>
      </w:pPr>
      <w:moveTo w:id="2429" w:author="Isha Gupta" w:date="2017-05-17T10:50:00Z">
        <w:del w:id="2430" w:author="Isha Gupta" w:date="2017-05-18T11:45:00Z">
          <w:r w:rsidRPr="009A3736" w:rsidDel="007F3F75">
            <w:delText>Where will the target equipment operate?</w:delText>
          </w:r>
        </w:del>
      </w:moveTo>
    </w:p>
    <w:p w14:paraId="776C55F1" w14:textId="62F87D8C" w:rsidR="00BF658A" w:rsidRPr="009A3736" w:rsidDel="007F3F75" w:rsidRDefault="00BF658A" w:rsidP="00BF658A">
      <w:pPr>
        <w:pStyle w:val="BulletList2"/>
        <w:rPr>
          <w:del w:id="2431" w:author="Isha Gupta" w:date="2017-05-18T11:45:00Z"/>
          <w:moveTo w:id="2432" w:author="Isha Gupta" w:date="2017-05-17T10:50:00Z"/>
        </w:rPr>
      </w:pPr>
      <w:moveTo w:id="2433" w:author="Isha Gupta" w:date="2017-05-17T10:50:00Z">
        <w:del w:id="2434" w:author="Isha Gupta" w:date="2017-05-18T11:45:00Z">
          <w:r w:rsidRPr="009A3736" w:rsidDel="007F3F75">
            <w:delText>Will the target equipment be in one or several locations?</w:delText>
          </w:r>
        </w:del>
      </w:moveTo>
    </w:p>
    <w:p w14:paraId="1229F6F7" w14:textId="71F5427E" w:rsidR="00BF658A" w:rsidRPr="009A3736" w:rsidDel="007F3F75" w:rsidRDefault="00BF658A" w:rsidP="00BF658A">
      <w:pPr>
        <w:pStyle w:val="BulletList2"/>
        <w:rPr>
          <w:del w:id="2435" w:author="Isha Gupta" w:date="2017-05-18T11:45:00Z"/>
          <w:moveTo w:id="2436" w:author="Isha Gupta" w:date="2017-05-17T10:50:00Z"/>
        </w:rPr>
      </w:pPr>
      <w:moveTo w:id="2437" w:author="Isha Gupta" w:date="2017-05-17T10:50:00Z">
        <w:del w:id="2438" w:author="Isha Gupta" w:date="2017-05-18T11:45:00Z">
          <w:r w:rsidRPr="009A3736" w:rsidDel="007F3F75">
            <w:delText>Will the environmental conditions in any way be out of the ordinary (for example, unusual temperatures, vibration, and magnetic fields)?</w:delText>
          </w:r>
        </w:del>
      </w:moveTo>
    </w:p>
    <w:p w14:paraId="6EF4114F" w14:textId="6904C56C" w:rsidR="00BF658A" w:rsidRPr="009A3736" w:rsidDel="007F3F75" w:rsidRDefault="00BF658A" w:rsidP="00BF658A">
      <w:pPr>
        <w:pStyle w:val="Heading2"/>
        <w:spacing w:before="200" w:after="0"/>
        <w:rPr>
          <w:del w:id="2439" w:author="Isha Gupta" w:date="2017-05-18T11:45:00Z"/>
          <w:moveTo w:id="2440" w:author="Isha Gupta" w:date="2017-05-17T10:50:00Z"/>
        </w:rPr>
      </w:pPr>
      <w:moveTo w:id="2441" w:author="Isha Gupta" w:date="2017-05-17T10:50:00Z">
        <w:del w:id="2442" w:author="Isha Gupta" w:date="2017-05-18T11:45:00Z">
          <w:r w:rsidRPr="009A3736" w:rsidDel="007F3F75">
            <w:delText xml:space="preserve">Implementation Constraints       </w:delText>
          </w:r>
        </w:del>
      </w:moveTo>
    </w:p>
    <w:p w14:paraId="2448EAA7" w14:textId="77169E91" w:rsidR="00BF658A" w:rsidRPr="009A3736" w:rsidDel="007F3F75" w:rsidRDefault="00BF658A" w:rsidP="00BF658A">
      <w:pPr>
        <w:pStyle w:val="BulletList1"/>
        <w:rPr>
          <w:del w:id="2443" w:author="Isha Gupta" w:date="2017-05-18T11:45:00Z"/>
          <w:moveTo w:id="2444" w:author="Isha Gupta" w:date="2017-05-17T10:50:00Z"/>
        </w:rPr>
      </w:pPr>
      <w:moveTo w:id="2445" w:author="Isha Gupta" w:date="2017-05-17T10:50:00Z">
        <w:del w:id="2446" w:author="Isha Gupta" w:date="2017-05-18T11:45:00Z">
          <w:r w:rsidRPr="009A3736" w:rsidDel="007F3F75">
            <w:delText>Development Platform</w:delText>
          </w:r>
        </w:del>
      </w:moveTo>
    </w:p>
    <w:p w14:paraId="1C5ED253" w14:textId="798EA1E0" w:rsidR="00BF658A" w:rsidDel="007F3F75" w:rsidRDefault="00BF658A" w:rsidP="00BF658A">
      <w:pPr>
        <w:pStyle w:val="BulletList2"/>
        <w:rPr>
          <w:del w:id="2447" w:author="Isha Gupta" w:date="2017-05-18T11:45:00Z"/>
          <w:moveTo w:id="2448" w:author="Isha Gupta" w:date="2017-05-17T10:50:00Z"/>
        </w:rPr>
      </w:pPr>
      <w:moveTo w:id="2449" w:author="Isha Gupta" w:date="2017-05-17T10:50:00Z">
        <w:del w:id="2450" w:author="Isha Gupta" w:date="2017-05-18T11:45:00Z">
          <w:r w:rsidRPr="009A3736" w:rsidDel="007F3F75">
            <w:delText>Is there any specific requirement that the system should be implemented on a particular platform such as .NET 3.5?</w:delText>
          </w:r>
          <w:r w:rsidDel="007F3F75">
            <w:delText xml:space="preserve"> </w:delText>
          </w:r>
        </w:del>
      </w:moveTo>
    </w:p>
    <w:p w14:paraId="7CB782D4" w14:textId="40E8DB76" w:rsidR="00BF658A" w:rsidRPr="009A3736" w:rsidDel="007F3F75" w:rsidRDefault="00BF658A" w:rsidP="00BF658A">
      <w:pPr>
        <w:pStyle w:val="BulletList2"/>
        <w:numPr>
          <w:ilvl w:val="1"/>
          <w:numId w:val="4"/>
        </w:numPr>
        <w:rPr>
          <w:del w:id="2451" w:author="Isha Gupta" w:date="2017-05-18T11:45:00Z"/>
          <w:moveTo w:id="2452" w:author="Isha Gupta" w:date="2017-05-17T10:50:00Z"/>
        </w:rPr>
      </w:pPr>
      <w:moveTo w:id="2453" w:author="Isha Gupta" w:date="2017-05-17T10:50:00Z">
        <w:del w:id="2454" w:author="Isha Gupta" w:date="2017-05-18T11:45:00Z">
          <w:r w:rsidDel="007F3F75">
            <w:delText>Reusing existing components and reducing time to market.</w:delText>
          </w:r>
        </w:del>
      </w:moveTo>
    </w:p>
    <w:p w14:paraId="27230690" w14:textId="40381C0D" w:rsidR="00BF658A" w:rsidRPr="009A3736" w:rsidDel="007F3F75" w:rsidRDefault="00BF658A" w:rsidP="00BF658A">
      <w:pPr>
        <w:pStyle w:val="BulletList1"/>
        <w:rPr>
          <w:del w:id="2455" w:author="Isha Gupta" w:date="2017-05-18T11:45:00Z"/>
          <w:moveTo w:id="2456" w:author="Isha Gupta" w:date="2017-05-17T10:50:00Z"/>
        </w:rPr>
      </w:pPr>
      <w:moveTo w:id="2457" w:author="Isha Gupta" w:date="2017-05-17T10:50:00Z">
        <w:del w:id="2458" w:author="Isha Gupta" w:date="2017-05-18T11:45:00Z">
          <w:r w:rsidRPr="009A3736" w:rsidDel="007F3F75">
            <w:delText>Languages</w:delText>
          </w:r>
        </w:del>
      </w:moveTo>
    </w:p>
    <w:p w14:paraId="05BF8C6C" w14:textId="7BE3FC24" w:rsidR="00BF658A" w:rsidRPr="009A3736" w:rsidDel="007F3F75" w:rsidRDefault="00BF658A" w:rsidP="00BF658A">
      <w:pPr>
        <w:pStyle w:val="BulletList2"/>
        <w:rPr>
          <w:del w:id="2459" w:author="Isha Gupta" w:date="2017-05-18T11:45:00Z"/>
          <w:moveTo w:id="2460" w:author="Isha Gupta" w:date="2017-05-17T10:50:00Z"/>
        </w:rPr>
      </w:pPr>
      <w:moveTo w:id="2461" w:author="Isha Gupta" w:date="2017-05-17T10:50:00Z">
        <w:del w:id="2462" w:author="Isha Gupta" w:date="2017-05-18T11:45:00Z">
          <w:r w:rsidRPr="009A3736" w:rsidDel="007F3F75">
            <w:delText xml:space="preserve">Is there any specific requirement that system should be implemented in a particular programming language?  </w:delText>
          </w:r>
          <w:r w:rsidDel="007F3F75">
            <w:delText>OOPs is preferred.</w:delText>
          </w:r>
        </w:del>
      </w:moveTo>
    </w:p>
    <w:p w14:paraId="207AB100" w14:textId="744CF1E1" w:rsidR="00BF658A" w:rsidRPr="009A3736" w:rsidDel="007F3F75" w:rsidRDefault="00BF658A" w:rsidP="00BF658A">
      <w:pPr>
        <w:pStyle w:val="BulletList1"/>
        <w:rPr>
          <w:del w:id="2463" w:author="Isha Gupta" w:date="2017-05-18T11:45:00Z"/>
          <w:moveTo w:id="2464" w:author="Isha Gupta" w:date="2017-05-17T10:50:00Z"/>
        </w:rPr>
      </w:pPr>
      <w:moveTo w:id="2465" w:author="Isha Gupta" w:date="2017-05-17T10:50:00Z">
        <w:del w:id="2466" w:author="Isha Gupta" w:date="2017-05-18T11:45:00Z">
          <w:r w:rsidRPr="009A3736" w:rsidDel="007F3F75">
            <w:delText xml:space="preserve">Operating Systems          </w:delText>
          </w:r>
        </w:del>
      </w:moveTo>
    </w:p>
    <w:p w14:paraId="1DE51575" w14:textId="1DD77390" w:rsidR="00BF658A" w:rsidRPr="009A3736" w:rsidDel="007F3F75" w:rsidRDefault="00BF658A" w:rsidP="00BF658A">
      <w:pPr>
        <w:pStyle w:val="BulletList2"/>
        <w:rPr>
          <w:del w:id="2467" w:author="Isha Gupta" w:date="2017-05-18T11:45:00Z"/>
          <w:moveTo w:id="2468" w:author="Isha Gupta" w:date="2017-05-17T10:50:00Z"/>
        </w:rPr>
      </w:pPr>
      <w:moveTo w:id="2469" w:author="Isha Gupta" w:date="2017-05-17T10:50:00Z">
        <w:del w:id="2470" w:author="Isha Gupta" w:date="2017-05-18T11:45:00Z">
          <w:r w:rsidRPr="009A3736" w:rsidDel="007F3F75">
            <w:delText>Is it important that the system be portable (able to move to different hardware or operating system environments)?</w:delText>
          </w:r>
          <w:r w:rsidDel="007F3F75">
            <w:delText xml:space="preserve"> Yes it can be used on mobile handsets also</w:delText>
          </w:r>
        </w:del>
      </w:moveTo>
    </w:p>
    <w:p w14:paraId="7874F5C7" w14:textId="59DA4B22" w:rsidR="00BF658A" w:rsidRPr="009A3736" w:rsidDel="007F3F75" w:rsidRDefault="00BF658A" w:rsidP="00BF658A">
      <w:pPr>
        <w:pStyle w:val="BulletList2"/>
        <w:rPr>
          <w:del w:id="2471" w:author="Isha Gupta" w:date="2017-05-18T11:45:00Z"/>
          <w:moveTo w:id="2472" w:author="Isha Gupta" w:date="2017-05-17T10:50:00Z"/>
        </w:rPr>
      </w:pPr>
      <w:moveTo w:id="2473" w:author="Isha Gupta" w:date="2017-05-17T10:50:00Z">
        <w:del w:id="2474" w:author="Isha Gupta" w:date="2017-05-18T11:45:00Z">
          <w:r w:rsidRPr="009A3736" w:rsidDel="007F3F75">
            <w:delText>What Operating systems application should be able to execute on?</w:delText>
          </w:r>
          <w:r w:rsidDel="007F3F75">
            <w:delText xml:space="preserve"> Windows.</w:delText>
          </w:r>
        </w:del>
      </w:moveTo>
    </w:p>
    <w:p w14:paraId="3A05D00D" w14:textId="26813B62" w:rsidR="00BF658A" w:rsidRPr="009A3736" w:rsidDel="007F3F75" w:rsidRDefault="00BF658A" w:rsidP="00BF658A">
      <w:pPr>
        <w:pStyle w:val="BulletList1"/>
        <w:rPr>
          <w:del w:id="2475" w:author="Isha Gupta" w:date="2017-05-18T11:45:00Z"/>
          <w:moveTo w:id="2476" w:author="Isha Gupta" w:date="2017-05-17T10:50:00Z"/>
        </w:rPr>
      </w:pPr>
      <w:moveTo w:id="2477" w:author="Isha Gupta" w:date="2017-05-17T10:50:00Z">
        <w:del w:id="2478" w:author="Isha Gupta" w:date="2017-05-18T11:45:00Z">
          <w:r w:rsidRPr="009A3736" w:rsidDel="007F3F75">
            <w:delText xml:space="preserve">Standards </w:delText>
          </w:r>
        </w:del>
      </w:moveTo>
    </w:p>
    <w:p w14:paraId="0C0B46D6" w14:textId="2901B7B9" w:rsidR="00BF658A" w:rsidRPr="009A3736" w:rsidDel="007F3F75" w:rsidRDefault="00BF658A" w:rsidP="00BF658A">
      <w:pPr>
        <w:pStyle w:val="BulletList2"/>
        <w:rPr>
          <w:del w:id="2479" w:author="Isha Gupta" w:date="2017-05-18T11:45:00Z"/>
          <w:moveTo w:id="2480" w:author="Isha Gupta" w:date="2017-05-17T10:50:00Z"/>
        </w:rPr>
      </w:pPr>
      <w:moveTo w:id="2481" w:author="Isha Gupta" w:date="2017-05-17T10:50:00Z">
        <w:del w:id="2482" w:author="Isha Gupta" w:date="2017-05-18T11:45:00Z">
          <w:r w:rsidRPr="009A3736" w:rsidDel="007F3F75">
            <w:delText>Are there any specific implementation standards that need to be followed during development?</w:delText>
          </w:r>
          <w:r w:rsidDel="007F3F75">
            <w:delText xml:space="preserve"> Component based programming, testing framework , optimization tools, coding guidelines. Component review tools.</w:delText>
          </w:r>
        </w:del>
      </w:moveTo>
    </w:p>
    <w:p w14:paraId="27A9377E" w14:textId="41F20A99" w:rsidR="00BF658A" w:rsidRPr="009A3736" w:rsidDel="007F3F75" w:rsidRDefault="00BF658A" w:rsidP="00BF658A">
      <w:pPr>
        <w:pStyle w:val="BulletList1"/>
        <w:rPr>
          <w:del w:id="2483" w:author="Isha Gupta" w:date="2017-05-18T11:45:00Z"/>
          <w:moveTo w:id="2484" w:author="Isha Gupta" w:date="2017-05-17T10:50:00Z"/>
        </w:rPr>
      </w:pPr>
      <w:moveTo w:id="2485" w:author="Isha Gupta" w:date="2017-05-17T10:50:00Z">
        <w:del w:id="2486" w:author="Isha Gupta" w:date="2017-05-18T11:45:00Z">
          <w:r w:rsidRPr="009A3736" w:rsidDel="007F3F75">
            <w:delText>System Interfaces </w:delText>
          </w:r>
        </w:del>
      </w:moveTo>
    </w:p>
    <w:p w14:paraId="21C295A5" w14:textId="1134C765" w:rsidR="00BF658A" w:rsidRPr="009A3736" w:rsidDel="007F3F75" w:rsidRDefault="00BF658A" w:rsidP="00BF658A">
      <w:pPr>
        <w:pStyle w:val="BulletList2"/>
        <w:rPr>
          <w:del w:id="2487" w:author="Isha Gupta" w:date="2017-05-18T11:45:00Z"/>
          <w:moveTo w:id="2488" w:author="Isha Gupta" w:date="2017-05-17T10:50:00Z"/>
        </w:rPr>
      </w:pPr>
      <w:moveTo w:id="2489" w:author="Isha Gupta" w:date="2017-05-17T10:50:00Z">
        <w:del w:id="2490" w:author="Isha Gupta" w:date="2017-05-18T11:45:00Z">
          <w:r w:rsidRPr="009A3736" w:rsidDel="007F3F75">
            <w:delText>How many different types of interfaces (presentation layers) required for the system? </w:delText>
          </w:r>
        </w:del>
        <w:del w:id="2491" w:author="Isha Gupta" w:date="2017-05-18T09:58:00Z">
          <w:r w:rsidRPr="009A3736" w:rsidDel="005B6304">
            <w:delText> </w:delText>
          </w:r>
        </w:del>
      </w:moveTo>
    </w:p>
    <w:p w14:paraId="40F3AF9C" w14:textId="573BE024" w:rsidR="00BF658A" w:rsidRPr="009A3736" w:rsidDel="007F3F75" w:rsidRDefault="00BF658A" w:rsidP="00BF658A">
      <w:pPr>
        <w:pStyle w:val="BulletList2"/>
        <w:rPr>
          <w:del w:id="2492" w:author="Isha Gupta" w:date="2017-05-18T11:45:00Z"/>
          <w:moveTo w:id="2493" w:author="Isha Gupta" w:date="2017-05-17T10:50:00Z"/>
          <w:rFonts w:eastAsia="Times New Roman" w:cs="Times New Roman"/>
        </w:rPr>
      </w:pPr>
      <w:moveTo w:id="2494" w:author="Isha Gupta" w:date="2017-05-17T10:50:00Z">
        <w:del w:id="2495" w:author="Isha Gupta" w:date="2017-05-18T11:45:00Z">
          <w:r w:rsidRPr="009A3736" w:rsidDel="007F3F75">
            <w:rPr>
              <w:rFonts w:eastAsia="Times New Roman" w:cs="Times New Roman"/>
            </w:rPr>
            <w:delText>Is input coming from systems outside the proposed system?</w:delText>
          </w:r>
          <w:r w:rsidDel="007F3F75">
            <w:rPr>
              <w:rFonts w:eastAsia="Times New Roman" w:cs="Times New Roman"/>
            </w:rPr>
            <w:delText xml:space="preserve"> N</w:delText>
          </w:r>
        </w:del>
        <w:del w:id="2496" w:author="Isha Gupta" w:date="2017-05-18T09:59:00Z">
          <w:r w:rsidDel="005B6304">
            <w:rPr>
              <w:rFonts w:eastAsia="Times New Roman" w:cs="Times New Roman"/>
            </w:rPr>
            <w:delText>O</w:delText>
          </w:r>
        </w:del>
      </w:moveTo>
    </w:p>
    <w:p w14:paraId="5FA4D740" w14:textId="78BD3023" w:rsidR="00BF658A" w:rsidRPr="009A3736" w:rsidDel="007F3F75" w:rsidRDefault="00BF658A" w:rsidP="00BF658A">
      <w:pPr>
        <w:pStyle w:val="BulletList2"/>
        <w:rPr>
          <w:del w:id="2497" w:author="Isha Gupta" w:date="2017-05-18T11:45:00Z"/>
          <w:moveTo w:id="2498" w:author="Isha Gupta" w:date="2017-05-17T10:50:00Z"/>
          <w:rFonts w:eastAsia="Times New Roman" w:cs="Times New Roman"/>
        </w:rPr>
      </w:pPr>
      <w:moveTo w:id="2499" w:author="Isha Gupta" w:date="2017-05-17T10:50:00Z">
        <w:del w:id="2500" w:author="Isha Gupta" w:date="2017-05-18T11:45:00Z">
          <w:r w:rsidRPr="009A3736" w:rsidDel="007F3F75">
            <w:rPr>
              <w:rFonts w:eastAsia="Times New Roman" w:cs="Times New Roman"/>
            </w:rPr>
            <w:delText>Is output going to systems outside the proposed system?</w:delText>
          </w:r>
          <w:r w:rsidDel="007F3F75">
            <w:rPr>
              <w:rFonts w:eastAsia="Times New Roman" w:cs="Times New Roman"/>
            </w:rPr>
            <w:delText xml:space="preserve"> Yes</w:delText>
          </w:r>
        </w:del>
      </w:moveTo>
    </w:p>
    <w:p w14:paraId="51E29B73" w14:textId="03688469" w:rsidR="00BF658A" w:rsidRPr="009A3736" w:rsidDel="007F3F75" w:rsidRDefault="00BF658A" w:rsidP="00BF658A">
      <w:pPr>
        <w:pStyle w:val="BulletList2"/>
        <w:rPr>
          <w:del w:id="2501" w:author="Isha Gupta" w:date="2017-05-18T11:45:00Z"/>
          <w:moveTo w:id="2502" w:author="Isha Gupta" w:date="2017-05-17T10:50:00Z"/>
          <w:rFonts w:eastAsia="Times New Roman" w:cs="Times New Roman"/>
        </w:rPr>
      </w:pPr>
      <w:moveTo w:id="2503" w:author="Isha Gupta" w:date="2017-05-17T10:50:00Z">
        <w:del w:id="2504" w:author="Isha Gupta" w:date="2017-05-18T11:45:00Z">
          <w:r w:rsidRPr="009A3736" w:rsidDel="007F3F75">
            <w:rPr>
              <w:rFonts w:eastAsia="Times New Roman" w:cs="Times New Roman"/>
            </w:rPr>
            <w:delText>Are there restrictions on the format or medium that must be used for input or output?</w:delText>
          </w:r>
        </w:del>
        <w:del w:id="2505" w:author="Isha Gupta" w:date="2017-05-18T09:59:00Z">
          <w:r w:rsidDel="005B6304">
            <w:rPr>
              <w:rFonts w:eastAsia="Times New Roman" w:cs="Times New Roman"/>
            </w:rPr>
            <w:delText xml:space="preserve"> </w:delText>
          </w:r>
        </w:del>
        <w:del w:id="2506" w:author="Isha Gupta" w:date="2017-05-18T11:45:00Z">
          <w:r w:rsidDel="007F3F75">
            <w:rPr>
              <w:rFonts w:eastAsia="Times New Roman" w:cs="Times New Roman"/>
            </w:rPr>
            <w:delText>Yes.</w:delText>
          </w:r>
        </w:del>
      </w:moveTo>
    </w:p>
    <w:p w14:paraId="7D726583" w14:textId="5BAC5E13" w:rsidR="00BF658A" w:rsidRPr="009A3736" w:rsidDel="007F3F75" w:rsidRDefault="00BF658A" w:rsidP="00BF658A">
      <w:pPr>
        <w:pStyle w:val="BulletList1"/>
        <w:rPr>
          <w:del w:id="2507" w:author="Isha Gupta" w:date="2017-05-18T11:45:00Z"/>
          <w:moveTo w:id="2508" w:author="Isha Gupta" w:date="2017-05-17T10:50:00Z"/>
        </w:rPr>
      </w:pPr>
      <w:moveTo w:id="2509" w:author="Isha Gupta" w:date="2017-05-17T10:50:00Z">
        <w:del w:id="2510" w:author="Isha Gupta" w:date="2017-05-18T11:45:00Z">
          <w:r w:rsidRPr="009A3736" w:rsidDel="007F3F75">
            <w:delText xml:space="preserve">Legacy Systems         </w:delText>
          </w:r>
        </w:del>
      </w:moveTo>
    </w:p>
    <w:p w14:paraId="28AD5185" w14:textId="1581B78C" w:rsidR="00BF658A" w:rsidRPr="009A3736" w:rsidDel="007F3F75" w:rsidRDefault="00BF658A" w:rsidP="00BF658A">
      <w:pPr>
        <w:pStyle w:val="BulletList2"/>
        <w:rPr>
          <w:del w:id="2511" w:author="Isha Gupta" w:date="2017-05-18T11:45:00Z"/>
          <w:moveTo w:id="2512" w:author="Isha Gupta" w:date="2017-05-17T10:50:00Z"/>
        </w:rPr>
      </w:pPr>
      <w:moveTo w:id="2513" w:author="Isha Gupta" w:date="2017-05-17T10:50:00Z">
        <w:del w:id="2514" w:author="Isha Gupta" w:date="2017-05-18T11:45:00Z">
          <w:r w:rsidRPr="009A3736" w:rsidDel="007F3F75">
            <w:delText>Is there any type of interaction required with any existing legacy system?</w:delText>
          </w:r>
          <w:r w:rsidDel="007F3F75">
            <w:delText xml:space="preserve"> </w:delText>
          </w:r>
        </w:del>
        <w:del w:id="2515" w:author="Isha Gupta" w:date="2017-05-18T09:59:00Z">
          <w:r w:rsidDel="005B6304">
            <w:delText>y</w:delText>
          </w:r>
        </w:del>
        <w:del w:id="2516" w:author="Isha Gupta" w:date="2017-05-18T11:45:00Z">
          <w:r w:rsidDel="007F3F75">
            <w:delText>es</w:delText>
          </w:r>
        </w:del>
      </w:moveTo>
    </w:p>
    <w:p w14:paraId="1C1D29C5" w14:textId="2C6B4582" w:rsidR="00BF658A" w:rsidRPr="009A3736" w:rsidDel="007F3F75" w:rsidRDefault="00BF658A" w:rsidP="00BF658A">
      <w:pPr>
        <w:pStyle w:val="BulletList1"/>
        <w:rPr>
          <w:del w:id="2517" w:author="Isha Gupta" w:date="2017-05-18T11:45:00Z"/>
          <w:moveTo w:id="2518" w:author="Isha Gupta" w:date="2017-05-17T10:50:00Z"/>
        </w:rPr>
      </w:pPr>
      <w:moveTo w:id="2519" w:author="Isha Gupta" w:date="2017-05-17T10:50:00Z">
        <w:del w:id="2520" w:author="Isha Gupta" w:date="2017-05-18T11:45:00Z">
          <w:r w:rsidRPr="009A3736" w:rsidDel="007F3F75">
            <w:delText>Databases    </w:delText>
          </w:r>
        </w:del>
      </w:moveTo>
    </w:p>
    <w:p w14:paraId="25D824DD" w14:textId="5C082BB8" w:rsidR="00BF658A" w:rsidRPr="009A3736" w:rsidDel="007F3F75" w:rsidRDefault="00BF658A" w:rsidP="00BF658A">
      <w:pPr>
        <w:pStyle w:val="BulletList2"/>
        <w:rPr>
          <w:del w:id="2521" w:author="Isha Gupta" w:date="2017-05-18T11:45:00Z"/>
          <w:moveTo w:id="2522" w:author="Isha Gupta" w:date="2017-05-17T10:50:00Z"/>
        </w:rPr>
      </w:pPr>
      <w:moveTo w:id="2523" w:author="Isha Gupta" w:date="2017-05-17T10:50:00Z">
        <w:del w:id="2524" w:author="Isha Gupta" w:date="2017-05-18T11:45:00Z">
          <w:r w:rsidRPr="009A3736" w:rsidDel="007F3F75">
            <w:delText>What database implementation application needs to support?</w:delText>
          </w:r>
          <w:r w:rsidDel="007F3F75">
            <w:delText xml:space="preserve"> SQL server</w:delText>
          </w:r>
        </w:del>
      </w:moveTo>
    </w:p>
    <w:p w14:paraId="700AF1E6" w14:textId="59C4F2E3" w:rsidR="00BF658A" w:rsidRPr="009A3736" w:rsidDel="007F3F75" w:rsidRDefault="00BF658A" w:rsidP="00BF658A">
      <w:pPr>
        <w:pStyle w:val="BulletList2"/>
        <w:rPr>
          <w:del w:id="2525" w:author="Isha Gupta" w:date="2017-05-18T11:45:00Z"/>
          <w:moveTo w:id="2526" w:author="Isha Gupta" w:date="2017-05-17T10:50:00Z"/>
        </w:rPr>
      </w:pPr>
      <w:moveTo w:id="2527" w:author="Isha Gupta" w:date="2017-05-17T10:50:00Z">
        <w:del w:id="2528" w:author="Isha Gupta" w:date="2017-05-18T11:45:00Z">
          <w:r w:rsidRPr="009A3736" w:rsidDel="007F3F75">
            <w:delText>Is support for more than one database required?</w:delText>
          </w:r>
          <w:r w:rsidDel="007F3F75">
            <w:delText xml:space="preserve"> Yes both server and mainframe</w:delText>
          </w:r>
        </w:del>
      </w:moveTo>
    </w:p>
    <w:p w14:paraId="6EEEE68F" w14:textId="1A689D28" w:rsidR="00BF658A" w:rsidRPr="00407CF0" w:rsidDel="007F3F75" w:rsidRDefault="00BF658A" w:rsidP="00BF658A">
      <w:pPr>
        <w:pStyle w:val="BulletList1"/>
        <w:rPr>
          <w:del w:id="2529" w:author="Isha Gupta" w:date="2017-05-18T11:45:00Z"/>
          <w:moveTo w:id="2530" w:author="Isha Gupta" w:date="2017-05-17T10:50:00Z"/>
          <w:lang w:val="en-US" w:eastAsia="ja-JP"/>
        </w:rPr>
      </w:pPr>
      <w:moveTo w:id="2531" w:author="Isha Gupta" w:date="2017-05-17T10:50:00Z">
        <w:del w:id="2532" w:author="Isha Gupta" w:date="2017-05-18T11:45:00Z">
          <w:r w:rsidRPr="009A3736" w:rsidDel="007F3F75">
            <w:delText>Will there be any database partitioning or mirroring required?</w:delText>
          </w:r>
          <w:r w:rsidDel="007F3F75">
            <w:delText xml:space="preserve"> NA</w:delText>
          </w:r>
        </w:del>
      </w:moveTo>
    </w:p>
    <w:moveToRangeEnd w:id="1929"/>
    <w:p w14:paraId="2CA2616E" w14:textId="42A65084" w:rsidR="003F13E6" w:rsidRDefault="00B16C9D" w:rsidP="00106186">
      <w:pPr>
        <w:pStyle w:val="Heading1"/>
        <w:rPr>
          <w:ins w:id="2533" w:author="Isha Gupta" w:date="2017-05-18T11:51:00Z"/>
        </w:rPr>
      </w:pPr>
      <w:ins w:id="2534" w:author="Isha Gupta" w:date="2017-05-18T11:53:00Z">
        <w:r>
          <w:lastRenderedPageBreak/>
          <w:t>Application Code</w:t>
        </w:r>
      </w:ins>
      <w:ins w:id="2535" w:author="Isha Gupta" w:date="2017-05-18T11:50:00Z">
        <w:r w:rsidR="003F13E6">
          <w:t xml:space="preserve"> Organization</w:t>
        </w:r>
      </w:ins>
    </w:p>
    <w:p w14:paraId="485C4A68" w14:textId="5053A70A" w:rsidR="00326437" w:rsidRDefault="00326437">
      <w:pPr>
        <w:pStyle w:val="BodyText"/>
        <w:rPr>
          <w:ins w:id="2536" w:author="Isha Gupta" w:date="2017-05-18T11:52:00Z"/>
        </w:rPr>
        <w:pPrChange w:id="2537" w:author="Isha Gupta" w:date="2017-05-18T11:51:00Z">
          <w:pPr>
            <w:pStyle w:val="Heading1"/>
          </w:pPr>
        </w:pPrChange>
      </w:pPr>
      <w:ins w:id="2538" w:author="Isha Gupta" w:date="2017-05-18T11:51:00Z">
        <w:r>
          <w:rPr>
            <w:lang w:val="en-US" w:eastAsia="ja-JP"/>
          </w:rPr>
          <w:t>Github will be used the repository</w:t>
        </w:r>
      </w:ins>
    </w:p>
    <w:p w14:paraId="343C0F6A" w14:textId="2DE19E4E" w:rsidR="00B16C9D" w:rsidRDefault="00B16C9D">
      <w:pPr>
        <w:pStyle w:val="BodyText"/>
        <w:rPr>
          <w:ins w:id="2539" w:author="Isha Gupta" w:date="2017-05-18T11:52:00Z"/>
        </w:rPr>
        <w:pPrChange w:id="2540" w:author="Isha Gupta" w:date="2017-05-18T11:51:00Z">
          <w:pPr>
            <w:pStyle w:val="Heading1"/>
          </w:pPr>
        </w:pPrChange>
      </w:pPr>
      <w:ins w:id="2541" w:author="Isha Gupta" w:date="2017-05-18T11:52:00Z">
        <w:r>
          <w:rPr>
            <w:noProof/>
            <w:lang w:val="en-US"/>
          </w:rPr>
          <w:drawing>
            <wp:inline distT="0" distB="0" distL="0" distR="0" wp14:anchorId="2079C15C" wp14:editId="79FBA4C2">
              <wp:extent cx="4457700" cy="3571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700" cy="3571875"/>
                      </a:xfrm>
                      <a:prstGeom prst="rect">
                        <a:avLst/>
                      </a:prstGeom>
                    </pic:spPr>
                  </pic:pic>
                </a:graphicData>
              </a:graphic>
            </wp:inline>
          </w:drawing>
        </w:r>
      </w:ins>
    </w:p>
    <w:p w14:paraId="4382D4D4" w14:textId="5DD33D1E" w:rsidR="00B16C9D" w:rsidRPr="00B16C9D" w:rsidRDefault="00B16C9D">
      <w:pPr>
        <w:pStyle w:val="Heading2"/>
        <w:rPr>
          <w:ins w:id="2542" w:author="Isha Gupta" w:date="2017-05-18T11:50:00Z"/>
        </w:rPr>
        <w:pPrChange w:id="2543" w:author="Isha Gupta" w:date="2017-05-18T11:53:00Z">
          <w:pPr>
            <w:pStyle w:val="Heading1"/>
          </w:pPr>
        </w:pPrChange>
      </w:pPr>
      <w:ins w:id="2544" w:author="Isha Gupta" w:date="2017-05-18T11:52:00Z">
        <w:r w:rsidRPr="00B16C9D">
          <w:t>Projects Dependency diagram</w:t>
        </w:r>
      </w:ins>
    </w:p>
    <w:p w14:paraId="723C9211" w14:textId="4FD20196" w:rsidR="00B6633C" w:rsidRPr="00B6633C" w:rsidRDefault="00B6633C">
      <w:pPr>
        <w:pStyle w:val="BodyText"/>
        <w:rPr>
          <w:ins w:id="2545" w:author="Isha Gupta" w:date="2017-05-18T11:50:00Z"/>
          <w:rPrChange w:id="2546" w:author="Isha Gupta" w:date="2017-05-18T11:50:00Z">
            <w:rPr>
              <w:ins w:id="2547" w:author="Isha Gupta" w:date="2017-05-18T11:50:00Z"/>
            </w:rPr>
          </w:rPrChange>
        </w:rPr>
        <w:pPrChange w:id="2548" w:author="Isha Gupta" w:date="2017-05-18T11:50:00Z">
          <w:pPr>
            <w:pStyle w:val="Heading1"/>
          </w:pPr>
        </w:pPrChange>
      </w:pPr>
      <w:ins w:id="2549" w:author="Isha Gupta" w:date="2017-05-18T11:50:00Z">
        <w:r>
          <w:rPr>
            <w:b/>
            <w:bCs/>
            <w:noProof/>
            <w:lang w:val="en-US"/>
          </w:rPr>
          <w:drawing>
            <wp:inline distT="0" distB="0" distL="0" distR="0" wp14:anchorId="4693C4F6" wp14:editId="2DF7F9AB">
              <wp:extent cx="5943600" cy="3576771"/>
              <wp:effectExtent l="19050" t="19050" r="1905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6771"/>
                      </a:xfrm>
                      <a:prstGeom prst="rect">
                        <a:avLst/>
                      </a:prstGeom>
                      <a:ln>
                        <a:solidFill>
                          <a:schemeClr val="tx1"/>
                        </a:solidFill>
                      </a:ln>
                    </pic:spPr>
                  </pic:pic>
                </a:graphicData>
              </a:graphic>
            </wp:inline>
          </w:drawing>
        </w:r>
      </w:ins>
    </w:p>
    <w:p w14:paraId="1F9087BD" w14:textId="4F24326F" w:rsidR="003F13E6" w:rsidRDefault="00B16C9D">
      <w:pPr>
        <w:pStyle w:val="Heading2"/>
        <w:rPr>
          <w:ins w:id="2550" w:author="Isha Gupta" w:date="2017-05-18T11:54:00Z"/>
        </w:rPr>
        <w:pPrChange w:id="2551" w:author="Isha Gupta" w:date="2017-05-18T11:53:00Z">
          <w:pPr>
            <w:pStyle w:val="Heading1"/>
          </w:pPr>
        </w:pPrChange>
      </w:pPr>
      <w:ins w:id="2552" w:author="Isha Gupta" w:date="2017-05-18T11:53:00Z">
        <w:r>
          <w:lastRenderedPageBreak/>
          <w:t xml:space="preserve">Technology Stack </w:t>
        </w:r>
      </w:ins>
    </w:p>
    <w:tbl>
      <w:tblPr>
        <w:tblW w:w="8520" w:type="dxa"/>
        <w:tblInd w:w="562" w:type="dxa"/>
        <w:tblLook w:val="04A0" w:firstRow="1" w:lastRow="0" w:firstColumn="1" w:lastColumn="0" w:noHBand="0" w:noVBand="1"/>
      </w:tblPr>
      <w:tblGrid>
        <w:gridCol w:w="626"/>
        <w:gridCol w:w="3150"/>
        <w:gridCol w:w="4744"/>
      </w:tblGrid>
      <w:tr w:rsidR="00B16C9D" w:rsidRPr="00316505" w14:paraId="5CB25553" w14:textId="77777777" w:rsidTr="00B47363">
        <w:trPr>
          <w:trHeight w:val="300"/>
          <w:ins w:id="2553"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hideMark/>
          </w:tcPr>
          <w:p w14:paraId="67FF95B9" w14:textId="77777777" w:rsidR="00B16C9D" w:rsidRPr="00316505" w:rsidRDefault="00B16C9D" w:rsidP="00B47363">
            <w:pPr>
              <w:spacing w:after="0" w:line="240" w:lineRule="auto"/>
              <w:rPr>
                <w:ins w:id="2554" w:author="Isha Gupta" w:date="2017-05-18T11:54:00Z"/>
              </w:rPr>
            </w:pPr>
            <w:ins w:id="2555" w:author="Isha Gupta" w:date="2017-05-18T11:54:00Z">
              <w:r w:rsidRPr="00316505">
                <w:t> </w:t>
              </w:r>
            </w:ins>
          </w:p>
        </w:tc>
        <w:tc>
          <w:tcPr>
            <w:tcW w:w="3150" w:type="dxa"/>
            <w:tcBorders>
              <w:top w:val="single" w:sz="4" w:space="0" w:color="auto"/>
              <w:left w:val="nil"/>
              <w:bottom w:val="single" w:sz="4" w:space="0" w:color="auto"/>
              <w:right w:val="single" w:sz="4" w:space="0" w:color="auto"/>
            </w:tcBorders>
            <w:shd w:val="clear" w:color="000000" w:fill="D9D9D9"/>
            <w:hideMark/>
          </w:tcPr>
          <w:p w14:paraId="531FD17E" w14:textId="77777777" w:rsidR="00B16C9D" w:rsidRPr="00316505" w:rsidRDefault="00B16C9D" w:rsidP="00B47363">
            <w:pPr>
              <w:spacing w:after="0" w:line="240" w:lineRule="auto"/>
              <w:rPr>
                <w:ins w:id="2556" w:author="Isha Gupta" w:date="2017-05-18T11:54:00Z"/>
              </w:rPr>
            </w:pPr>
            <w:ins w:id="2557" w:author="Isha Gupta" w:date="2017-05-18T11:54:00Z">
              <w:r w:rsidRPr="00316505">
                <w:rPr>
                  <w:b/>
                  <w:bCs/>
                </w:rPr>
                <w:t>Aspect</w:t>
              </w:r>
            </w:ins>
          </w:p>
        </w:tc>
        <w:tc>
          <w:tcPr>
            <w:tcW w:w="4744" w:type="dxa"/>
            <w:tcBorders>
              <w:top w:val="single" w:sz="4" w:space="0" w:color="auto"/>
              <w:left w:val="nil"/>
              <w:bottom w:val="single" w:sz="4" w:space="0" w:color="auto"/>
              <w:right w:val="single" w:sz="4" w:space="0" w:color="auto"/>
            </w:tcBorders>
            <w:shd w:val="clear" w:color="000000" w:fill="D9D9D9"/>
            <w:hideMark/>
          </w:tcPr>
          <w:p w14:paraId="06B4AF36" w14:textId="77777777" w:rsidR="00B16C9D" w:rsidRPr="00316505" w:rsidRDefault="00B16C9D" w:rsidP="00B47363">
            <w:pPr>
              <w:spacing w:after="0" w:line="240" w:lineRule="auto"/>
              <w:rPr>
                <w:ins w:id="2558" w:author="Isha Gupta" w:date="2017-05-18T11:54:00Z"/>
              </w:rPr>
            </w:pPr>
            <w:ins w:id="2559" w:author="Isha Gupta" w:date="2017-05-18T11:54:00Z">
              <w:r w:rsidRPr="00316505">
                <w:rPr>
                  <w:b/>
                  <w:bCs/>
                </w:rPr>
                <w:t>Recommendation</w:t>
              </w:r>
            </w:ins>
          </w:p>
        </w:tc>
      </w:tr>
      <w:tr w:rsidR="00B16C9D" w:rsidRPr="00316505" w14:paraId="15714560" w14:textId="77777777" w:rsidTr="00B47363">
        <w:trPr>
          <w:trHeight w:val="300"/>
          <w:ins w:id="2560"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40803F86" w14:textId="77777777" w:rsidR="00B16C9D" w:rsidRPr="00316505" w:rsidRDefault="00B16C9D" w:rsidP="00B47363">
            <w:pPr>
              <w:spacing w:after="0" w:line="240" w:lineRule="auto"/>
              <w:rPr>
                <w:ins w:id="2561"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1311C083" w14:textId="2FAE23DF" w:rsidR="00B16C9D" w:rsidRPr="003D4609" w:rsidRDefault="00B16C9D">
            <w:pPr>
              <w:pStyle w:val="BodyText"/>
              <w:rPr>
                <w:ins w:id="2562" w:author="Isha Gupta" w:date="2017-05-18T11:54:00Z"/>
                <w:lang w:val="en-US" w:eastAsia="ja-JP"/>
                <w:rPrChange w:id="2563" w:author="Isha Gupta" w:date="2017-05-18T11:54:00Z">
                  <w:rPr>
                    <w:ins w:id="2564" w:author="Isha Gupta" w:date="2017-05-18T11:54:00Z"/>
                  </w:rPr>
                </w:rPrChange>
              </w:rPr>
              <w:pPrChange w:id="2565" w:author="Isha Gupta" w:date="2017-05-18T11:54:00Z">
                <w:pPr>
                  <w:spacing w:after="0" w:line="240" w:lineRule="auto"/>
                </w:pPr>
              </w:pPrChange>
            </w:pPr>
            <w:ins w:id="2566" w:author="Isha Gupta" w:date="2017-05-18T11:54:00Z">
              <w:r w:rsidRPr="003D4609">
                <w:rPr>
                  <w:lang w:val="en-US" w:eastAsia="ja-JP"/>
                  <w:rPrChange w:id="2567" w:author="Isha Gupta" w:date="2017-05-18T11:54:00Z">
                    <w:rPr/>
                  </w:rPrChange>
                </w:rPr>
                <w:t>Application Development</w:t>
              </w:r>
            </w:ins>
          </w:p>
        </w:tc>
        <w:tc>
          <w:tcPr>
            <w:tcW w:w="4744" w:type="dxa"/>
            <w:tcBorders>
              <w:top w:val="single" w:sz="4" w:space="0" w:color="auto"/>
              <w:left w:val="nil"/>
              <w:bottom w:val="single" w:sz="4" w:space="0" w:color="auto"/>
              <w:right w:val="single" w:sz="4" w:space="0" w:color="auto"/>
            </w:tcBorders>
            <w:shd w:val="clear" w:color="auto" w:fill="auto"/>
          </w:tcPr>
          <w:p w14:paraId="2B132A59" w14:textId="62F44ADD" w:rsidR="00B16C9D" w:rsidRPr="003D4609" w:rsidRDefault="00B16C9D">
            <w:pPr>
              <w:pStyle w:val="BodyText"/>
              <w:rPr>
                <w:ins w:id="2568" w:author="Isha Gupta" w:date="2017-05-18T11:54:00Z"/>
                <w:lang w:eastAsia="ja-JP"/>
                <w:rPrChange w:id="2569" w:author="Isha Gupta" w:date="2017-05-18T11:54:00Z">
                  <w:rPr>
                    <w:ins w:id="2570" w:author="Isha Gupta" w:date="2017-05-18T11:54:00Z"/>
                  </w:rPr>
                </w:rPrChange>
              </w:rPr>
              <w:pPrChange w:id="2571" w:author="Isha Gupta" w:date="2017-05-18T11:54:00Z">
                <w:pPr>
                  <w:pStyle w:val="ListParagraph"/>
                  <w:numPr>
                    <w:numId w:val="42"/>
                  </w:numPr>
                  <w:spacing w:after="0" w:line="240" w:lineRule="auto"/>
                  <w:ind w:hanging="360"/>
                  <w:jc w:val="left"/>
                </w:pPr>
              </w:pPrChange>
            </w:pPr>
            <w:ins w:id="2572" w:author="Isha Gupta" w:date="2017-05-18T11:54:00Z">
              <w:r w:rsidRPr="003D4609">
                <w:rPr>
                  <w:lang w:val="en-US" w:eastAsia="ja-JP"/>
                  <w:rPrChange w:id="2573" w:author="Isha Gupta" w:date="2017-05-18T11:54:00Z">
                    <w:rPr/>
                  </w:rPrChange>
                </w:rPr>
                <w:t>Microsoft Visual Studio 2015</w:t>
              </w:r>
            </w:ins>
          </w:p>
          <w:p w14:paraId="194C5A1F" w14:textId="6BA59649" w:rsidR="00B16C9D" w:rsidRPr="003D4609" w:rsidRDefault="00B16C9D">
            <w:pPr>
              <w:pStyle w:val="BodyText"/>
              <w:rPr>
                <w:ins w:id="2574" w:author="Isha Gupta" w:date="2017-05-18T11:54:00Z"/>
                <w:lang w:eastAsia="ja-JP"/>
                <w:rPrChange w:id="2575" w:author="Isha Gupta" w:date="2017-05-18T11:54:00Z">
                  <w:rPr>
                    <w:ins w:id="2576" w:author="Isha Gupta" w:date="2017-05-18T11:54:00Z"/>
                  </w:rPr>
                </w:rPrChange>
              </w:rPr>
              <w:pPrChange w:id="2577" w:author="Isha Gupta" w:date="2017-05-18T11:54:00Z">
                <w:pPr>
                  <w:pStyle w:val="ListParagraph"/>
                  <w:numPr>
                    <w:numId w:val="42"/>
                  </w:numPr>
                  <w:spacing w:after="0" w:line="240" w:lineRule="auto"/>
                  <w:ind w:hanging="360"/>
                  <w:jc w:val="left"/>
                </w:pPr>
              </w:pPrChange>
            </w:pPr>
            <w:ins w:id="2578" w:author="Isha Gupta" w:date="2017-05-18T11:54:00Z">
              <w:r w:rsidRPr="003D4609">
                <w:rPr>
                  <w:lang w:val="en-US" w:eastAsia="ja-JP"/>
                  <w:rPrChange w:id="2579" w:author="Isha Gupta" w:date="2017-05-18T11:54:00Z">
                    <w:rPr/>
                  </w:rPrChange>
                </w:rPr>
                <w:t>Microsoft .NET 4.6</w:t>
              </w:r>
            </w:ins>
          </w:p>
          <w:p w14:paraId="212A1D2C" w14:textId="77777777" w:rsidR="00B16C9D" w:rsidRPr="003D4609" w:rsidRDefault="00B16C9D">
            <w:pPr>
              <w:pStyle w:val="BodyText"/>
              <w:rPr>
                <w:ins w:id="2580" w:author="Isha Gupta" w:date="2017-05-18T11:54:00Z"/>
                <w:lang w:eastAsia="ja-JP"/>
                <w:rPrChange w:id="2581" w:author="Isha Gupta" w:date="2017-05-18T11:54:00Z">
                  <w:rPr>
                    <w:ins w:id="2582" w:author="Isha Gupta" w:date="2017-05-18T11:54:00Z"/>
                  </w:rPr>
                </w:rPrChange>
              </w:rPr>
              <w:pPrChange w:id="2583" w:author="Isha Gupta" w:date="2017-05-18T11:54:00Z">
                <w:pPr>
                  <w:pStyle w:val="ListParagraph"/>
                  <w:numPr>
                    <w:numId w:val="42"/>
                  </w:numPr>
                  <w:spacing w:after="0" w:line="240" w:lineRule="auto"/>
                  <w:ind w:hanging="360"/>
                  <w:jc w:val="left"/>
                </w:pPr>
              </w:pPrChange>
            </w:pPr>
            <w:ins w:id="2584" w:author="Isha Gupta" w:date="2017-05-18T11:54:00Z">
              <w:r w:rsidRPr="003D4609">
                <w:rPr>
                  <w:lang w:val="en-US" w:eastAsia="ja-JP"/>
                  <w:rPrChange w:id="2585" w:author="Isha Gupta" w:date="2017-05-18T11:54:00Z">
                    <w:rPr/>
                  </w:rPrChange>
                </w:rPr>
                <w:t>Microsoft ASP.Net Web API 2.0 – RAML Standards end points.</w:t>
              </w:r>
            </w:ins>
          </w:p>
          <w:p w14:paraId="67ADE684" w14:textId="44228208" w:rsidR="00B16C9D" w:rsidRPr="003D4609" w:rsidRDefault="00B16C9D">
            <w:pPr>
              <w:pStyle w:val="BodyText"/>
              <w:rPr>
                <w:ins w:id="2586" w:author="Isha Gupta" w:date="2017-05-18T11:54:00Z"/>
                <w:lang w:eastAsia="ja-JP"/>
                <w:rPrChange w:id="2587" w:author="Isha Gupta" w:date="2017-05-18T11:54:00Z">
                  <w:rPr>
                    <w:ins w:id="2588" w:author="Isha Gupta" w:date="2017-05-18T11:54:00Z"/>
                  </w:rPr>
                </w:rPrChange>
              </w:rPr>
              <w:pPrChange w:id="2589" w:author="Isha Gupta" w:date="2017-05-18T11:54:00Z">
                <w:pPr>
                  <w:pStyle w:val="ListParagraph"/>
                  <w:numPr>
                    <w:numId w:val="42"/>
                  </w:numPr>
                  <w:spacing w:after="0" w:line="240" w:lineRule="auto"/>
                  <w:ind w:hanging="360"/>
                  <w:jc w:val="left"/>
                </w:pPr>
              </w:pPrChange>
            </w:pPr>
            <w:ins w:id="2590" w:author="Isha Gupta" w:date="2017-05-18T11:54:00Z">
              <w:r w:rsidRPr="003D4609">
                <w:rPr>
                  <w:lang w:val="en-US" w:eastAsia="ja-JP"/>
                  <w:rPrChange w:id="2591" w:author="Isha Gupta" w:date="2017-05-18T11:54:00Z">
                    <w:rPr/>
                  </w:rPrChange>
                </w:rPr>
                <w:t xml:space="preserve">Angular 2.0 with Typescript – </w:t>
              </w:r>
              <w:r w:rsidR="003D4609" w:rsidRPr="003D4609">
                <w:rPr>
                  <w:lang w:val="en-US" w:eastAsia="ja-JP"/>
                  <w:rPrChange w:id="2592" w:author="Isha Gupta" w:date="2017-05-18T11:54:00Z">
                    <w:rPr/>
                  </w:rPrChange>
                </w:rPr>
                <w:t>UI Layer</w:t>
              </w:r>
            </w:ins>
          </w:p>
        </w:tc>
      </w:tr>
      <w:tr w:rsidR="00B16C9D" w:rsidRPr="00316505" w14:paraId="07C94AB4" w14:textId="77777777" w:rsidTr="00B47363">
        <w:trPr>
          <w:trHeight w:val="300"/>
          <w:ins w:id="2593"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357F2B2C" w14:textId="77777777" w:rsidR="00B16C9D" w:rsidRPr="00316505" w:rsidRDefault="00B16C9D" w:rsidP="00B47363">
            <w:pPr>
              <w:spacing w:after="0" w:line="240" w:lineRule="auto"/>
              <w:rPr>
                <w:ins w:id="2594"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6AA812C5" w14:textId="77777777" w:rsidR="00B16C9D" w:rsidRPr="003D4609" w:rsidRDefault="00B16C9D">
            <w:pPr>
              <w:pStyle w:val="BodyText"/>
              <w:rPr>
                <w:ins w:id="2595" w:author="Isha Gupta" w:date="2017-05-18T11:54:00Z"/>
                <w:lang w:val="en-US" w:eastAsia="ja-JP"/>
                <w:rPrChange w:id="2596" w:author="Isha Gupta" w:date="2017-05-18T11:54:00Z">
                  <w:rPr>
                    <w:ins w:id="2597" w:author="Isha Gupta" w:date="2017-05-18T11:54:00Z"/>
                  </w:rPr>
                </w:rPrChange>
              </w:rPr>
              <w:pPrChange w:id="2598" w:author="Isha Gupta" w:date="2017-05-18T11:54:00Z">
                <w:pPr>
                  <w:spacing w:after="0" w:line="240" w:lineRule="auto"/>
                </w:pPr>
              </w:pPrChange>
            </w:pPr>
            <w:ins w:id="2599" w:author="Isha Gupta" w:date="2017-05-18T11:54:00Z">
              <w:r w:rsidRPr="003D4609">
                <w:rPr>
                  <w:lang w:val="en-US" w:eastAsia="ja-JP"/>
                  <w:rPrChange w:id="2600" w:author="Isha Gupta" w:date="2017-05-18T11:54:00Z">
                    <w:rPr/>
                  </w:rPrChange>
                </w:rPr>
                <w:t>ORM</w:t>
              </w:r>
            </w:ins>
          </w:p>
        </w:tc>
        <w:tc>
          <w:tcPr>
            <w:tcW w:w="4744" w:type="dxa"/>
            <w:tcBorders>
              <w:top w:val="single" w:sz="4" w:space="0" w:color="auto"/>
              <w:left w:val="nil"/>
              <w:bottom w:val="single" w:sz="4" w:space="0" w:color="auto"/>
              <w:right w:val="single" w:sz="4" w:space="0" w:color="auto"/>
            </w:tcBorders>
            <w:shd w:val="clear" w:color="auto" w:fill="auto"/>
          </w:tcPr>
          <w:p w14:paraId="4CE4FCF6" w14:textId="7D000879" w:rsidR="00B16C9D" w:rsidRPr="003D4609" w:rsidRDefault="003D4609">
            <w:pPr>
              <w:pStyle w:val="BodyText"/>
              <w:rPr>
                <w:ins w:id="2601" w:author="Isha Gupta" w:date="2017-05-18T11:54:00Z"/>
                <w:lang w:eastAsia="ja-JP"/>
                <w:rPrChange w:id="2602" w:author="Isha Gupta" w:date="2017-05-18T11:54:00Z">
                  <w:rPr>
                    <w:ins w:id="2603" w:author="Isha Gupta" w:date="2017-05-18T11:54:00Z"/>
                  </w:rPr>
                </w:rPrChange>
              </w:rPr>
              <w:pPrChange w:id="2604" w:author="Isha Gupta" w:date="2017-05-18T11:54:00Z">
                <w:pPr>
                  <w:pStyle w:val="ListParagraph"/>
                  <w:numPr>
                    <w:numId w:val="43"/>
                  </w:numPr>
                  <w:spacing w:after="0" w:line="240" w:lineRule="auto"/>
                  <w:ind w:hanging="360"/>
                  <w:jc w:val="left"/>
                </w:pPr>
              </w:pPrChange>
            </w:pPr>
            <w:ins w:id="2605" w:author="Isha Gupta" w:date="2017-05-18T11:55:00Z">
              <w:r>
                <w:rPr>
                  <w:lang w:val="en-US" w:eastAsia="ja-JP"/>
                </w:rPr>
                <w:t>Entity Framework 6</w:t>
              </w:r>
            </w:ins>
            <w:ins w:id="2606" w:author="Isha Gupta" w:date="2017-05-18T11:54:00Z">
              <w:r w:rsidR="00B16C9D" w:rsidRPr="003D4609">
                <w:rPr>
                  <w:lang w:val="en-US" w:eastAsia="ja-JP"/>
                  <w:rPrChange w:id="2607" w:author="Isha Gupta" w:date="2017-05-18T11:54:00Z">
                    <w:rPr/>
                  </w:rPrChange>
                </w:rPr>
                <w:t xml:space="preserve"> </w:t>
              </w:r>
            </w:ins>
          </w:p>
        </w:tc>
      </w:tr>
      <w:tr w:rsidR="00B16C9D" w:rsidRPr="00316505" w14:paraId="71098489" w14:textId="77777777" w:rsidTr="00B47363">
        <w:trPr>
          <w:trHeight w:val="300"/>
          <w:ins w:id="2608"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4B023BB7" w14:textId="77777777" w:rsidR="00B16C9D" w:rsidRPr="00316505" w:rsidRDefault="00B16C9D" w:rsidP="00B47363">
            <w:pPr>
              <w:spacing w:after="0" w:line="240" w:lineRule="auto"/>
              <w:rPr>
                <w:ins w:id="2609"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2FB9B7DE" w14:textId="77777777" w:rsidR="00B16C9D" w:rsidRPr="003D4609" w:rsidRDefault="00B16C9D">
            <w:pPr>
              <w:pStyle w:val="BodyText"/>
              <w:rPr>
                <w:ins w:id="2610" w:author="Isha Gupta" w:date="2017-05-18T11:54:00Z"/>
                <w:lang w:val="en-US" w:eastAsia="ja-JP"/>
                <w:rPrChange w:id="2611" w:author="Isha Gupta" w:date="2017-05-18T11:54:00Z">
                  <w:rPr>
                    <w:ins w:id="2612" w:author="Isha Gupta" w:date="2017-05-18T11:54:00Z"/>
                  </w:rPr>
                </w:rPrChange>
              </w:rPr>
              <w:pPrChange w:id="2613" w:author="Isha Gupta" w:date="2017-05-18T11:54:00Z">
                <w:pPr>
                  <w:spacing w:after="0" w:line="240" w:lineRule="auto"/>
                </w:pPr>
              </w:pPrChange>
            </w:pPr>
            <w:ins w:id="2614" w:author="Isha Gupta" w:date="2017-05-18T11:54:00Z">
              <w:r w:rsidRPr="003D4609">
                <w:rPr>
                  <w:lang w:val="en-US" w:eastAsia="ja-JP"/>
                  <w:rPrChange w:id="2615" w:author="Isha Gupta" w:date="2017-05-18T11:54:00Z">
                    <w:rPr/>
                  </w:rPrChange>
                </w:rPr>
                <w:t>Database</w:t>
              </w:r>
            </w:ins>
          </w:p>
        </w:tc>
        <w:tc>
          <w:tcPr>
            <w:tcW w:w="4744" w:type="dxa"/>
            <w:tcBorders>
              <w:top w:val="single" w:sz="4" w:space="0" w:color="auto"/>
              <w:left w:val="nil"/>
              <w:bottom w:val="single" w:sz="4" w:space="0" w:color="auto"/>
              <w:right w:val="single" w:sz="4" w:space="0" w:color="auto"/>
            </w:tcBorders>
            <w:shd w:val="clear" w:color="auto" w:fill="auto"/>
          </w:tcPr>
          <w:p w14:paraId="02CF9811" w14:textId="0E598703" w:rsidR="00B16C9D" w:rsidRPr="003D4609" w:rsidRDefault="003D4609">
            <w:pPr>
              <w:pStyle w:val="BodyText"/>
              <w:rPr>
                <w:ins w:id="2616" w:author="Isha Gupta" w:date="2017-05-18T11:54:00Z"/>
                <w:lang w:eastAsia="ja-JP"/>
                <w:rPrChange w:id="2617" w:author="Isha Gupta" w:date="2017-05-18T11:54:00Z">
                  <w:rPr>
                    <w:ins w:id="2618" w:author="Isha Gupta" w:date="2017-05-18T11:54:00Z"/>
                  </w:rPr>
                </w:rPrChange>
              </w:rPr>
              <w:pPrChange w:id="2619" w:author="Isha Gupta" w:date="2017-05-18T11:54:00Z">
                <w:pPr>
                  <w:pStyle w:val="ListParagraph"/>
                  <w:numPr>
                    <w:numId w:val="44"/>
                  </w:numPr>
                  <w:spacing w:after="0" w:line="240" w:lineRule="auto"/>
                  <w:ind w:hanging="360"/>
                  <w:jc w:val="left"/>
                </w:pPr>
              </w:pPrChange>
            </w:pPr>
            <w:ins w:id="2620" w:author="Isha Gupta" w:date="2017-05-18T11:55:00Z">
              <w:r>
                <w:rPr>
                  <w:lang w:val="en-US" w:eastAsia="ja-JP"/>
                </w:rPr>
                <w:t>SQL Server 2008</w:t>
              </w:r>
            </w:ins>
          </w:p>
        </w:tc>
      </w:tr>
      <w:tr w:rsidR="00B16C9D" w:rsidRPr="00316505" w14:paraId="47648140" w14:textId="77777777" w:rsidTr="00B47363">
        <w:trPr>
          <w:trHeight w:val="300"/>
          <w:ins w:id="2621"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4E05D0F8" w14:textId="77777777" w:rsidR="00B16C9D" w:rsidRPr="00316505" w:rsidRDefault="00B16C9D" w:rsidP="00B47363">
            <w:pPr>
              <w:spacing w:after="0" w:line="240" w:lineRule="auto"/>
              <w:rPr>
                <w:ins w:id="2622"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502E9FC5" w14:textId="77777777" w:rsidR="00B16C9D" w:rsidRPr="003D4609" w:rsidRDefault="00B16C9D">
            <w:pPr>
              <w:pStyle w:val="BodyText"/>
              <w:rPr>
                <w:ins w:id="2623" w:author="Isha Gupta" w:date="2017-05-18T11:54:00Z"/>
                <w:lang w:val="en-US" w:eastAsia="ja-JP"/>
                <w:rPrChange w:id="2624" w:author="Isha Gupta" w:date="2017-05-18T11:54:00Z">
                  <w:rPr>
                    <w:ins w:id="2625" w:author="Isha Gupta" w:date="2017-05-18T11:54:00Z"/>
                  </w:rPr>
                </w:rPrChange>
              </w:rPr>
              <w:pPrChange w:id="2626" w:author="Isha Gupta" w:date="2017-05-18T11:54:00Z">
                <w:pPr>
                  <w:spacing w:after="0" w:line="240" w:lineRule="auto"/>
                </w:pPr>
              </w:pPrChange>
            </w:pPr>
            <w:ins w:id="2627" w:author="Isha Gupta" w:date="2017-05-18T11:54:00Z">
              <w:r w:rsidRPr="003D4609">
                <w:rPr>
                  <w:lang w:val="en-US" w:eastAsia="ja-JP"/>
                  <w:rPrChange w:id="2628" w:author="Isha Gupta" w:date="2017-05-18T11:54:00Z">
                    <w:rPr/>
                  </w:rPrChange>
                </w:rPr>
                <w:t>Application Hosting</w:t>
              </w:r>
            </w:ins>
          </w:p>
        </w:tc>
        <w:tc>
          <w:tcPr>
            <w:tcW w:w="4744" w:type="dxa"/>
            <w:tcBorders>
              <w:top w:val="single" w:sz="4" w:space="0" w:color="auto"/>
              <w:left w:val="nil"/>
              <w:bottom w:val="single" w:sz="4" w:space="0" w:color="auto"/>
              <w:right w:val="single" w:sz="4" w:space="0" w:color="auto"/>
            </w:tcBorders>
            <w:shd w:val="clear" w:color="auto" w:fill="auto"/>
          </w:tcPr>
          <w:p w14:paraId="27B43510" w14:textId="77777777" w:rsidR="00B16C9D" w:rsidRPr="003D4609" w:rsidRDefault="00B16C9D">
            <w:pPr>
              <w:pStyle w:val="BodyText"/>
              <w:rPr>
                <w:ins w:id="2629" w:author="Isha Gupta" w:date="2017-05-18T11:54:00Z"/>
                <w:lang w:eastAsia="ja-JP"/>
                <w:rPrChange w:id="2630" w:author="Isha Gupta" w:date="2017-05-18T11:54:00Z">
                  <w:rPr>
                    <w:ins w:id="2631" w:author="Isha Gupta" w:date="2017-05-18T11:54:00Z"/>
                  </w:rPr>
                </w:rPrChange>
              </w:rPr>
              <w:pPrChange w:id="2632" w:author="Isha Gupta" w:date="2017-05-18T11:54:00Z">
                <w:pPr>
                  <w:pStyle w:val="ListParagraph"/>
                  <w:numPr>
                    <w:numId w:val="44"/>
                  </w:numPr>
                  <w:spacing w:after="0" w:line="240" w:lineRule="auto"/>
                  <w:ind w:hanging="360"/>
                  <w:jc w:val="left"/>
                </w:pPr>
              </w:pPrChange>
            </w:pPr>
            <w:ins w:id="2633" w:author="Isha Gupta" w:date="2017-05-18T11:54:00Z">
              <w:r w:rsidRPr="003D4609">
                <w:rPr>
                  <w:lang w:val="en-US" w:eastAsia="ja-JP"/>
                  <w:rPrChange w:id="2634" w:author="Isha Gupta" w:date="2017-05-18T11:54:00Z">
                    <w:rPr/>
                  </w:rPrChange>
                </w:rPr>
                <w:t>IIS Server 7.5+ with Windows Server</w:t>
              </w:r>
            </w:ins>
          </w:p>
        </w:tc>
      </w:tr>
      <w:tr w:rsidR="00B16C9D" w:rsidRPr="00316505" w14:paraId="1E8E22DD" w14:textId="77777777" w:rsidTr="00B47363">
        <w:trPr>
          <w:trHeight w:val="300"/>
          <w:ins w:id="2635"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75BF574D" w14:textId="77777777" w:rsidR="00B16C9D" w:rsidRPr="00316505" w:rsidRDefault="00B16C9D" w:rsidP="00B47363">
            <w:pPr>
              <w:spacing w:after="0" w:line="240" w:lineRule="auto"/>
              <w:rPr>
                <w:ins w:id="2636"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48852A1F" w14:textId="77777777" w:rsidR="00B16C9D" w:rsidRPr="003D4609" w:rsidRDefault="00B16C9D">
            <w:pPr>
              <w:pStyle w:val="BodyText"/>
              <w:rPr>
                <w:ins w:id="2637" w:author="Isha Gupta" w:date="2017-05-18T11:54:00Z"/>
                <w:lang w:val="en-US" w:eastAsia="ja-JP"/>
                <w:rPrChange w:id="2638" w:author="Isha Gupta" w:date="2017-05-18T11:54:00Z">
                  <w:rPr>
                    <w:ins w:id="2639" w:author="Isha Gupta" w:date="2017-05-18T11:54:00Z"/>
                  </w:rPr>
                </w:rPrChange>
              </w:rPr>
              <w:pPrChange w:id="2640" w:author="Isha Gupta" w:date="2017-05-18T11:54:00Z">
                <w:pPr>
                  <w:spacing w:after="0" w:line="240" w:lineRule="auto"/>
                </w:pPr>
              </w:pPrChange>
            </w:pPr>
            <w:ins w:id="2641" w:author="Isha Gupta" w:date="2017-05-18T11:54:00Z">
              <w:r w:rsidRPr="003D4609">
                <w:rPr>
                  <w:lang w:val="en-US" w:eastAsia="ja-JP"/>
                  <w:rPrChange w:id="2642" w:author="Isha Gupta" w:date="2017-05-18T11:54:00Z">
                    <w:rPr/>
                  </w:rPrChange>
                </w:rPr>
                <w:t>Reporting</w:t>
              </w:r>
            </w:ins>
          </w:p>
        </w:tc>
        <w:tc>
          <w:tcPr>
            <w:tcW w:w="4744" w:type="dxa"/>
            <w:tcBorders>
              <w:top w:val="single" w:sz="4" w:space="0" w:color="auto"/>
              <w:left w:val="nil"/>
              <w:bottom w:val="single" w:sz="4" w:space="0" w:color="auto"/>
              <w:right w:val="single" w:sz="4" w:space="0" w:color="auto"/>
            </w:tcBorders>
            <w:shd w:val="clear" w:color="auto" w:fill="auto"/>
          </w:tcPr>
          <w:p w14:paraId="37ADB88F" w14:textId="1A215D48" w:rsidR="00B16C9D" w:rsidRPr="003D4609" w:rsidRDefault="003D4609">
            <w:pPr>
              <w:pStyle w:val="BodyText"/>
              <w:rPr>
                <w:ins w:id="2643" w:author="Isha Gupta" w:date="2017-05-18T11:54:00Z"/>
                <w:lang w:eastAsia="ja-JP"/>
                <w:rPrChange w:id="2644" w:author="Isha Gupta" w:date="2017-05-18T11:54:00Z">
                  <w:rPr>
                    <w:ins w:id="2645" w:author="Isha Gupta" w:date="2017-05-18T11:54:00Z"/>
                  </w:rPr>
                </w:rPrChange>
              </w:rPr>
              <w:pPrChange w:id="2646" w:author="Isha Gupta" w:date="2017-05-18T11:54:00Z">
                <w:pPr>
                  <w:pStyle w:val="ListParagraph"/>
                  <w:numPr>
                    <w:numId w:val="44"/>
                  </w:numPr>
                  <w:spacing w:after="0" w:line="240" w:lineRule="auto"/>
                  <w:ind w:hanging="360"/>
                  <w:jc w:val="left"/>
                </w:pPr>
              </w:pPrChange>
            </w:pPr>
            <w:ins w:id="2647" w:author="Isha Gupta" w:date="2017-05-18T11:55:00Z">
              <w:r>
                <w:rPr>
                  <w:lang w:val="en-US" w:eastAsia="ja-JP"/>
                </w:rPr>
                <w:t xml:space="preserve">Any </w:t>
              </w:r>
            </w:ins>
            <w:ins w:id="2648" w:author="Isha Gupta" w:date="2017-05-18T11:54:00Z">
              <w:r w:rsidR="00B16C9D" w:rsidRPr="003D4609">
                <w:rPr>
                  <w:lang w:val="en-US" w:eastAsia="ja-JP"/>
                  <w:rPrChange w:id="2649" w:author="Isha Gupta" w:date="2017-05-18T11:54:00Z">
                    <w:rPr/>
                  </w:rPrChange>
                </w:rPr>
                <w:t>third party reports for quick turnaround time</w:t>
              </w:r>
            </w:ins>
            <w:ins w:id="2650" w:author="Isha Gupta" w:date="2017-05-18T11:55:00Z">
              <w:r>
                <w:rPr>
                  <w:lang w:val="en-US" w:eastAsia="ja-JP"/>
                </w:rPr>
                <w:t xml:space="preserve"> like </w:t>
              </w:r>
            </w:ins>
          </w:p>
        </w:tc>
      </w:tr>
      <w:tr w:rsidR="00B16C9D" w:rsidRPr="00316505" w14:paraId="1F2906BE" w14:textId="77777777" w:rsidTr="00B47363">
        <w:trPr>
          <w:trHeight w:val="300"/>
          <w:ins w:id="2651"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4DDC34C0" w14:textId="77777777" w:rsidR="00B16C9D" w:rsidRPr="00316505" w:rsidRDefault="00B16C9D" w:rsidP="00B47363">
            <w:pPr>
              <w:spacing w:after="0" w:line="240" w:lineRule="auto"/>
              <w:rPr>
                <w:ins w:id="2652"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13E099FF" w14:textId="77777777" w:rsidR="00B16C9D" w:rsidRPr="003D4609" w:rsidRDefault="00B16C9D">
            <w:pPr>
              <w:pStyle w:val="BodyText"/>
              <w:rPr>
                <w:ins w:id="2653" w:author="Isha Gupta" w:date="2017-05-18T11:54:00Z"/>
                <w:lang w:val="en-US" w:eastAsia="ja-JP"/>
                <w:rPrChange w:id="2654" w:author="Isha Gupta" w:date="2017-05-18T11:54:00Z">
                  <w:rPr>
                    <w:ins w:id="2655" w:author="Isha Gupta" w:date="2017-05-18T11:54:00Z"/>
                  </w:rPr>
                </w:rPrChange>
              </w:rPr>
              <w:pPrChange w:id="2656" w:author="Isha Gupta" w:date="2017-05-18T11:54:00Z">
                <w:pPr>
                  <w:spacing w:after="0" w:line="240" w:lineRule="auto"/>
                </w:pPr>
              </w:pPrChange>
            </w:pPr>
            <w:ins w:id="2657" w:author="Isha Gupta" w:date="2017-05-18T11:54:00Z">
              <w:r w:rsidRPr="003D4609">
                <w:rPr>
                  <w:lang w:val="en-US" w:eastAsia="ja-JP"/>
                  <w:rPrChange w:id="2658" w:author="Isha Gupta" w:date="2017-05-18T11:54:00Z">
                    <w:rPr/>
                  </w:rPrChange>
                </w:rPr>
                <w:t>Continuous Integration</w:t>
              </w:r>
            </w:ins>
          </w:p>
        </w:tc>
        <w:tc>
          <w:tcPr>
            <w:tcW w:w="4744" w:type="dxa"/>
            <w:tcBorders>
              <w:top w:val="single" w:sz="4" w:space="0" w:color="auto"/>
              <w:left w:val="nil"/>
              <w:bottom w:val="single" w:sz="4" w:space="0" w:color="auto"/>
              <w:right w:val="single" w:sz="4" w:space="0" w:color="auto"/>
            </w:tcBorders>
            <w:shd w:val="clear" w:color="auto" w:fill="auto"/>
          </w:tcPr>
          <w:p w14:paraId="2A8082DC" w14:textId="20E88E86" w:rsidR="00B16C9D" w:rsidRPr="003D4609" w:rsidRDefault="003D4609">
            <w:pPr>
              <w:pStyle w:val="BodyText"/>
              <w:rPr>
                <w:ins w:id="2659" w:author="Isha Gupta" w:date="2017-05-18T11:54:00Z"/>
                <w:lang w:eastAsia="ja-JP"/>
                <w:rPrChange w:id="2660" w:author="Isha Gupta" w:date="2017-05-18T11:54:00Z">
                  <w:rPr>
                    <w:ins w:id="2661" w:author="Isha Gupta" w:date="2017-05-18T11:54:00Z"/>
                  </w:rPr>
                </w:rPrChange>
              </w:rPr>
              <w:pPrChange w:id="2662" w:author="Isha Gupta" w:date="2017-05-18T11:54:00Z">
                <w:pPr>
                  <w:pStyle w:val="ListParagraph"/>
                  <w:numPr>
                    <w:numId w:val="44"/>
                  </w:numPr>
                  <w:spacing w:after="0" w:line="240" w:lineRule="auto"/>
                  <w:ind w:hanging="360"/>
                  <w:jc w:val="left"/>
                </w:pPr>
              </w:pPrChange>
            </w:pPr>
            <w:ins w:id="2663" w:author="Isha Gupta" w:date="2017-05-18T11:55:00Z">
              <w:r>
                <w:rPr>
                  <w:lang w:val="en-US" w:eastAsia="ja-JP"/>
                </w:rPr>
                <w:t>Jenkins</w:t>
              </w:r>
            </w:ins>
            <w:ins w:id="2664" w:author="Isha Gupta" w:date="2017-05-18T11:54:00Z">
              <w:r w:rsidR="00B16C9D" w:rsidRPr="003D4609">
                <w:rPr>
                  <w:lang w:val="en-US" w:eastAsia="ja-JP"/>
                  <w:rPrChange w:id="2665" w:author="Isha Gupta" w:date="2017-05-18T11:54:00Z">
                    <w:rPr/>
                  </w:rPrChange>
                </w:rPr>
                <w:t xml:space="preserve"> can be used for continuous integration</w:t>
              </w:r>
            </w:ins>
          </w:p>
        </w:tc>
      </w:tr>
      <w:tr w:rsidR="00B16C9D" w:rsidRPr="00316505" w14:paraId="7A5A002C" w14:textId="77777777" w:rsidTr="00B47363">
        <w:trPr>
          <w:trHeight w:val="300"/>
          <w:ins w:id="2666" w:author="Isha Gupta" w:date="2017-05-18T11:54: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03F4722E" w14:textId="77777777" w:rsidR="00B16C9D" w:rsidRPr="00316505" w:rsidRDefault="00B16C9D" w:rsidP="00B47363">
            <w:pPr>
              <w:spacing w:after="0" w:line="240" w:lineRule="auto"/>
              <w:rPr>
                <w:ins w:id="2667" w:author="Isha Gupta" w:date="2017-05-18T11:54:00Z"/>
              </w:rPr>
            </w:pPr>
          </w:p>
        </w:tc>
        <w:tc>
          <w:tcPr>
            <w:tcW w:w="3150" w:type="dxa"/>
            <w:tcBorders>
              <w:top w:val="single" w:sz="4" w:space="0" w:color="auto"/>
              <w:left w:val="nil"/>
              <w:bottom w:val="single" w:sz="4" w:space="0" w:color="auto"/>
              <w:right w:val="single" w:sz="4" w:space="0" w:color="auto"/>
            </w:tcBorders>
            <w:shd w:val="clear" w:color="auto" w:fill="auto"/>
          </w:tcPr>
          <w:p w14:paraId="53CD094E" w14:textId="77777777" w:rsidR="00B16C9D" w:rsidRPr="003D4609" w:rsidRDefault="00B16C9D">
            <w:pPr>
              <w:pStyle w:val="BodyText"/>
              <w:rPr>
                <w:ins w:id="2668" w:author="Isha Gupta" w:date="2017-05-18T11:54:00Z"/>
                <w:lang w:val="en-US" w:eastAsia="ja-JP"/>
                <w:rPrChange w:id="2669" w:author="Isha Gupta" w:date="2017-05-18T11:54:00Z">
                  <w:rPr>
                    <w:ins w:id="2670" w:author="Isha Gupta" w:date="2017-05-18T11:54:00Z"/>
                  </w:rPr>
                </w:rPrChange>
              </w:rPr>
              <w:pPrChange w:id="2671" w:author="Isha Gupta" w:date="2017-05-18T11:54:00Z">
                <w:pPr>
                  <w:spacing w:after="0" w:line="240" w:lineRule="auto"/>
                </w:pPr>
              </w:pPrChange>
            </w:pPr>
            <w:ins w:id="2672" w:author="Isha Gupta" w:date="2017-05-18T11:54:00Z">
              <w:r w:rsidRPr="003D4609">
                <w:rPr>
                  <w:lang w:val="en-US" w:eastAsia="ja-JP"/>
                  <w:rPrChange w:id="2673" w:author="Isha Gupta" w:date="2017-05-18T11:54:00Z">
                    <w:rPr/>
                  </w:rPrChange>
                </w:rPr>
                <w:t>Repository</w:t>
              </w:r>
            </w:ins>
          </w:p>
        </w:tc>
        <w:tc>
          <w:tcPr>
            <w:tcW w:w="4744" w:type="dxa"/>
            <w:tcBorders>
              <w:top w:val="single" w:sz="4" w:space="0" w:color="auto"/>
              <w:left w:val="nil"/>
              <w:bottom w:val="single" w:sz="4" w:space="0" w:color="auto"/>
              <w:right w:val="single" w:sz="4" w:space="0" w:color="auto"/>
            </w:tcBorders>
            <w:shd w:val="clear" w:color="auto" w:fill="auto"/>
          </w:tcPr>
          <w:p w14:paraId="7BEAD0D2" w14:textId="420EF7E6" w:rsidR="00B16C9D" w:rsidRPr="003D4609" w:rsidRDefault="003D4609">
            <w:pPr>
              <w:pStyle w:val="BodyText"/>
              <w:rPr>
                <w:ins w:id="2674" w:author="Isha Gupta" w:date="2017-05-18T11:54:00Z"/>
                <w:lang w:eastAsia="ja-JP"/>
                <w:rPrChange w:id="2675" w:author="Isha Gupta" w:date="2017-05-18T11:54:00Z">
                  <w:rPr>
                    <w:ins w:id="2676" w:author="Isha Gupta" w:date="2017-05-18T11:54:00Z"/>
                  </w:rPr>
                </w:rPrChange>
              </w:rPr>
              <w:pPrChange w:id="2677" w:author="Isha Gupta" w:date="2017-05-18T11:54:00Z">
                <w:pPr>
                  <w:pStyle w:val="ListParagraph"/>
                  <w:numPr>
                    <w:numId w:val="44"/>
                  </w:numPr>
                  <w:spacing w:after="0" w:line="240" w:lineRule="auto"/>
                  <w:ind w:hanging="360"/>
                  <w:jc w:val="left"/>
                </w:pPr>
              </w:pPrChange>
            </w:pPr>
            <w:ins w:id="2678" w:author="Isha Gupta" w:date="2017-05-18T11:56:00Z">
              <w:r>
                <w:rPr>
                  <w:lang w:val="en-US" w:eastAsia="ja-JP"/>
                </w:rPr>
                <w:t>Github</w:t>
              </w:r>
            </w:ins>
            <w:ins w:id="2679" w:author="Isha Gupta" w:date="2017-05-18T11:54:00Z">
              <w:r w:rsidR="00B16C9D" w:rsidRPr="003D4609">
                <w:rPr>
                  <w:lang w:val="en-US" w:eastAsia="ja-JP"/>
                  <w:rPrChange w:id="2680" w:author="Isha Gupta" w:date="2017-05-18T11:54:00Z">
                    <w:rPr/>
                  </w:rPrChange>
                </w:rPr>
                <w:t xml:space="preserve"> </w:t>
              </w:r>
            </w:ins>
          </w:p>
        </w:tc>
      </w:tr>
      <w:tr w:rsidR="003D4609" w:rsidRPr="00316505" w14:paraId="27ED23AD" w14:textId="77777777" w:rsidTr="00B47363">
        <w:trPr>
          <w:trHeight w:val="300"/>
          <w:ins w:id="2681" w:author="Isha Gupta" w:date="2017-05-18T11:56: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11E578D7" w14:textId="77777777" w:rsidR="003D4609" w:rsidRPr="00316505" w:rsidRDefault="003D4609" w:rsidP="00B47363">
            <w:pPr>
              <w:spacing w:after="0" w:line="240" w:lineRule="auto"/>
              <w:rPr>
                <w:ins w:id="2682" w:author="Isha Gupta" w:date="2017-05-18T11:56:00Z"/>
              </w:rPr>
            </w:pPr>
          </w:p>
        </w:tc>
        <w:tc>
          <w:tcPr>
            <w:tcW w:w="3150" w:type="dxa"/>
            <w:tcBorders>
              <w:top w:val="single" w:sz="4" w:space="0" w:color="auto"/>
              <w:left w:val="nil"/>
              <w:bottom w:val="single" w:sz="4" w:space="0" w:color="auto"/>
              <w:right w:val="single" w:sz="4" w:space="0" w:color="auto"/>
            </w:tcBorders>
            <w:shd w:val="clear" w:color="auto" w:fill="auto"/>
          </w:tcPr>
          <w:p w14:paraId="2B598515" w14:textId="382B9876" w:rsidR="003D4609" w:rsidRPr="003D4609" w:rsidRDefault="003D4609" w:rsidP="003D4609">
            <w:pPr>
              <w:pStyle w:val="BodyText"/>
              <w:rPr>
                <w:ins w:id="2683" w:author="Isha Gupta" w:date="2017-05-18T11:56:00Z"/>
                <w:lang w:val="en-US" w:eastAsia="ja-JP"/>
              </w:rPr>
            </w:pPr>
            <w:ins w:id="2684" w:author="Isha Gupta" w:date="2017-05-18T11:57:00Z">
              <w:r>
                <w:rPr>
                  <w:lang w:val="en-US" w:eastAsia="ja-JP"/>
                </w:rPr>
                <w:t>For continuous code quality</w:t>
              </w:r>
            </w:ins>
          </w:p>
        </w:tc>
        <w:tc>
          <w:tcPr>
            <w:tcW w:w="4744" w:type="dxa"/>
            <w:tcBorders>
              <w:top w:val="single" w:sz="4" w:space="0" w:color="auto"/>
              <w:left w:val="nil"/>
              <w:bottom w:val="single" w:sz="4" w:space="0" w:color="auto"/>
              <w:right w:val="single" w:sz="4" w:space="0" w:color="auto"/>
            </w:tcBorders>
            <w:shd w:val="clear" w:color="auto" w:fill="auto"/>
          </w:tcPr>
          <w:p w14:paraId="24533A37" w14:textId="51EA7DA2" w:rsidR="003D4609" w:rsidRDefault="003D4609" w:rsidP="003D4609">
            <w:pPr>
              <w:pStyle w:val="BodyText"/>
              <w:rPr>
                <w:ins w:id="2685" w:author="Isha Gupta" w:date="2017-05-18T11:56:00Z"/>
                <w:lang w:val="en-US" w:eastAsia="ja-JP"/>
              </w:rPr>
            </w:pPr>
            <w:ins w:id="2686" w:author="Isha Gupta" w:date="2017-05-18T11:57:00Z">
              <w:r>
                <w:rPr>
                  <w:lang w:val="en-US" w:eastAsia="ja-JP"/>
                </w:rPr>
                <w:t>Sonarqube</w:t>
              </w:r>
            </w:ins>
          </w:p>
        </w:tc>
      </w:tr>
      <w:tr w:rsidR="00C179BA" w:rsidRPr="00316505" w14:paraId="449A5D8B" w14:textId="77777777" w:rsidTr="00B47363">
        <w:trPr>
          <w:trHeight w:val="300"/>
          <w:ins w:id="2687" w:author="Isha Gupta" w:date="2017-05-18T11:58:00Z"/>
        </w:trPr>
        <w:tc>
          <w:tcPr>
            <w:tcW w:w="626" w:type="dxa"/>
            <w:tcBorders>
              <w:top w:val="single" w:sz="4" w:space="0" w:color="auto"/>
              <w:left w:val="single" w:sz="4" w:space="0" w:color="auto"/>
              <w:bottom w:val="single" w:sz="4" w:space="0" w:color="auto"/>
              <w:right w:val="single" w:sz="4" w:space="0" w:color="auto"/>
            </w:tcBorders>
            <w:shd w:val="clear" w:color="auto" w:fill="auto"/>
            <w:noWrap/>
          </w:tcPr>
          <w:p w14:paraId="5FB8DABD" w14:textId="77777777" w:rsidR="00C179BA" w:rsidRPr="00316505" w:rsidRDefault="00C179BA" w:rsidP="00B47363">
            <w:pPr>
              <w:spacing w:after="0" w:line="240" w:lineRule="auto"/>
              <w:rPr>
                <w:ins w:id="2688" w:author="Isha Gupta" w:date="2017-05-18T11:58:00Z"/>
              </w:rPr>
            </w:pPr>
          </w:p>
        </w:tc>
        <w:tc>
          <w:tcPr>
            <w:tcW w:w="3150" w:type="dxa"/>
            <w:tcBorders>
              <w:top w:val="single" w:sz="4" w:space="0" w:color="auto"/>
              <w:left w:val="nil"/>
              <w:bottom w:val="single" w:sz="4" w:space="0" w:color="auto"/>
              <w:right w:val="single" w:sz="4" w:space="0" w:color="auto"/>
            </w:tcBorders>
            <w:shd w:val="clear" w:color="auto" w:fill="auto"/>
          </w:tcPr>
          <w:p w14:paraId="51AC786C" w14:textId="53950DCF" w:rsidR="00C179BA" w:rsidRDefault="00C179BA" w:rsidP="003D4609">
            <w:pPr>
              <w:pStyle w:val="BodyText"/>
              <w:rPr>
                <w:ins w:id="2689" w:author="Isha Gupta" w:date="2017-05-18T11:58:00Z"/>
                <w:lang w:val="en-US" w:eastAsia="ja-JP"/>
              </w:rPr>
            </w:pPr>
            <w:ins w:id="2690" w:author="Isha Gupta" w:date="2017-05-18T11:58:00Z">
              <w:r>
                <w:rPr>
                  <w:lang w:val="en-US" w:eastAsia="ja-JP"/>
                </w:rPr>
                <w:t>Minification &amp; bundling of scripts</w:t>
              </w:r>
            </w:ins>
          </w:p>
        </w:tc>
        <w:tc>
          <w:tcPr>
            <w:tcW w:w="4744" w:type="dxa"/>
            <w:tcBorders>
              <w:top w:val="single" w:sz="4" w:space="0" w:color="auto"/>
              <w:left w:val="nil"/>
              <w:bottom w:val="single" w:sz="4" w:space="0" w:color="auto"/>
              <w:right w:val="single" w:sz="4" w:space="0" w:color="auto"/>
            </w:tcBorders>
            <w:shd w:val="clear" w:color="auto" w:fill="auto"/>
          </w:tcPr>
          <w:p w14:paraId="6094B96C" w14:textId="14A2DA7F" w:rsidR="00C179BA" w:rsidRDefault="00C179BA" w:rsidP="003D4609">
            <w:pPr>
              <w:pStyle w:val="BodyText"/>
              <w:rPr>
                <w:ins w:id="2691" w:author="Isha Gupta" w:date="2017-05-18T11:58:00Z"/>
                <w:lang w:val="en-US" w:eastAsia="ja-JP"/>
              </w:rPr>
            </w:pPr>
            <w:ins w:id="2692" w:author="Isha Gupta" w:date="2017-05-18T11:58:00Z">
              <w:r>
                <w:rPr>
                  <w:lang w:val="en-US" w:eastAsia="ja-JP"/>
                </w:rPr>
                <w:t>Gulp</w:t>
              </w:r>
            </w:ins>
          </w:p>
        </w:tc>
      </w:tr>
    </w:tbl>
    <w:p w14:paraId="3AAFB1AA" w14:textId="77777777" w:rsidR="00B16C9D" w:rsidRPr="00B16C9D" w:rsidRDefault="00B16C9D">
      <w:pPr>
        <w:pStyle w:val="BodyText"/>
        <w:rPr>
          <w:ins w:id="2693" w:author="Isha Gupta" w:date="2017-05-18T11:50:00Z"/>
          <w:rPrChange w:id="2694" w:author="Isha Gupta" w:date="2017-05-18T11:54:00Z">
            <w:rPr>
              <w:ins w:id="2695" w:author="Isha Gupta" w:date="2017-05-18T11:50:00Z"/>
            </w:rPr>
          </w:rPrChange>
        </w:rPr>
        <w:pPrChange w:id="2696" w:author="Isha Gupta" w:date="2017-05-18T11:54:00Z">
          <w:pPr>
            <w:pStyle w:val="Heading1"/>
          </w:pPr>
        </w:pPrChange>
      </w:pPr>
    </w:p>
    <w:p w14:paraId="25DCF125" w14:textId="11BD779C" w:rsidR="00106186" w:rsidRDefault="00106186" w:rsidP="00106186">
      <w:pPr>
        <w:pStyle w:val="Heading1"/>
      </w:pPr>
      <w:r>
        <w:lastRenderedPageBreak/>
        <w:t>Solution Maintenance Tips and Caveats</w:t>
      </w:r>
      <w:bookmarkEnd w:id="1928"/>
    </w:p>
    <w:p w14:paraId="281BE1B9" w14:textId="7396DE2D" w:rsidR="00106186" w:rsidRPr="00B16E93" w:rsidDel="001324D5" w:rsidRDefault="00106186" w:rsidP="00106186">
      <w:pPr>
        <w:pStyle w:val="BodyText"/>
        <w:rPr>
          <w:del w:id="2697" w:author="Isha Gupta" w:date="2017-05-17T19:31:00Z"/>
          <w:lang w:val="en-US" w:eastAsia="ja-JP"/>
        </w:rPr>
      </w:pPr>
      <w:del w:id="2698" w:author="Isha Gupta" w:date="2017-05-17T19:31:00Z">
        <w:r w:rsidDel="001324D5">
          <w:rPr>
            <w:lang w:val="en-US" w:eastAsia="ja-JP"/>
          </w:rPr>
          <w:delText>[todo]</w:delText>
        </w:r>
      </w:del>
    </w:p>
    <w:p w14:paraId="50AF4269" w14:textId="77777777" w:rsidR="00106186" w:rsidRDefault="00106186" w:rsidP="00106186">
      <w:pPr>
        <w:pStyle w:val="Heading2"/>
      </w:pPr>
      <w:bookmarkStart w:id="2699" w:name="_Toc482009652"/>
      <w:r>
        <w:t>What to do to add a new module?</w:t>
      </w:r>
      <w:bookmarkEnd w:id="2699"/>
    </w:p>
    <w:p w14:paraId="6E938591" w14:textId="21788110" w:rsidR="00106186" w:rsidRPr="00B16E93" w:rsidRDefault="001324D5" w:rsidP="00106186">
      <w:pPr>
        <w:pStyle w:val="BodyText"/>
        <w:rPr>
          <w:lang w:val="en-US" w:eastAsia="ja-JP"/>
        </w:rPr>
      </w:pPr>
      <w:ins w:id="2700" w:author="Isha Gupta" w:date="2017-05-17T19:30:00Z">
        <w:r>
          <w:rPr>
            <w:lang w:val="en-US" w:eastAsia="ja-JP"/>
          </w:rPr>
          <w:t xml:space="preserve">Add the new module as a class library in the solution under the relevant solution folder based on what type of module </w:t>
        </w:r>
      </w:ins>
      <w:ins w:id="2701" w:author="Isha Gupta" w:date="2017-05-17T19:31:00Z">
        <w:r>
          <w:rPr>
            <w:lang w:val="en-US" w:eastAsia="ja-JP"/>
          </w:rPr>
          <w:t xml:space="preserve">is being added the project. </w:t>
        </w:r>
      </w:ins>
      <w:ins w:id="2702" w:author="Isha Gupta" w:date="2017-05-17T19:30:00Z">
        <w:r>
          <w:rPr>
            <w:lang w:val="en-US" w:eastAsia="ja-JP"/>
          </w:rPr>
          <w:t xml:space="preserve">Add it to the Unity container instance in Unity.Config file which is under App_Start folder in the Service Layer object. </w:t>
        </w:r>
      </w:ins>
      <w:del w:id="2703" w:author="Isha Gupta" w:date="2017-05-16T14:30:00Z">
        <w:r w:rsidR="00106186" w:rsidDel="00FC1EFB">
          <w:rPr>
            <w:lang w:val="en-US" w:eastAsia="ja-JP"/>
          </w:rPr>
          <w:delText>[todo</w:delText>
        </w:r>
      </w:del>
      <w:ins w:id="2704" w:author="Isha Gupta" w:date="2017-05-17T19:32:00Z">
        <w:r>
          <w:rPr>
            <w:lang w:val="en-US" w:eastAsia="ja-JP"/>
          </w:rPr>
          <w:t xml:space="preserve">This is important so that </w:t>
        </w:r>
      </w:ins>
      <w:del w:id="2705" w:author="Isha Gupta" w:date="2017-05-16T14:30:00Z">
        <w:r w:rsidR="00106186" w:rsidDel="00FC1EFB">
          <w:rPr>
            <w:lang w:val="en-US" w:eastAsia="ja-JP"/>
          </w:rPr>
          <w:delText>]</w:delText>
        </w:r>
      </w:del>
    </w:p>
    <w:p w14:paraId="2C77FA32" w14:textId="77777777" w:rsidR="00106186" w:rsidRDefault="00106186" w:rsidP="00106186">
      <w:pPr>
        <w:pStyle w:val="Heading2"/>
      </w:pPr>
      <w:bookmarkStart w:id="2706" w:name="_Toc482009653"/>
      <w:r>
        <w:t>What to do to run application in debug mode?</w:t>
      </w:r>
      <w:bookmarkEnd w:id="2706"/>
    </w:p>
    <w:p w14:paraId="11C62702" w14:textId="6D3E20E2" w:rsidR="00106186" w:rsidRPr="00B16E93" w:rsidRDefault="001324D5" w:rsidP="00106186">
      <w:pPr>
        <w:pStyle w:val="BodyText"/>
        <w:rPr>
          <w:lang w:val="en-US" w:eastAsia="ja-JP"/>
        </w:rPr>
      </w:pPr>
      <w:ins w:id="2707" w:author="Isha Gupta" w:date="2017-05-17T19:29:00Z">
        <w:r>
          <w:rPr>
            <w:lang w:val="en-US" w:eastAsia="ja-JP"/>
          </w:rPr>
          <w:t xml:space="preserve">Service layer project should be </w:t>
        </w:r>
      </w:ins>
      <w:del w:id="2708" w:author="Isha Gupta" w:date="2017-05-17T19:29:00Z">
        <w:r w:rsidR="00106186" w:rsidDel="001324D5">
          <w:rPr>
            <w:lang w:val="en-US" w:eastAsia="ja-JP"/>
          </w:rPr>
          <w:delText>[todo]</w:delText>
        </w:r>
      </w:del>
      <w:ins w:id="2709" w:author="Isha Gupta" w:date="2017-05-17T19:30:00Z">
        <w:r>
          <w:rPr>
            <w:lang w:val="en-US" w:eastAsia="ja-JP"/>
          </w:rPr>
          <w:t>start up project and run the application from visual studio.</w:t>
        </w:r>
      </w:ins>
    </w:p>
    <w:p w14:paraId="79D33F34" w14:textId="13069FAC" w:rsidR="00106186" w:rsidRPr="00106186" w:rsidDel="00FC1EFB" w:rsidRDefault="00106186" w:rsidP="00106186">
      <w:pPr>
        <w:pStyle w:val="Heading2"/>
        <w:rPr>
          <w:del w:id="2710" w:author="Isha Gupta" w:date="2017-05-16T14:30:00Z"/>
        </w:rPr>
      </w:pPr>
      <w:bookmarkStart w:id="2711" w:name="_Toc482009654"/>
      <w:del w:id="2712" w:author="Isha Gupta" w:date="2017-05-16T14:30:00Z">
        <w:r w:rsidDel="00FC1EFB">
          <w:delText>……</w:delText>
        </w:r>
        <w:bookmarkEnd w:id="2711"/>
      </w:del>
    </w:p>
    <w:p w14:paraId="382CB909" w14:textId="77777777" w:rsidR="00B16E93" w:rsidRPr="00B16E93" w:rsidRDefault="00B16E93" w:rsidP="00B16E93">
      <w:pPr>
        <w:pStyle w:val="BodyText"/>
        <w:rPr>
          <w:lang w:val="en-US" w:eastAsia="ja-JP"/>
        </w:rPr>
      </w:pPr>
    </w:p>
    <w:p w14:paraId="26C34D96" w14:textId="77777777" w:rsidR="00624DD3" w:rsidRPr="00624DD3" w:rsidRDefault="00624DD3" w:rsidP="00624DD3">
      <w:pPr>
        <w:pStyle w:val="BodyText"/>
        <w:rPr>
          <w:lang w:val="en-US" w:eastAsia="ja-JP"/>
        </w:rPr>
      </w:pPr>
    </w:p>
    <w:p w14:paraId="2D8439A0" w14:textId="77777777" w:rsidR="00FF7785" w:rsidRPr="00FF7785" w:rsidRDefault="00FF7785" w:rsidP="00FF7785">
      <w:pPr>
        <w:pStyle w:val="BodyText"/>
        <w:rPr>
          <w:lang w:val="en-US" w:eastAsia="ja-JP"/>
        </w:rPr>
      </w:pPr>
    </w:p>
    <w:p w14:paraId="44A38990" w14:textId="4CA51D8C" w:rsidR="00B41856" w:rsidRDefault="00B41856" w:rsidP="00764460">
      <w:pPr>
        <w:pStyle w:val="Heading1"/>
        <w:rPr>
          <w:ins w:id="2713" w:author="Isha Gupta" w:date="2017-05-18T12:26:00Z"/>
        </w:rPr>
      </w:pPr>
      <w:bookmarkStart w:id="2714" w:name="_Toc482009655"/>
      <w:r w:rsidRPr="00764460">
        <w:lastRenderedPageBreak/>
        <w:t>Glossary</w:t>
      </w:r>
      <w:bookmarkEnd w:id="2714"/>
    </w:p>
    <w:p w14:paraId="051749A3" w14:textId="77777777" w:rsidR="00AA2249" w:rsidRPr="00CE13A2" w:rsidRDefault="00AA2249">
      <w:pPr>
        <w:pStyle w:val="Heading2"/>
        <w:rPr>
          <w:ins w:id="2715" w:author="Isha Gupta" w:date="2017-05-18T12:26:00Z"/>
          <w:rPrChange w:id="2716" w:author="Isha Gupta" w:date="2017-05-18T12:26:00Z">
            <w:rPr>
              <w:ins w:id="2717" w:author="Isha Gupta" w:date="2017-05-18T12:26:00Z"/>
              <w:rFonts w:asciiTheme="minorHAnsi" w:hAnsiTheme="minorHAnsi"/>
            </w:rPr>
          </w:rPrChange>
        </w:rPr>
        <w:pPrChange w:id="2718" w:author="Isha Gupta" w:date="2017-05-18T12:26:00Z">
          <w:pPr>
            <w:pStyle w:val="Heading2"/>
            <w:spacing w:before="40" w:after="0" w:line="259" w:lineRule="auto"/>
          </w:pPr>
        </w:pPrChange>
      </w:pPr>
      <w:bookmarkStart w:id="2719" w:name="_Toc455781530"/>
      <w:ins w:id="2720" w:author="Isha Gupta" w:date="2017-05-18T12:26:00Z">
        <w:r w:rsidRPr="00CE13A2">
          <w:rPr>
            <w:rPrChange w:id="2721" w:author="Isha Gupta" w:date="2017-05-18T12:26:00Z">
              <w:rPr>
                <w:rFonts w:asciiTheme="minorHAnsi" w:hAnsiTheme="minorHAnsi"/>
              </w:rPr>
            </w:rPrChange>
          </w:rPr>
          <w:t>Requirements Traceability Matrix</w:t>
        </w:r>
        <w:bookmarkEnd w:id="2719"/>
      </w:ins>
    </w:p>
    <w:tbl>
      <w:tblPr>
        <w:tblStyle w:val="TableGrid"/>
        <w:tblW w:w="0" w:type="auto"/>
        <w:tblLook w:val="04A0" w:firstRow="1" w:lastRow="0" w:firstColumn="1" w:lastColumn="0" w:noHBand="0" w:noVBand="1"/>
      </w:tblPr>
      <w:tblGrid>
        <w:gridCol w:w="1001"/>
        <w:gridCol w:w="682"/>
        <w:gridCol w:w="1964"/>
        <w:gridCol w:w="2284"/>
        <w:gridCol w:w="3805"/>
      </w:tblGrid>
      <w:tr w:rsidR="005B2A22" w:rsidRPr="005B2A22" w14:paraId="716B82CB" w14:textId="77777777" w:rsidTr="005B2A22">
        <w:trPr>
          <w:trHeight w:val="285"/>
          <w:ins w:id="2722" w:author="Isha Gupta" w:date="2017-05-18T12:31:00Z"/>
        </w:trPr>
        <w:tc>
          <w:tcPr>
            <w:tcW w:w="1640" w:type="dxa"/>
            <w:hideMark/>
          </w:tcPr>
          <w:p w14:paraId="7506F945" w14:textId="77777777" w:rsidR="005B2A22" w:rsidRPr="005B2A22" w:rsidRDefault="005B2A22" w:rsidP="005B2A22">
            <w:pPr>
              <w:pStyle w:val="BodyText"/>
              <w:rPr>
                <w:ins w:id="2723" w:author="Isha Gupta" w:date="2017-05-18T12:31:00Z"/>
                <w:b/>
                <w:bCs/>
                <w:lang w:val="en-IN" w:eastAsia="ja-JP"/>
              </w:rPr>
            </w:pPr>
            <w:ins w:id="2724" w:author="Isha Gupta" w:date="2017-05-18T12:31:00Z">
              <w:r w:rsidRPr="005B2A22">
                <w:rPr>
                  <w:b/>
                  <w:bCs/>
                  <w:lang w:val="en-IN" w:eastAsia="ja-JP"/>
                </w:rPr>
                <w:t>Epic ID</w:t>
              </w:r>
            </w:ins>
          </w:p>
        </w:tc>
        <w:tc>
          <w:tcPr>
            <w:tcW w:w="980" w:type="dxa"/>
            <w:hideMark/>
          </w:tcPr>
          <w:p w14:paraId="2795B9B0" w14:textId="77777777" w:rsidR="005B2A22" w:rsidRPr="005B2A22" w:rsidRDefault="005B2A22" w:rsidP="005B2A22">
            <w:pPr>
              <w:pStyle w:val="BodyText"/>
              <w:rPr>
                <w:ins w:id="2725" w:author="Isha Gupta" w:date="2017-05-18T12:31:00Z"/>
                <w:b/>
                <w:bCs/>
                <w:lang w:val="en-IN" w:eastAsia="ja-JP"/>
              </w:rPr>
            </w:pPr>
            <w:ins w:id="2726" w:author="Isha Gupta" w:date="2017-05-18T12:31:00Z">
              <w:r w:rsidRPr="005B2A22">
                <w:rPr>
                  <w:b/>
                  <w:bCs/>
                  <w:lang w:val="en-IN" w:eastAsia="ja-JP"/>
                </w:rPr>
                <w:t>BR#</w:t>
              </w:r>
            </w:ins>
          </w:p>
        </w:tc>
        <w:tc>
          <w:tcPr>
            <w:tcW w:w="3520" w:type="dxa"/>
            <w:hideMark/>
          </w:tcPr>
          <w:p w14:paraId="360164E3" w14:textId="77777777" w:rsidR="005B2A22" w:rsidRPr="005B2A22" w:rsidRDefault="005B2A22" w:rsidP="005B2A22">
            <w:pPr>
              <w:pStyle w:val="BodyText"/>
              <w:rPr>
                <w:ins w:id="2727" w:author="Isha Gupta" w:date="2017-05-18T12:31:00Z"/>
                <w:b/>
                <w:bCs/>
                <w:lang w:val="en-IN" w:eastAsia="ja-JP"/>
              </w:rPr>
            </w:pPr>
            <w:ins w:id="2728" w:author="Isha Gupta" w:date="2017-05-18T12:31:00Z">
              <w:r w:rsidRPr="005B2A22">
                <w:rPr>
                  <w:b/>
                  <w:bCs/>
                  <w:lang w:val="en-IN" w:eastAsia="ja-JP"/>
                </w:rPr>
                <w:t>Module Name</w:t>
              </w:r>
            </w:ins>
          </w:p>
        </w:tc>
        <w:tc>
          <w:tcPr>
            <w:tcW w:w="4780" w:type="dxa"/>
            <w:hideMark/>
          </w:tcPr>
          <w:p w14:paraId="6E882B09" w14:textId="609BDBEB" w:rsidR="005B2A22" w:rsidRPr="005B2A22" w:rsidRDefault="005B2A22" w:rsidP="005B2A22">
            <w:pPr>
              <w:pStyle w:val="BodyText"/>
              <w:rPr>
                <w:ins w:id="2729" w:author="Isha Gupta" w:date="2017-05-18T12:31:00Z"/>
                <w:b/>
                <w:bCs/>
                <w:lang w:val="en-IN" w:eastAsia="ja-JP"/>
              </w:rPr>
            </w:pPr>
            <w:ins w:id="2730" w:author="Isha Gupta" w:date="2017-05-18T12:31:00Z">
              <w:r w:rsidRPr="005B2A22">
                <w:rPr>
                  <w:b/>
                  <w:bCs/>
                  <w:lang w:val="en-IN" w:eastAsia="ja-JP"/>
                </w:rPr>
                <w:t>UserType</w:t>
              </w:r>
              <w:r>
                <w:rPr>
                  <w:b/>
                  <w:bCs/>
                  <w:lang w:val="en-IN" w:eastAsia="ja-JP"/>
                </w:rPr>
                <w:t>/ Role</w:t>
              </w:r>
            </w:ins>
          </w:p>
        </w:tc>
        <w:tc>
          <w:tcPr>
            <w:tcW w:w="10240" w:type="dxa"/>
            <w:hideMark/>
          </w:tcPr>
          <w:p w14:paraId="78E7D88D" w14:textId="77777777" w:rsidR="005B2A22" w:rsidRPr="005B2A22" w:rsidRDefault="005B2A22" w:rsidP="005B2A22">
            <w:pPr>
              <w:pStyle w:val="BodyText"/>
              <w:rPr>
                <w:ins w:id="2731" w:author="Isha Gupta" w:date="2017-05-18T12:31:00Z"/>
                <w:b/>
                <w:bCs/>
                <w:lang w:val="en-IN" w:eastAsia="ja-JP"/>
              </w:rPr>
            </w:pPr>
            <w:ins w:id="2732" w:author="Isha Gupta" w:date="2017-05-18T12:31:00Z">
              <w:r w:rsidRPr="005B2A22">
                <w:rPr>
                  <w:b/>
                  <w:bCs/>
                  <w:lang w:val="en-IN" w:eastAsia="ja-JP"/>
                </w:rPr>
                <w:t>Description</w:t>
              </w:r>
            </w:ins>
          </w:p>
        </w:tc>
      </w:tr>
      <w:tr w:rsidR="005B2A22" w:rsidRPr="005B2A22" w14:paraId="5A2AFF85" w14:textId="77777777" w:rsidTr="005B2A22">
        <w:trPr>
          <w:trHeight w:val="285"/>
          <w:ins w:id="2733" w:author="Isha Gupta" w:date="2017-05-18T12:31:00Z"/>
        </w:trPr>
        <w:tc>
          <w:tcPr>
            <w:tcW w:w="1640" w:type="dxa"/>
            <w:hideMark/>
          </w:tcPr>
          <w:p w14:paraId="4485A367" w14:textId="77777777" w:rsidR="005B2A22" w:rsidRPr="005B2A22" w:rsidRDefault="005B2A22" w:rsidP="005B2A22">
            <w:pPr>
              <w:pStyle w:val="BodyText"/>
              <w:rPr>
                <w:ins w:id="2734" w:author="Isha Gupta" w:date="2017-05-18T12:31:00Z"/>
                <w:lang w:val="en-IN" w:eastAsia="ja-JP"/>
              </w:rPr>
            </w:pPr>
            <w:ins w:id="2735" w:author="Isha Gupta" w:date="2017-05-18T12:31:00Z">
              <w:r w:rsidRPr="005B2A22">
                <w:rPr>
                  <w:lang w:val="en-IN" w:eastAsia="ja-JP"/>
                </w:rPr>
                <w:t>EPIC-IPP-1</w:t>
              </w:r>
            </w:ins>
          </w:p>
        </w:tc>
        <w:tc>
          <w:tcPr>
            <w:tcW w:w="980" w:type="dxa"/>
            <w:hideMark/>
          </w:tcPr>
          <w:p w14:paraId="55DA716C" w14:textId="77777777" w:rsidR="005B2A22" w:rsidRPr="005B2A22" w:rsidRDefault="005B2A22" w:rsidP="005B2A22">
            <w:pPr>
              <w:pStyle w:val="BodyText"/>
              <w:rPr>
                <w:ins w:id="2736" w:author="Isha Gupta" w:date="2017-05-18T12:31:00Z"/>
                <w:lang w:val="en-IN" w:eastAsia="ja-JP"/>
              </w:rPr>
            </w:pPr>
            <w:ins w:id="2737" w:author="Isha Gupta" w:date="2017-05-18T12:31:00Z">
              <w:r w:rsidRPr="005B2A22">
                <w:rPr>
                  <w:lang w:val="en-IN" w:eastAsia="ja-JP"/>
                </w:rPr>
                <w:t>IPP-1</w:t>
              </w:r>
            </w:ins>
          </w:p>
        </w:tc>
        <w:tc>
          <w:tcPr>
            <w:tcW w:w="3520" w:type="dxa"/>
            <w:hideMark/>
          </w:tcPr>
          <w:p w14:paraId="383E0F41" w14:textId="77777777" w:rsidR="005B2A22" w:rsidRPr="005B2A22" w:rsidRDefault="005B2A22" w:rsidP="005B2A22">
            <w:pPr>
              <w:pStyle w:val="BodyText"/>
              <w:rPr>
                <w:ins w:id="2738" w:author="Isha Gupta" w:date="2017-05-18T12:31:00Z"/>
                <w:lang w:val="en-IN" w:eastAsia="ja-JP"/>
              </w:rPr>
            </w:pPr>
            <w:ins w:id="2739" w:author="Isha Gupta" w:date="2017-05-18T12:31:00Z">
              <w:r w:rsidRPr="005B2A22">
                <w:rPr>
                  <w:lang w:val="en-IN" w:eastAsia="ja-JP"/>
                </w:rPr>
                <w:t>Login/Logout</w:t>
              </w:r>
            </w:ins>
          </w:p>
        </w:tc>
        <w:tc>
          <w:tcPr>
            <w:tcW w:w="4780" w:type="dxa"/>
            <w:hideMark/>
          </w:tcPr>
          <w:p w14:paraId="3FDC1458" w14:textId="77777777" w:rsidR="005B2A22" w:rsidRPr="005B2A22" w:rsidRDefault="005B2A22" w:rsidP="005B2A22">
            <w:pPr>
              <w:pStyle w:val="BodyText"/>
              <w:rPr>
                <w:ins w:id="2740" w:author="Isha Gupta" w:date="2017-05-18T12:31:00Z"/>
                <w:lang w:val="en-IN" w:eastAsia="ja-JP"/>
              </w:rPr>
            </w:pPr>
            <w:ins w:id="2741" w:author="Isha Gupta" w:date="2017-05-18T12:31:00Z">
              <w:r w:rsidRPr="005B2A22">
                <w:rPr>
                  <w:lang w:val="en-IN" w:eastAsia="ja-JP"/>
                </w:rPr>
                <w:t>Admin, Agent, Underwriter, Auditor, Biller, Customer</w:t>
              </w:r>
            </w:ins>
          </w:p>
        </w:tc>
        <w:tc>
          <w:tcPr>
            <w:tcW w:w="10240" w:type="dxa"/>
            <w:hideMark/>
          </w:tcPr>
          <w:p w14:paraId="790544BD" w14:textId="4150DED1" w:rsidR="005B2A22" w:rsidRPr="005B2A22" w:rsidRDefault="005B2A22" w:rsidP="005B2A22">
            <w:pPr>
              <w:pStyle w:val="BodyText"/>
              <w:rPr>
                <w:ins w:id="2742" w:author="Isha Gupta" w:date="2017-05-18T12:31:00Z"/>
                <w:lang w:val="en-IN" w:eastAsia="ja-JP"/>
              </w:rPr>
            </w:pPr>
            <w:ins w:id="2743" w:author="Isha Gupta" w:date="2017-05-18T12:31:00Z">
              <w:r>
                <w:rPr>
                  <w:lang w:val="en-IN" w:eastAsia="ja-JP"/>
                </w:rPr>
                <w:t>All the provided user t</w:t>
              </w:r>
              <w:r w:rsidRPr="005B2A22">
                <w:rPr>
                  <w:lang w:val="en-IN" w:eastAsia="ja-JP"/>
                </w:rPr>
                <w:t>ypes can login and logout from the application</w:t>
              </w:r>
            </w:ins>
          </w:p>
        </w:tc>
      </w:tr>
      <w:tr w:rsidR="005B2A22" w:rsidRPr="005B2A22" w14:paraId="46DFF799" w14:textId="77777777" w:rsidTr="005B2A22">
        <w:trPr>
          <w:trHeight w:val="285"/>
          <w:ins w:id="2744" w:author="Isha Gupta" w:date="2017-05-18T12:31:00Z"/>
        </w:trPr>
        <w:tc>
          <w:tcPr>
            <w:tcW w:w="1640" w:type="dxa"/>
            <w:hideMark/>
          </w:tcPr>
          <w:p w14:paraId="3E996AB5" w14:textId="77777777" w:rsidR="005B2A22" w:rsidRPr="005B2A22" w:rsidRDefault="005B2A22" w:rsidP="005B2A22">
            <w:pPr>
              <w:pStyle w:val="BodyText"/>
              <w:rPr>
                <w:ins w:id="2745" w:author="Isha Gupta" w:date="2017-05-18T12:31:00Z"/>
                <w:lang w:val="en-IN" w:eastAsia="ja-JP"/>
              </w:rPr>
            </w:pPr>
            <w:ins w:id="2746" w:author="Isha Gupta" w:date="2017-05-18T12:31:00Z">
              <w:r w:rsidRPr="005B2A22">
                <w:rPr>
                  <w:lang w:val="en-IN" w:eastAsia="ja-JP"/>
                </w:rPr>
                <w:t>EPIC-IPP-2</w:t>
              </w:r>
            </w:ins>
          </w:p>
        </w:tc>
        <w:tc>
          <w:tcPr>
            <w:tcW w:w="980" w:type="dxa"/>
            <w:hideMark/>
          </w:tcPr>
          <w:p w14:paraId="1E9F6FFB" w14:textId="77777777" w:rsidR="005B2A22" w:rsidRPr="005B2A22" w:rsidRDefault="005B2A22" w:rsidP="005B2A22">
            <w:pPr>
              <w:pStyle w:val="BodyText"/>
              <w:rPr>
                <w:ins w:id="2747" w:author="Isha Gupta" w:date="2017-05-18T12:31:00Z"/>
                <w:lang w:val="en-IN" w:eastAsia="ja-JP"/>
              </w:rPr>
            </w:pPr>
            <w:ins w:id="2748" w:author="Isha Gupta" w:date="2017-05-18T12:31:00Z">
              <w:r w:rsidRPr="005B2A22">
                <w:rPr>
                  <w:lang w:val="en-IN" w:eastAsia="ja-JP"/>
                </w:rPr>
                <w:t>IPP-2</w:t>
              </w:r>
            </w:ins>
          </w:p>
        </w:tc>
        <w:tc>
          <w:tcPr>
            <w:tcW w:w="3520" w:type="dxa"/>
            <w:hideMark/>
          </w:tcPr>
          <w:p w14:paraId="6597BBEF" w14:textId="77777777" w:rsidR="005B2A22" w:rsidRPr="005B2A22" w:rsidRDefault="005B2A22" w:rsidP="005B2A22">
            <w:pPr>
              <w:pStyle w:val="BodyText"/>
              <w:rPr>
                <w:ins w:id="2749" w:author="Isha Gupta" w:date="2017-05-18T12:31:00Z"/>
                <w:lang w:val="en-IN" w:eastAsia="ja-JP"/>
              </w:rPr>
            </w:pPr>
            <w:ins w:id="2750" w:author="Isha Gupta" w:date="2017-05-18T12:31:00Z">
              <w:r w:rsidRPr="005B2A22">
                <w:rPr>
                  <w:lang w:val="en-IN" w:eastAsia="ja-JP"/>
                </w:rPr>
                <w:t>Add Customer</w:t>
              </w:r>
            </w:ins>
          </w:p>
        </w:tc>
        <w:tc>
          <w:tcPr>
            <w:tcW w:w="4780" w:type="dxa"/>
            <w:hideMark/>
          </w:tcPr>
          <w:p w14:paraId="0911B22B" w14:textId="77777777" w:rsidR="005B2A22" w:rsidRPr="005B2A22" w:rsidRDefault="005B2A22" w:rsidP="005B2A22">
            <w:pPr>
              <w:pStyle w:val="BodyText"/>
              <w:rPr>
                <w:ins w:id="2751" w:author="Isha Gupta" w:date="2017-05-18T12:31:00Z"/>
                <w:lang w:val="en-IN" w:eastAsia="ja-JP"/>
              </w:rPr>
            </w:pPr>
            <w:ins w:id="2752" w:author="Isha Gupta" w:date="2017-05-18T12:31:00Z">
              <w:r w:rsidRPr="005B2A22">
                <w:rPr>
                  <w:lang w:val="en-IN" w:eastAsia="ja-JP"/>
                </w:rPr>
                <w:t>Agent</w:t>
              </w:r>
            </w:ins>
          </w:p>
        </w:tc>
        <w:tc>
          <w:tcPr>
            <w:tcW w:w="10240" w:type="dxa"/>
            <w:hideMark/>
          </w:tcPr>
          <w:p w14:paraId="06ECD625" w14:textId="77777777" w:rsidR="005B2A22" w:rsidRPr="005B2A22" w:rsidRDefault="005B2A22" w:rsidP="005B2A22">
            <w:pPr>
              <w:pStyle w:val="BodyText"/>
              <w:rPr>
                <w:ins w:id="2753" w:author="Isha Gupta" w:date="2017-05-18T12:31:00Z"/>
                <w:lang w:val="en-IN" w:eastAsia="ja-JP"/>
              </w:rPr>
            </w:pPr>
            <w:ins w:id="2754" w:author="Isha Gupta" w:date="2017-05-18T12:31:00Z">
              <w:r w:rsidRPr="005B2A22">
                <w:rPr>
                  <w:lang w:val="en-IN" w:eastAsia="ja-JP"/>
                </w:rPr>
                <w:t>Insurance Agent can add a customer to the portal</w:t>
              </w:r>
            </w:ins>
          </w:p>
        </w:tc>
      </w:tr>
      <w:tr w:rsidR="005B2A22" w:rsidRPr="005B2A22" w14:paraId="1C87603B" w14:textId="77777777" w:rsidTr="005B2A22">
        <w:trPr>
          <w:trHeight w:val="285"/>
          <w:ins w:id="2755" w:author="Isha Gupta" w:date="2017-05-18T12:31:00Z"/>
        </w:trPr>
        <w:tc>
          <w:tcPr>
            <w:tcW w:w="1640" w:type="dxa"/>
            <w:hideMark/>
          </w:tcPr>
          <w:p w14:paraId="192A7E3A" w14:textId="77777777" w:rsidR="005B2A22" w:rsidRPr="005B2A22" w:rsidRDefault="005B2A22" w:rsidP="005B2A22">
            <w:pPr>
              <w:pStyle w:val="BodyText"/>
              <w:rPr>
                <w:ins w:id="2756" w:author="Isha Gupta" w:date="2017-05-18T12:31:00Z"/>
                <w:lang w:val="en-IN" w:eastAsia="ja-JP"/>
              </w:rPr>
            </w:pPr>
            <w:ins w:id="2757" w:author="Isha Gupta" w:date="2017-05-18T12:31:00Z">
              <w:r w:rsidRPr="005B2A22">
                <w:rPr>
                  <w:lang w:val="en-IN" w:eastAsia="ja-JP"/>
                </w:rPr>
                <w:t>EPIC-IPP-2</w:t>
              </w:r>
            </w:ins>
          </w:p>
        </w:tc>
        <w:tc>
          <w:tcPr>
            <w:tcW w:w="980" w:type="dxa"/>
            <w:hideMark/>
          </w:tcPr>
          <w:p w14:paraId="0E394227" w14:textId="77777777" w:rsidR="005B2A22" w:rsidRPr="005B2A22" w:rsidRDefault="005B2A22" w:rsidP="005B2A22">
            <w:pPr>
              <w:pStyle w:val="BodyText"/>
              <w:rPr>
                <w:ins w:id="2758" w:author="Isha Gupta" w:date="2017-05-18T12:31:00Z"/>
                <w:lang w:val="en-IN" w:eastAsia="ja-JP"/>
              </w:rPr>
            </w:pPr>
            <w:ins w:id="2759" w:author="Isha Gupta" w:date="2017-05-18T12:31:00Z">
              <w:r w:rsidRPr="005B2A22">
                <w:rPr>
                  <w:lang w:val="en-IN" w:eastAsia="ja-JP"/>
                </w:rPr>
                <w:t>IPP-3</w:t>
              </w:r>
            </w:ins>
          </w:p>
        </w:tc>
        <w:tc>
          <w:tcPr>
            <w:tcW w:w="3520" w:type="dxa"/>
            <w:hideMark/>
          </w:tcPr>
          <w:p w14:paraId="45AB85CB" w14:textId="77777777" w:rsidR="005B2A22" w:rsidRPr="005B2A22" w:rsidRDefault="005B2A22" w:rsidP="005B2A22">
            <w:pPr>
              <w:pStyle w:val="BodyText"/>
              <w:rPr>
                <w:ins w:id="2760" w:author="Isha Gupta" w:date="2017-05-18T12:31:00Z"/>
                <w:lang w:val="en-IN" w:eastAsia="ja-JP"/>
              </w:rPr>
            </w:pPr>
            <w:ins w:id="2761" w:author="Isha Gupta" w:date="2017-05-18T12:31:00Z">
              <w:r w:rsidRPr="005B2A22">
                <w:rPr>
                  <w:lang w:val="en-IN" w:eastAsia="ja-JP"/>
                </w:rPr>
                <w:t>Get Customer</w:t>
              </w:r>
            </w:ins>
          </w:p>
        </w:tc>
        <w:tc>
          <w:tcPr>
            <w:tcW w:w="4780" w:type="dxa"/>
            <w:hideMark/>
          </w:tcPr>
          <w:p w14:paraId="60389C5A" w14:textId="77777777" w:rsidR="005B2A22" w:rsidRPr="005B2A22" w:rsidRDefault="005B2A22" w:rsidP="005B2A22">
            <w:pPr>
              <w:pStyle w:val="BodyText"/>
              <w:rPr>
                <w:ins w:id="2762" w:author="Isha Gupta" w:date="2017-05-18T12:31:00Z"/>
                <w:lang w:val="en-IN" w:eastAsia="ja-JP"/>
              </w:rPr>
            </w:pPr>
            <w:ins w:id="2763" w:author="Isha Gupta" w:date="2017-05-18T12:31:00Z">
              <w:r w:rsidRPr="005B2A22">
                <w:rPr>
                  <w:lang w:val="en-IN" w:eastAsia="ja-JP"/>
                </w:rPr>
                <w:t>Admin, Agent, Underwriter, Auditor, Biller, Customer</w:t>
              </w:r>
            </w:ins>
          </w:p>
        </w:tc>
        <w:tc>
          <w:tcPr>
            <w:tcW w:w="10240" w:type="dxa"/>
            <w:hideMark/>
          </w:tcPr>
          <w:p w14:paraId="76D32034" w14:textId="2309EFA8" w:rsidR="005B2A22" w:rsidRPr="005B2A22" w:rsidRDefault="005B2A22" w:rsidP="005B2A22">
            <w:pPr>
              <w:pStyle w:val="BodyText"/>
              <w:rPr>
                <w:ins w:id="2764" w:author="Isha Gupta" w:date="2017-05-18T12:31:00Z"/>
                <w:lang w:val="en-IN" w:eastAsia="ja-JP"/>
              </w:rPr>
            </w:pPr>
            <w:ins w:id="2765" w:author="Isha Gupta" w:date="2017-05-18T12:31:00Z">
              <w:r w:rsidRPr="005B2A22">
                <w:rPr>
                  <w:lang w:val="en-IN" w:eastAsia="ja-JP"/>
                </w:rPr>
                <w:t>All the provided user</w:t>
              </w:r>
              <w:r>
                <w:rPr>
                  <w:lang w:val="en-IN" w:eastAsia="ja-JP"/>
                </w:rPr>
                <w:t xml:space="preserve"> </w:t>
              </w:r>
              <w:r w:rsidRPr="005B2A22">
                <w:rPr>
                  <w:lang w:val="en-IN" w:eastAsia="ja-JP"/>
                </w:rPr>
                <w:t>types can get a customer from the application.</w:t>
              </w:r>
            </w:ins>
          </w:p>
        </w:tc>
      </w:tr>
      <w:tr w:rsidR="005B2A22" w:rsidRPr="005B2A22" w14:paraId="1993AD02" w14:textId="77777777" w:rsidTr="005B2A22">
        <w:trPr>
          <w:trHeight w:val="570"/>
          <w:ins w:id="2766" w:author="Isha Gupta" w:date="2017-05-18T12:31:00Z"/>
        </w:trPr>
        <w:tc>
          <w:tcPr>
            <w:tcW w:w="1640" w:type="dxa"/>
            <w:hideMark/>
          </w:tcPr>
          <w:p w14:paraId="10837C4C" w14:textId="77777777" w:rsidR="005B2A22" w:rsidRPr="005B2A22" w:rsidRDefault="005B2A22" w:rsidP="005B2A22">
            <w:pPr>
              <w:pStyle w:val="BodyText"/>
              <w:rPr>
                <w:ins w:id="2767" w:author="Isha Gupta" w:date="2017-05-18T12:31:00Z"/>
                <w:lang w:val="en-IN" w:eastAsia="ja-JP"/>
              </w:rPr>
            </w:pPr>
            <w:ins w:id="2768" w:author="Isha Gupta" w:date="2017-05-18T12:31:00Z">
              <w:r w:rsidRPr="005B2A22">
                <w:rPr>
                  <w:lang w:val="en-IN" w:eastAsia="ja-JP"/>
                </w:rPr>
                <w:t>EPIC-IPP-2</w:t>
              </w:r>
            </w:ins>
          </w:p>
        </w:tc>
        <w:tc>
          <w:tcPr>
            <w:tcW w:w="980" w:type="dxa"/>
            <w:hideMark/>
          </w:tcPr>
          <w:p w14:paraId="1F442051" w14:textId="77777777" w:rsidR="005B2A22" w:rsidRPr="005B2A22" w:rsidRDefault="005B2A22" w:rsidP="005B2A22">
            <w:pPr>
              <w:pStyle w:val="BodyText"/>
              <w:rPr>
                <w:ins w:id="2769" w:author="Isha Gupta" w:date="2017-05-18T12:31:00Z"/>
                <w:lang w:val="en-IN" w:eastAsia="ja-JP"/>
              </w:rPr>
            </w:pPr>
            <w:ins w:id="2770" w:author="Isha Gupta" w:date="2017-05-18T12:31:00Z">
              <w:r w:rsidRPr="005B2A22">
                <w:rPr>
                  <w:lang w:val="en-IN" w:eastAsia="ja-JP"/>
                </w:rPr>
                <w:t>IPP-4</w:t>
              </w:r>
            </w:ins>
          </w:p>
        </w:tc>
        <w:tc>
          <w:tcPr>
            <w:tcW w:w="3520" w:type="dxa"/>
            <w:hideMark/>
          </w:tcPr>
          <w:p w14:paraId="13987974" w14:textId="77777777" w:rsidR="005B2A22" w:rsidRPr="005B2A22" w:rsidRDefault="005B2A22" w:rsidP="005B2A22">
            <w:pPr>
              <w:pStyle w:val="BodyText"/>
              <w:rPr>
                <w:ins w:id="2771" w:author="Isha Gupta" w:date="2017-05-18T12:31:00Z"/>
                <w:lang w:val="en-IN" w:eastAsia="ja-JP"/>
              </w:rPr>
            </w:pPr>
            <w:ins w:id="2772" w:author="Isha Gupta" w:date="2017-05-18T12:31:00Z">
              <w:r w:rsidRPr="005B2A22">
                <w:rPr>
                  <w:lang w:val="en-IN" w:eastAsia="ja-JP"/>
                </w:rPr>
                <w:t>Update Customer</w:t>
              </w:r>
            </w:ins>
          </w:p>
        </w:tc>
        <w:tc>
          <w:tcPr>
            <w:tcW w:w="4780" w:type="dxa"/>
            <w:hideMark/>
          </w:tcPr>
          <w:p w14:paraId="5B780931" w14:textId="77777777" w:rsidR="005B2A22" w:rsidRPr="005B2A22" w:rsidRDefault="005B2A22" w:rsidP="005B2A22">
            <w:pPr>
              <w:pStyle w:val="BodyText"/>
              <w:rPr>
                <w:ins w:id="2773" w:author="Isha Gupta" w:date="2017-05-18T12:31:00Z"/>
                <w:lang w:val="en-IN" w:eastAsia="ja-JP"/>
              </w:rPr>
            </w:pPr>
            <w:ins w:id="2774" w:author="Isha Gupta" w:date="2017-05-18T12:31:00Z">
              <w:r w:rsidRPr="005B2A22">
                <w:rPr>
                  <w:lang w:val="en-IN" w:eastAsia="ja-JP"/>
                </w:rPr>
                <w:t>Admin, Agent, Underwriter, Auditor, Biller, Customer</w:t>
              </w:r>
            </w:ins>
          </w:p>
        </w:tc>
        <w:tc>
          <w:tcPr>
            <w:tcW w:w="10240" w:type="dxa"/>
            <w:hideMark/>
          </w:tcPr>
          <w:p w14:paraId="27058388" w14:textId="1DC4A831" w:rsidR="005B2A22" w:rsidRPr="005B2A22" w:rsidRDefault="005B2A22" w:rsidP="005B2A22">
            <w:pPr>
              <w:pStyle w:val="BodyText"/>
              <w:rPr>
                <w:ins w:id="2775" w:author="Isha Gupta" w:date="2017-05-18T12:31:00Z"/>
                <w:lang w:val="en-IN" w:eastAsia="ja-JP"/>
              </w:rPr>
            </w:pPr>
            <w:ins w:id="2776" w:author="Isha Gupta" w:date="2017-05-18T12:31:00Z">
              <w:r w:rsidRPr="005B2A22">
                <w:rPr>
                  <w:lang w:val="en-IN" w:eastAsia="ja-JP"/>
                </w:rPr>
                <w:t>All the provided user</w:t>
              </w:r>
              <w:r>
                <w:rPr>
                  <w:lang w:val="en-IN" w:eastAsia="ja-JP"/>
                </w:rPr>
                <w:t xml:space="preserve"> </w:t>
              </w:r>
              <w:r w:rsidRPr="005B2A22">
                <w:rPr>
                  <w:lang w:val="en-IN" w:eastAsia="ja-JP"/>
                </w:rPr>
                <w:t>types can update a customer information in the application based on operation being performed.</w:t>
              </w:r>
            </w:ins>
          </w:p>
        </w:tc>
      </w:tr>
      <w:tr w:rsidR="005B2A22" w:rsidRPr="005B2A22" w14:paraId="4187B3B5" w14:textId="77777777" w:rsidTr="005B2A22">
        <w:trPr>
          <w:trHeight w:val="285"/>
          <w:ins w:id="2777" w:author="Isha Gupta" w:date="2017-05-18T12:31:00Z"/>
        </w:trPr>
        <w:tc>
          <w:tcPr>
            <w:tcW w:w="1640" w:type="dxa"/>
            <w:hideMark/>
          </w:tcPr>
          <w:p w14:paraId="5160ECD5" w14:textId="77777777" w:rsidR="005B2A22" w:rsidRPr="005B2A22" w:rsidRDefault="005B2A22" w:rsidP="005B2A22">
            <w:pPr>
              <w:pStyle w:val="BodyText"/>
              <w:rPr>
                <w:ins w:id="2778" w:author="Isha Gupta" w:date="2017-05-18T12:31:00Z"/>
                <w:lang w:val="en-IN" w:eastAsia="ja-JP"/>
              </w:rPr>
            </w:pPr>
            <w:ins w:id="2779" w:author="Isha Gupta" w:date="2017-05-18T12:31:00Z">
              <w:r w:rsidRPr="005B2A22">
                <w:rPr>
                  <w:lang w:val="en-IN" w:eastAsia="ja-JP"/>
                </w:rPr>
                <w:t>EPIC-IPP-2</w:t>
              </w:r>
            </w:ins>
          </w:p>
        </w:tc>
        <w:tc>
          <w:tcPr>
            <w:tcW w:w="980" w:type="dxa"/>
            <w:hideMark/>
          </w:tcPr>
          <w:p w14:paraId="0E6A8FAF" w14:textId="77777777" w:rsidR="005B2A22" w:rsidRPr="005B2A22" w:rsidRDefault="005B2A22" w:rsidP="005B2A22">
            <w:pPr>
              <w:pStyle w:val="BodyText"/>
              <w:rPr>
                <w:ins w:id="2780" w:author="Isha Gupta" w:date="2017-05-18T12:31:00Z"/>
                <w:lang w:val="en-IN" w:eastAsia="ja-JP"/>
              </w:rPr>
            </w:pPr>
            <w:ins w:id="2781" w:author="Isha Gupta" w:date="2017-05-18T12:31:00Z">
              <w:r w:rsidRPr="005B2A22">
                <w:rPr>
                  <w:lang w:val="en-IN" w:eastAsia="ja-JP"/>
                </w:rPr>
                <w:t>IPP-5</w:t>
              </w:r>
            </w:ins>
          </w:p>
        </w:tc>
        <w:tc>
          <w:tcPr>
            <w:tcW w:w="3520" w:type="dxa"/>
            <w:hideMark/>
          </w:tcPr>
          <w:p w14:paraId="2916DA0F" w14:textId="77777777" w:rsidR="005B2A22" w:rsidRPr="005B2A22" w:rsidRDefault="005B2A22" w:rsidP="005B2A22">
            <w:pPr>
              <w:pStyle w:val="BodyText"/>
              <w:rPr>
                <w:ins w:id="2782" w:author="Isha Gupta" w:date="2017-05-18T12:31:00Z"/>
                <w:lang w:val="en-IN" w:eastAsia="ja-JP"/>
              </w:rPr>
            </w:pPr>
            <w:ins w:id="2783" w:author="Isha Gupta" w:date="2017-05-18T12:31:00Z">
              <w:r w:rsidRPr="005B2A22">
                <w:rPr>
                  <w:lang w:val="en-IN" w:eastAsia="ja-JP"/>
                </w:rPr>
                <w:t>Deactivate Customer</w:t>
              </w:r>
            </w:ins>
          </w:p>
        </w:tc>
        <w:tc>
          <w:tcPr>
            <w:tcW w:w="4780" w:type="dxa"/>
            <w:hideMark/>
          </w:tcPr>
          <w:p w14:paraId="6CB82EBD" w14:textId="77777777" w:rsidR="005B2A22" w:rsidRPr="005B2A22" w:rsidRDefault="005B2A22" w:rsidP="005B2A22">
            <w:pPr>
              <w:pStyle w:val="BodyText"/>
              <w:rPr>
                <w:ins w:id="2784" w:author="Isha Gupta" w:date="2017-05-18T12:31:00Z"/>
                <w:lang w:val="en-IN" w:eastAsia="ja-JP"/>
              </w:rPr>
            </w:pPr>
            <w:ins w:id="2785" w:author="Isha Gupta" w:date="2017-05-18T12:31:00Z">
              <w:r w:rsidRPr="005B2A22">
                <w:rPr>
                  <w:lang w:val="en-IN" w:eastAsia="ja-JP"/>
                </w:rPr>
                <w:t>Admin</w:t>
              </w:r>
            </w:ins>
          </w:p>
        </w:tc>
        <w:tc>
          <w:tcPr>
            <w:tcW w:w="10240" w:type="dxa"/>
            <w:hideMark/>
          </w:tcPr>
          <w:p w14:paraId="70E5F8D3" w14:textId="2F20480E" w:rsidR="005B2A22" w:rsidRPr="005B2A22" w:rsidRDefault="005B2A22" w:rsidP="005B2A22">
            <w:pPr>
              <w:pStyle w:val="BodyText"/>
              <w:rPr>
                <w:ins w:id="2786" w:author="Isha Gupta" w:date="2017-05-18T12:31:00Z"/>
                <w:lang w:val="en-IN" w:eastAsia="ja-JP"/>
              </w:rPr>
            </w:pPr>
            <w:ins w:id="2787" w:author="Isha Gupta" w:date="2017-05-18T12:31:00Z">
              <w:r w:rsidRPr="005B2A22">
                <w:rPr>
                  <w:lang w:val="en-IN" w:eastAsia="ja-JP"/>
                </w:rPr>
                <w:t>Administrator can delete</w:t>
              </w:r>
              <w:r>
                <w:rPr>
                  <w:lang w:val="en-IN" w:eastAsia="ja-JP"/>
                </w:rPr>
                <w:t xml:space="preserve"> </w:t>
              </w:r>
              <w:r w:rsidRPr="005B2A22">
                <w:rPr>
                  <w:lang w:val="en-IN" w:eastAsia="ja-JP"/>
                </w:rPr>
                <w:t>(soft delete) a customer in the application</w:t>
              </w:r>
            </w:ins>
          </w:p>
        </w:tc>
      </w:tr>
      <w:tr w:rsidR="005B2A22" w:rsidRPr="005B2A22" w14:paraId="716BA70D" w14:textId="77777777" w:rsidTr="005B2A22">
        <w:trPr>
          <w:trHeight w:val="285"/>
          <w:ins w:id="2788" w:author="Isha Gupta" w:date="2017-05-18T12:31:00Z"/>
        </w:trPr>
        <w:tc>
          <w:tcPr>
            <w:tcW w:w="1640" w:type="dxa"/>
            <w:hideMark/>
          </w:tcPr>
          <w:p w14:paraId="0E0606BE" w14:textId="77777777" w:rsidR="005B2A22" w:rsidRPr="005B2A22" w:rsidRDefault="005B2A22" w:rsidP="005B2A22">
            <w:pPr>
              <w:pStyle w:val="BodyText"/>
              <w:rPr>
                <w:ins w:id="2789" w:author="Isha Gupta" w:date="2017-05-18T12:31:00Z"/>
                <w:lang w:val="en-IN" w:eastAsia="ja-JP"/>
              </w:rPr>
            </w:pPr>
            <w:ins w:id="2790" w:author="Isha Gupta" w:date="2017-05-18T12:31:00Z">
              <w:r w:rsidRPr="005B2A22">
                <w:rPr>
                  <w:lang w:val="en-IN" w:eastAsia="ja-JP"/>
                </w:rPr>
                <w:t>EPIC-IPP-3</w:t>
              </w:r>
            </w:ins>
          </w:p>
        </w:tc>
        <w:tc>
          <w:tcPr>
            <w:tcW w:w="980" w:type="dxa"/>
            <w:hideMark/>
          </w:tcPr>
          <w:p w14:paraId="183D4E4A" w14:textId="77777777" w:rsidR="005B2A22" w:rsidRPr="005B2A22" w:rsidRDefault="005B2A22" w:rsidP="005B2A22">
            <w:pPr>
              <w:pStyle w:val="BodyText"/>
              <w:rPr>
                <w:ins w:id="2791" w:author="Isha Gupta" w:date="2017-05-18T12:31:00Z"/>
                <w:lang w:val="en-IN" w:eastAsia="ja-JP"/>
              </w:rPr>
            </w:pPr>
            <w:ins w:id="2792" w:author="Isha Gupta" w:date="2017-05-18T12:31:00Z">
              <w:r w:rsidRPr="005B2A22">
                <w:rPr>
                  <w:lang w:val="en-IN" w:eastAsia="ja-JP"/>
                </w:rPr>
                <w:t>IPP-6</w:t>
              </w:r>
            </w:ins>
          </w:p>
        </w:tc>
        <w:tc>
          <w:tcPr>
            <w:tcW w:w="3520" w:type="dxa"/>
            <w:hideMark/>
          </w:tcPr>
          <w:p w14:paraId="02F12742" w14:textId="77777777" w:rsidR="005B2A22" w:rsidRPr="005B2A22" w:rsidRDefault="005B2A22" w:rsidP="005B2A22">
            <w:pPr>
              <w:pStyle w:val="BodyText"/>
              <w:rPr>
                <w:ins w:id="2793" w:author="Isha Gupta" w:date="2017-05-18T12:31:00Z"/>
                <w:lang w:val="en-IN" w:eastAsia="ja-JP"/>
              </w:rPr>
            </w:pPr>
            <w:ins w:id="2794" w:author="Isha Gupta" w:date="2017-05-18T12:31:00Z">
              <w:r w:rsidRPr="005B2A22">
                <w:rPr>
                  <w:lang w:val="en-IN" w:eastAsia="ja-JP"/>
                </w:rPr>
                <w:t xml:space="preserve">Add Insurance Policy </w:t>
              </w:r>
            </w:ins>
          </w:p>
        </w:tc>
        <w:tc>
          <w:tcPr>
            <w:tcW w:w="4780" w:type="dxa"/>
            <w:hideMark/>
          </w:tcPr>
          <w:p w14:paraId="787BAF31" w14:textId="77777777" w:rsidR="005B2A22" w:rsidRPr="005B2A22" w:rsidRDefault="005B2A22" w:rsidP="005B2A22">
            <w:pPr>
              <w:pStyle w:val="BodyText"/>
              <w:rPr>
                <w:ins w:id="2795" w:author="Isha Gupta" w:date="2017-05-18T12:31:00Z"/>
                <w:lang w:val="en-IN" w:eastAsia="ja-JP"/>
              </w:rPr>
            </w:pPr>
            <w:ins w:id="2796" w:author="Isha Gupta" w:date="2017-05-18T12:31:00Z">
              <w:r w:rsidRPr="005B2A22">
                <w:rPr>
                  <w:lang w:val="en-IN" w:eastAsia="ja-JP"/>
                </w:rPr>
                <w:t>Admin</w:t>
              </w:r>
            </w:ins>
          </w:p>
        </w:tc>
        <w:tc>
          <w:tcPr>
            <w:tcW w:w="10240" w:type="dxa"/>
            <w:hideMark/>
          </w:tcPr>
          <w:p w14:paraId="3BFCEF0D" w14:textId="77777777" w:rsidR="005B2A22" w:rsidRPr="005B2A22" w:rsidRDefault="005B2A22" w:rsidP="005B2A22">
            <w:pPr>
              <w:pStyle w:val="BodyText"/>
              <w:rPr>
                <w:ins w:id="2797" w:author="Isha Gupta" w:date="2017-05-18T12:31:00Z"/>
                <w:lang w:val="en-IN" w:eastAsia="ja-JP"/>
              </w:rPr>
            </w:pPr>
            <w:ins w:id="2798" w:author="Isha Gupta" w:date="2017-05-18T12:31:00Z">
              <w:r w:rsidRPr="005B2A22">
                <w:rPr>
                  <w:lang w:val="en-IN" w:eastAsia="ja-JP"/>
                </w:rPr>
                <w:t>Administrator can add a new insurance policy to the application</w:t>
              </w:r>
            </w:ins>
          </w:p>
        </w:tc>
      </w:tr>
      <w:tr w:rsidR="005B2A22" w:rsidRPr="005B2A22" w14:paraId="78275B7D" w14:textId="77777777" w:rsidTr="005B2A22">
        <w:trPr>
          <w:trHeight w:val="285"/>
          <w:ins w:id="2799" w:author="Isha Gupta" w:date="2017-05-18T12:31:00Z"/>
        </w:trPr>
        <w:tc>
          <w:tcPr>
            <w:tcW w:w="1640" w:type="dxa"/>
            <w:hideMark/>
          </w:tcPr>
          <w:p w14:paraId="49F49C0D" w14:textId="77777777" w:rsidR="005B2A22" w:rsidRPr="005B2A22" w:rsidRDefault="005B2A22" w:rsidP="005B2A22">
            <w:pPr>
              <w:pStyle w:val="BodyText"/>
              <w:rPr>
                <w:ins w:id="2800" w:author="Isha Gupta" w:date="2017-05-18T12:31:00Z"/>
                <w:lang w:val="en-IN" w:eastAsia="ja-JP"/>
              </w:rPr>
            </w:pPr>
            <w:ins w:id="2801" w:author="Isha Gupta" w:date="2017-05-18T12:31:00Z">
              <w:r w:rsidRPr="005B2A22">
                <w:rPr>
                  <w:lang w:val="en-IN" w:eastAsia="ja-JP"/>
                </w:rPr>
                <w:t>EPIC-IPP-3</w:t>
              </w:r>
            </w:ins>
          </w:p>
        </w:tc>
        <w:tc>
          <w:tcPr>
            <w:tcW w:w="980" w:type="dxa"/>
            <w:hideMark/>
          </w:tcPr>
          <w:p w14:paraId="48138227" w14:textId="77777777" w:rsidR="005B2A22" w:rsidRPr="005B2A22" w:rsidRDefault="005B2A22" w:rsidP="005B2A22">
            <w:pPr>
              <w:pStyle w:val="BodyText"/>
              <w:rPr>
                <w:ins w:id="2802" w:author="Isha Gupta" w:date="2017-05-18T12:31:00Z"/>
                <w:lang w:val="en-IN" w:eastAsia="ja-JP"/>
              </w:rPr>
            </w:pPr>
            <w:ins w:id="2803" w:author="Isha Gupta" w:date="2017-05-18T12:31:00Z">
              <w:r w:rsidRPr="005B2A22">
                <w:rPr>
                  <w:lang w:val="en-IN" w:eastAsia="ja-JP"/>
                </w:rPr>
                <w:t>IPP-7</w:t>
              </w:r>
            </w:ins>
          </w:p>
        </w:tc>
        <w:tc>
          <w:tcPr>
            <w:tcW w:w="3520" w:type="dxa"/>
            <w:hideMark/>
          </w:tcPr>
          <w:p w14:paraId="2F74ED6F" w14:textId="77777777" w:rsidR="005B2A22" w:rsidRPr="005B2A22" w:rsidRDefault="005B2A22" w:rsidP="005B2A22">
            <w:pPr>
              <w:pStyle w:val="BodyText"/>
              <w:rPr>
                <w:ins w:id="2804" w:author="Isha Gupta" w:date="2017-05-18T12:31:00Z"/>
                <w:lang w:val="en-IN" w:eastAsia="ja-JP"/>
              </w:rPr>
            </w:pPr>
            <w:ins w:id="2805" w:author="Isha Gupta" w:date="2017-05-18T12:31:00Z">
              <w:r w:rsidRPr="005B2A22">
                <w:rPr>
                  <w:lang w:val="en-IN" w:eastAsia="ja-JP"/>
                </w:rPr>
                <w:t xml:space="preserve">Get Insurance Policy </w:t>
              </w:r>
            </w:ins>
          </w:p>
        </w:tc>
        <w:tc>
          <w:tcPr>
            <w:tcW w:w="4780" w:type="dxa"/>
            <w:hideMark/>
          </w:tcPr>
          <w:p w14:paraId="33C577F1" w14:textId="77777777" w:rsidR="005B2A22" w:rsidRPr="005B2A22" w:rsidRDefault="005B2A22" w:rsidP="005B2A22">
            <w:pPr>
              <w:pStyle w:val="BodyText"/>
              <w:rPr>
                <w:ins w:id="2806" w:author="Isha Gupta" w:date="2017-05-18T12:31:00Z"/>
                <w:lang w:val="en-IN" w:eastAsia="ja-JP"/>
              </w:rPr>
            </w:pPr>
            <w:ins w:id="2807" w:author="Isha Gupta" w:date="2017-05-18T12:31:00Z">
              <w:r w:rsidRPr="005B2A22">
                <w:rPr>
                  <w:lang w:val="en-IN" w:eastAsia="ja-JP"/>
                </w:rPr>
                <w:t>Admin, Agent, Underwriter, Auditor, Biller, Customer</w:t>
              </w:r>
            </w:ins>
          </w:p>
        </w:tc>
        <w:tc>
          <w:tcPr>
            <w:tcW w:w="10240" w:type="dxa"/>
            <w:hideMark/>
          </w:tcPr>
          <w:p w14:paraId="3997305E" w14:textId="78470062" w:rsidR="005B2A22" w:rsidRPr="005B2A22" w:rsidRDefault="005B2A22" w:rsidP="005B2A22">
            <w:pPr>
              <w:pStyle w:val="BodyText"/>
              <w:rPr>
                <w:ins w:id="2808" w:author="Isha Gupta" w:date="2017-05-18T12:31:00Z"/>
                <w:lang w:val="en-IN" w:eastAsia="ja-JP"/>
              </w:rPr>
            </w:pPr>
            <w:ins w:id="2809" w:author="Isha Gupta" w:date="2017-05-18T12:31:00Z">
              <w:r w:rsidRPr="005B2A22">
                <w:rPr>
                  <w:lang w:val="en-IN" w:eastAsia="ja-JP"/>
                </w:rPr>
                <w:t>All the provided user</w:t>
              </w:r>
              <w:r>
                <w:rPr>
                  <w:lang w:val="en-IN" w:eastAsia="ja-JP"/>
                </w:rPr>
                <w:t xml:space="preserve"> t</w:t>
              </w:r>
              <w:r w:rsidRPr="005B2A22">
                <w:rPr>
                  <w:lang w:val="en-IN" w:eastAsia="ja-JP"/>
                </w:rPr>
                <w:t>ypes can view an insurance policy details from the system</w:t>
              </w:r>
            </w:ins>
          </w:p>
        </w:tc>
      </w:tr>
      <w:tr w:rsidR="005B2A22" w:rsidRPr="005B2A22" w14:paraId="710B7134" w14:textId="77777777" w:rsidTr="005B2A22">
        <w:trPr>
          <w:trHeight w:val="285"/>
          <w:ins w:id="2810" w:author="Isha Gupta" w:date="2017-05-18T12:31:00Z"/>
        </w:trPr>
        <w:tc>
          <w:tcPr>
            <w:tcW w:w="1640" w:type="dxa"/>
            <w:hideMark/>
          </w:tcPr>
          <w:p w14:paraId="18EDC658" w14:textId="77777777" w:rsidR="005B2A22" w:rsidRPr="005B2A22" w:rsidRDefault="005B2A22" w:rsidP="005B2A22">
            <w:pPr>
              <w:pStyle w:val="BodyText"/>
              <w:rPr>
                <w:ins w:id="2811" w:author="Isha Gupta" w:date="2017-05-18T12:31:00Z"/>
                <w:lang w:val="en-IN" w:eastAsia="ja-JP"/>
              </w:rPr>
            </w:pPr>
            <w:ins w:id="2812" w:author="Isha Gupta" w:date="2017-05-18T12:31:00Z">
              <w:r w:rsidRPr="005B2A22">
                <w:rPr>
                  <w:lang w:val="en-IN" w:eastAsia="ja-JP"/>
                </w:rPr>
                <w:t>EPIC-IPP-3</w:t>
              </w:r>
            </w:ins>
          </w:p>
        </w:tc>
        <w:tc>
          <w:tcPr>
            <w:tcW w:w="980" w:type="dxa"/>
            <w:hideMark/>
          </w:tcPr>
          <w:p w14:paraId="74DEE23A" w14:textId="77777777" w:rsidR="005B2A22" w:rsidRPr="005B2A22" w:rsidRDefault="005B2A22" w:rsidP="005B2A22">
            <w:pPr>
              <w:pStyle w:val="BodyText"/>
              <w:rPr>
                <w:ins w:id="2813" w:author="Isha Gupta" w:date="2017-05-18T12:31:00Z"/>
                <w:lang w:val="en-IN" w:eastAsia="ja-JP"/>
              </w:rPr>
            </w:pPr>
            <w:ins w:id="2814" w:author="Isha Gupta" w:date="2017-05-18T12:31:00Z">
              <w:r w:rsidRPr="005B2A22">
                <w:rPr>
                  <w:lang w:val="en-IN" w:eastAsia="ja-JP"/>
                </w:rPr>
                <w:t>IPP-8</w:t>
              </w:r>
            </w:ins>
          </w:p>
        </w:tc>
        <w:tc>
          <w:tcPr>
            <w:tcW w:w="3520" w:type="dxa"/>
            <w:hideMark/>
          </w:tcPr>
          <w:p w14:paraId="2599B71E" w14:textId="77777777" w:rsidR="005B2A22" w:rsidRPr="005B2A22" w:rsidRDefault="005B2A22" w:rsidP="005B2A22">
            <w:pPr>
              <w:pStyle w:val="BodyText"/>
              <w:rPr>
                <w:ins w:id="2815" w:author="Isha Gupta" w:date="2017-05-18T12:31:00Z"/>
                <w:lang w:val="en-IN" w:eastAsia="ja-JP"/>
              </w:rPr>
            </w:pPr>
            <w:ins w:id="2816" w:author="Isha Gupta" w:date="2017-05-18T12:31:00Z">
              <w:r w:rsidRPr="005B2A22">
                <w:rPr>
                  <w:lang w:val="en-IN" w:eastAsia="ja-JP"/>
                </w:rPr>
                <w:t xml:space="preserve">Update Insurance Policy </w:t>
              </w:r>
            </w:ins>
          </w:p>
        </w:tc>
        <w:tc>
          <w:tcPr>
            <w:tcW w:w="4780" w:type="dxa"/>
            <w:hideMark/>
          </w:tcPr>
          <w:p w14:paraId="1512D10B" w14:textId="77777777" w:rsidR="005B2A22" w:rsidRPr="005B2A22" w:rsidRDefault="005B2A22" w:rsidP="005B2A22">
            <w:pPr>
              <w:pStyle w:val="BodyText"/>
              <w:rPr>
                <w:ins w:id="2817" w:author="Isha Gupta" w:date="2017-05-18T12:31:00Z"/>
                <w:lang w:val="en-IN" w:eastAsia="ja-JP"/>
              </w:rPr>
            </w:pPr>
            <w:ins w:id="2818" w:author="Isha Gupta" w:date="2017-05-18T12:31:00Z">
              <w:r w:rsidRPr="005B2A22">
                <w:rPr>
                  <w:lang w:val="en-IN" w:eastAsia="ja-JP"/>
                </w:rPr>
                <w:t>Admin</w:t>
              </w:r>
            </w:ins>
          </w:p>
        </w:tc>
        <w:tc>
          <w:tcPr>
            <w:tcW w:w="10240" w:type="dxa"/>
            <w:hideMark/>
          </w:tcPr>
          <w:p w14:paraId="0DEA4FFE" w14:textId="77777777" w:rsidR="005B2A22" w:rsidRPr="005B2A22" w:rsidRDefault="005B2A22" w:rsidP="005B2A22">
            <w:pPr>
              <w:pStyle w:val="BodyText"/>
              <w:rPr>
                <w:ins w:id="2819" w:author="Isha Gupta" w:date="2017-05-18T12:31:00Z"/>
                <w:lang w:val="en-IN" w:eastAsia="ja-JP"/>
              </w:rPr>
            </w:pPr>
            <w:ins w:id="2820" w:author="Isha Gupta" w:date="2017-05-18T12:31:00Z">
              <w:r w:rsidRPr="005B2A22">
                <w:rPr>
                  <w:lang w:val="en-IN" w:eastAsia="ja-JP"/>
                </w:rPr>
                <w:t>Administrator can update policy details in the application.</w:t>
              </w:r>
            </w:ins>
          </w:p>
        </w:tc>
      </w:tr>
      <w:tr w:rsidR="005B2A22" w:rsidRPr="005B2A22" w14:paraId="2430F570" w14:textId="77777777" w:rsidTr="005B2A22">
        <w:trPr>
          <w:trHeight w:val="285"/>
          <w:ins w:id="2821" w:author="Isha Gupta" w:date="2017-05-18T12:31:00Z"/>
        </w:trPr>
        <w:tc>
          <w:tcPr>
            <w:tcW w:w="1640" w:type="dxa"/>
            <w:hideMark/>
          </w:tcPr>
          <w:p w14:paraId="5F02BEFE" w14:textId="77777777" w:rsidR="005B2A22" w:rsidRPr="005B2A22" w:rsidRDefault="005B2A22" w:rsidP="005B2A22">
            <w:pPr>
              <w:pStyle w:val="BodyText"/>
              <w:rPr>
                <w:ins w:id="2822" w:author="Isha Gupta" w:date="2017-05-18T12:31:00Z"/>
                <w:lang w:val="en-IN" w:eastAsia="ja-JP"/>
              </w:rPr>
            </w:pPr>
            <w:ins w:id="2823" w:author="Isha Gupta" w:date="2017-05-18T12:31:00Z">
              <w:r w:rsidRPr="005B2A22">
                <w:rPr>
                  <w:lang w:val="en-IN" w:eastAsia="ja-JP"/>
                </w:rPr>
                <w:t>EPIC-IPP-3</w:t>
              </w:r>
            </w:ins>
          </w:p>
        </w:tc>
        <w:tc>
          <w:tcPr>
            <w:tcW w:w="980" w:type="dxa"/>
            <w:hideMark/>
          </w:tcPr>
          <w:p w14:paraId="0765EDB8" w14:textId="77777777" w:rsidR="005B2A22" w:rsidRPr="005B2A22" w:rsidRDefault="005B2A22" w:rsidP="005B2A22">
            <w:pPr>
              <w:pStyle w:val="BodyText"/>
              <w:rPr>
                <w:ins w:id="2824" w:author="Isha Gupta" w:date="2017-05-18T12:31:00Z"/>
                <w:lang w:val="en-IN" w:eastAsia="ja-JP"/>
              </w:rPr>
            </w:pPr>
            <w:ins w:id="2825" w:author="Isha Gupta" w:date="2017-05-18T12:31:00Z">
              <w:r w:rsidRPr="005B2A22">
                <w:rPr>
                  <w:lang w:val="en-IN" w:eastAsia="ja-JP"/>
                </w:rPr>
                <w:t>IPP-9</w:t>
              </w:r>
            </w:ins>
          </w:p>
        </w:tc>
        <w:tc>
          <w:tcPr>
            <w:tcW w:w="3520" w:type="dxa"/>
            <w:hideMark/>
          </w:tcPr>
          <w:p w14:paraId="6C5D5E58" w14:textId="77777777" w:rsidR="005B2A22" w:rsidRPr="005B2A22" w:rsidRDefault="005B2A22" w:rsidP="005B2A22">
            <w:pPr>
              <w:pStyle w:val="BodyText"/>
              <w:rPr>
                <w:ins w:id="2826" w:author="Isha Gupta" w:date="2017-05-18T12:31:00Z"/>
                <w:lang w:val="en-IN" w:eastAsia="ja-JP"/>
              </w:rPr>
            </w:pPr>
            <w:ins w:id="2827" w:author="Isha Gupta" w:date="2017-05-18T12:31:00Z">
              <w:r w:rsidRPr="005B2A22">
                <w:rPr>
                  <w:lang w:val="en-IN" w:eastAsia="ja-JP"/>
                </w:rPr>
                <w:t xml:space="preserve">Delete Insurance Policy </w:t>
              </w:r>
            </w:ins>
          </w:p>
        </w:tc>
        <w:tc>
          <w:tcPr>
            <w:tcW w:w="4780" w:type="dxa"/>
            <w:hideMark/>
          </w:tcPr>
          <w:p w14:paraId="54F94024" w14:textId="77777777" w:rsidR="005B2A22" w:rsidRPr="005B2A22" w:rsidRDefault="005B2A22" w:rsidP="005B2A22">
            <w:pPr>
              <w:pStyle w:val="BodyText"/>
              <w:rPr>
                <w:ins w:id="2828" w:author="Isha Gupta" w:date="2017-05-18T12:31:00Z"/>
                <w:lang w:val="en-IN" w:eastAsia="ja-JP"/>
              </w:rPr>
            </w:pPr>
            <w:ins w:id="2829" w:author="Isha Gupta" w:date="2017-05-18T12:31:00Z">
              <w:r w:rsidRPr="005B2A22">
                <w:rPr>
                  <w:lang w:val="en-IN" w:eastAsia="ja-JP"/>
                </w:rPr>
                <w:t>Admin</w:t>
              </w:r>
            </w:ins>
          </w:p>
        </w:tc>
        <w:tc>
          <w:tcPr>
            <w:tcW w:w="10240" w:type="dxa"/>
            <w:hideMark/>
          </w:tcPr>
          <w:p w14:paraId="791E8DC0" w14:textId="77777777" w:rsidR="005B2A22" w:rsidRPr="005B2A22" w:rsidRDefault="005B2A22" w:rsidP="005B2A22">
            <w:pPr>
              <w:pStyle w:val="BodyText"/>
              <w:rPr>
                <w:ins w:id="2830" w:author="Isha Gupta" w:date="2017-05-18T12:31:00Z"/>
                <w:lang w:val="en-IN" w:eastAsia="ja-JP"/>
              </w:rPr>
            </w:pPr>
            <w:ins w:id="2831" w:author="Isha Gupta" w:date="2017-05-18T12:31:00Z">
              <w:r w:rsidRPr="005B2A22">
                <w:rPr>
                  <w:lang w:val="en-IN" w:eastAsia="ja-JP"/>
                </w:rPr>
                <w:t>Administrator can delete or deactivate policy details in the application.</w:t>
              </w:r>
            </w:ins>
          </w:p>
        </w:tc>
      </w:tr>
      <w:tr w:rsidR="005B2A22" w:rsidRPr="005B2A22" w14:paraId="593ADA75" w14:textId="77777777" w:rsidTr="005B2A22">
        <w:trPr>
          <w:trHeight w:val="285"/>
          <w:ins w:id="2832" w:author="Isha Gupta" w:date="2017-05-18T12:31:00Z"/>
        </w:trPr>
        <w:tc>
          <w:tcPr>
            <w:tcW w:w="1640" w:type="dxa"/>
            <w:hideMark/>
          </w:tcPr>
          <w:p w14:paraId="054498BE" w14:textId="77777777" w:rsidR="005B2A22" w:rsidRPr="005B2A22" w:rsidRDefault="005B2A22" w:rsidP="005B2A22">
            <w:pPr>
              <w:pStyle w:val="BodyText"/>
              <w:rPr>
                <w:ins w:id="2833" w:author="Isha Gupta" w:date="2017-05-18T12:31:00Z"/>
                <w:lang w:val="en-IN" w:eastAsia="ja-JP"/>
              </w:rPr>
            </w:pPr>
            <w:ins w:id="2834" w:author="Isha Gupta" w:date="2017-05-18T12:31:00Z">
              <w:r w:rsidRPr="005B2A22">
                <w:rPr>
                  <w:lang w:val="en-IN" w:eastAsia="ja-JP"/>
                </w:rPr>
                <w:t>EPIC-IPP-4</w:t>
              </w:r>
            </w:ins>
          </w:p>
        </w:tc>
        <w:tc>
          <w:tcPr>
            <w:tcW w:w="980" w:type="dxa"/>
            <w:hideMark/>
          </w:tcPr>
          <w:p w14:paraId="33A45657" w14:textId="77777777" w:rsidR="005B2A22" w:rsidRPr="005B2A22" w:rsidRDefault="005B2A22" w:rsidP="005B2A22">
            <w:pPr>
              <w:pStyle w:val="BodyText"/>
              <w:rPr>
                <w:ins w:id="2835" w:author="Isha Gupta" w:date="2017-05-18T12:31:00Z"/>
                <w:lang w:val="en-IN" w:eastAsia="ja-JP"/>
              </w:rPr>
            </w:pPr>
            <w:ins w:id="2836" w:author="Isha Gupta" w:date="2017-05-18T12:31:00Z">
              <w:r w:rsidRPr="005B2A22">
                <w:rPr>
                  <w:lang w:val="en-IN" w:eastAsia="ja-JP"/>
                </w:rPr>
                <w:t>IPP-10</w:t>
              </w:r>
            </w:ins>
          </w:p>
        </w:tc>
        <w:tc>
          <w:tcPr>
            <w:tcW w:w="3520" w:type="dxa"/>
            <w:hideMark/>
          </w:tcPr>
          <w:p w14:paraId="42910C9D" w14:textId="77777777" w:rsidR="005B2A22" w:rsidRPr="005B2A22" w:rsidRDefault="005B2A22" w:rsidP="005B2A22">
            <w:pPr>
              <w:pStyle w:val="BodyText"/>
              <w:rPr>
                <w:ins w:id="2837" w:author="Isha Gupta" w:date="2017-05-18T12:31:00Z"/>
                <w:lang w:val="en-IN" w:eastAsia="ja-JP"/>
              </w:rPr>
            </w:pPr>
            <w:ins w:id="2838" w:author="Isha Gupta" w:date="2017-05-18T12:31:00Z">
              <w:r w:rsidRPr="005B2A22">
                <w:rPr>
                  <w:lang w:val="en-IN" w:eastAsia="ja-JP"/>
                </w:rPr>
                <w:t>Pay Premium</w:t>
              </w:r>
            </w:ins>
          </w:p>
        </w:tc>
        <w:tc>
          <w:tcPr>
            <w:tcW w:w="4780" w:type="dxa"/>
            <w:hideMark/>
          </w:tcPr>
          <w:p w14:paraId="519DC80A" w14:textId="77777777" w:rsidR="005B2A22" w:rsidRPr="005B2A22" w:rsidRDefault="005B2A22" w:rsidP="005B2A22">
            <w:pPr>
              <w:pStyle w:val="BodyText"/>
              <w:rPr>
                <w:ins w:id="2839" w:author="Isha Gupta" w:date="2017-05-18T12:31:00Z"/>
                <w:lang w:val="en-IN" w:eastAsia="ja-JP"/>
              </w:rPr>
            </w:pPr>
            <w:ins w:id="2840" w:author="Isha Gupta" w:date="2017-05-18T12:31:00Z">
              <w:r w:rsidRPr="005B2A22">
                <w:rPr>
                  <w:lang w:val="en-IN" w:eastAsia="ja-JP"/>
                </w:rPr>
                <w:t>Customer</w:t>
              </w:r>
            </w:ins>
          </w:p>
        </w:tc>
        <w:tc>
          <w:tcPr>
            <w:tcW w:w="10240" w:type="dxa"/>
            <w:hideMark/>
          </w:tcPr>
          <w:p w14:paraId="2D0FFBC7" w14:textId="77777777" w:rsidR="005B2A22" w:rsidRPr="005B2A22" w:rsidRDefault="005B2A22" w:rsidP="005B2A22">
            <w:pPr>
              <w:pStyle w:val="BodyText"/>
              <w:rPr>
                <w:ins w:id="2841" w:author="Isha Gupta" w:date="2017-05-18T12:31:00Z"/>
                <w:lang w:val="en-IN" w:eastAsia="ja-JP"/>
              </w:rPr>
            </w:pPr>
            <w:ins w:id="2842" w:author="Isha Gupta" w:date="2017-05-18T12:31:00Z">
              <w:r w:rsidRPr="005B2A22">
                <w:rPr>
                  <w:lang w:val="en-IN" w:eastAsia="ja-JP"/>
                </w:rPr>
                <w:t>Customer can login to the application and pay the policy premium</w:t>
              </w:r>
            </w:ins>
          </w:p>
        </w:tc>
      </w:tr>
      <w:tr w:rsidR="005B2A22" w:rsidRPr="005B2A22" w14:paraId="518D4D2D" w14:textId="77777777" w:rsidTr="005B2A22">
        <w:trPr>
          <w:trHeight w:val="285"/>
          <w:ins w:id="2843" w:author="Isha Gupta" w:date="2017-05-18T12:31:00Z"/>
        </w:trPr>
        <w:tc>
          <w:tcPr>
            <w:tcW w:w="1640" w:type="dxa"/>
            <w:hideMark/>
          </w:tcPr>
          <w:p w14:paraId="41DB9A30" w14:textId="77777777" w:rsidR="005B2A22" w:rsidRPr="005B2A22" w:rsidRDefault="005B2A22" w:rsidP="005B2A22">
            <w:pPr>
              <w:pStyle w:val="BodyText"/>
              <w:rPr>
                <w:ins w:id="2844" w:author="Isha Gupta" w:date="2017-05-18T12:31:00Z"/>
                <w:lang w:val="en-IN" w:eastAsia="ja-JP"/>
              </w:rPr>
            </w:pPr>
            <w:ins w:id="2845" w:author="Isha Gupta" w:date="2017-05-18T12:31:00Z">
              <w:r w:rsidRPr="005B2A22">
                <w:rPr>
                  <w:lang w:val="en-IN" w:eastAsia="ja-JP"/>
                </w:rPr>
                <w:t>EPIC-IPP-5</w:t>
              </w:r>
            </w:ins>
          </w:p>
        </w:tc>
        <w:tc>
          <w:tcPr>
            <w:tcW w:w="980" w:type="dxa"/>
            <w:hideMark/>
          </w:tcPr>
          <w:p w14:paraId="20B6FB8E" w14:textId="77777777" w:rsidR="005B2A22" w:rsidRPr="005B2A22" w:rsidRDefault="005B2A22" w:rsidP="005B2A22">
            <w:pPr>
              <w:pStyle w:val="BodyText"/>
              <w:rPr>
                <w:ins w:id="2846" w:author="Isha Gupta" w:date="2017-05-18T12:31:00Z"/>
                <w:lang w:val="en-IN" w:eastAsia="ja-JP"/>
              </w:rPr>
            </w:pPr>
            <w:ins w:id="2847" w:author="Isha Gupta" w:date="2017-05-18T12:31:00Z">
              <w:r w:rsidRPr="005B2A22">
                <w:rPr>
                  <w:lang w:val="en-IN" w:eastAsia="ja-JP"/>
                </w:rPr>
                <w:t>IPP-11</w:t>
              </w:r>
            </w:ins>
          </w:p>
        </w:tc>
        <w:tc>
          <w:tcPr>
            <w:tcW w:w="3520" w:type="dxa"/>
            <w:hideMark/>
          </w:tcPr>
          <w:p w14:paraId="26DD4171" w14:textId="77777777" w:rsidR="005B2A22" w:rsidRPr="005B2A22" w:rsidRDefault="005B2A22" w:rsidP="005B2A22">
            <w:pPr>
              <w:pStyle w:val="BodyText"/>
              <w:rPr>
                <w:ins w:id="2848" w:author="Isha Gupta" w:date="2017-05-18T12:31:00Z"/>
                <w:lang w:val="en-IN" w:eastAsia="ja-JP"/>
              </w:rPr>
            </w:pPr>
            <w:ins w:id="2849" w:author="Isha Gupta" w:date="2017-05-18T12:31:00Z">
              <w:r w:rsidRPr="005B2A22">
                <w:rPr>
                  <w:lang w:val="en-IN" w:eastAsia="ja-JP"/>
                </w:rPr>
                <w:t>Upload documents</w:t>
              </w:r>
            </w:ins>
          </w:p>
        </w:tc>
        <w:tc>
          <w:tcPr>
            <w:tcW w:w="4780" w:type="dxa"/>
            <w:hideMark/>
          </w:tcPr>
          <w:p w14:paraId="11245123" w14:textId="77777777" w:rsidR="005B2A22" w:rsidRPr="005B2A22" w:rsidRDefault="005B2A22" w:rsidP="005B2A22">
            <w:pPr>
              <w:pStyle w:val="BodyText"/>
              <w:rPr>
                <w:ins w:id="2850" w:author="Isha Gupta" w:date="2017-05-18T12:31:00Z"/>
                <w:lang w:val="en-IN" w:eastAsia="ja-JP"/>
              </w:rPr>
            </w:pPr>
            <w:ins w:id="2851" w:author="Isha Gupta" w:date="2017-05-18T12:31:00Z">
              <w:r w:rsidRPr="005B2A22">
                <w:rPr>
                  <w:lang w:val="en-IN" w:eastAsia="ja-JP"/>
                </w:rPr>
                <w:t>Agent</w:t>
              </w:r>
            </w:ins>
          </w:p>
        </w:tc>
        <w:tc>
          <w:tcPr>
            <w:tcW w:w="10240" w:type="dxa"/>
            <w:hideMark/>
          </w:tcPr>
          <w:p w14:paraId="39497153" w14:textId="77777777" w:rsidR="005B2A22" w:rsidRPr="005B2A22" w:rsidRDefault="005B2A22" w:rsidP="005B2A22">
            <w:pPr>
              <w:pStyle w:val="BodyText"/>
              <w:rPr>
                <w:ins w:id="2852" w:author="Isha Gupta" w:date="2017-05-18T12:31:00Z"/>
                <w:lang w:val="en-IN" w:eastAsia="ja-JP"/>
              </w:rPr>
            </w:pPr>
            <w:ins w:id="2853" w:author="Isha Gupta" w:date="2017-05-18T12:31:00Z">
              <w:r w:rsidRPr="005B2A22">
                <w:rPr>
                  <w:lang w:val="en-IN" w:eastAsia="ja-JP"/>
                </w:rPr>
                <w:t>Agent can upload the customer documents on the portal</w:t>
              </w:r>
            </w:ins>
          </w:p>
        </w:tc>
      </w:tr>
      <w:tr w:rsidR="005B2A22" w:rsidRPr="005B2A22" w14:paraId="17A692D2" w14:textId="77777777" w:rsidTr="005B2A22">
        <w:trPr>
          <w:trHeight w:val="285"/>
          <w:ins w:id="2854" w:author="Isha Gupta" w:date="2017-05-18T12:31:00Z"/>
        </w:trPr>
        <w:tc>
          <w:tcPr>
            <w:tcW w:w="1640" w:type="dxa"/>
            <w:hideMark/>
          </w:tcPr>
          <w:p w14:paraId="34D690E3" w14:textId="77777777" w:rsidR="005B2A22" w:rsidRPr="005B2A22" w:rsidRDefault="005B2A22" w:rsidP="005B2A22">
            <w:pPr>
              <w:pStyle w:val="BodyText"/>
              <w:rPr>
                <w:ins w:id="2855" w:author="Isha Gupta" w:date="2017-05-18T12:31:00Z"/>
                <w:lang w:val="en-IN" w:eastAsia="ja-JP"/>
              </w:rPr>
            </w:pPr>
            <w:ins w:id="2856" w:author="Isha Gupta" w:date="2017-05-18T12:31:00Z">
              <w:r w:rsidRPr="005B2A22">
                <w:rPr>
                  <w:lang w:val="en-IN" w:eastAsia="ja-JP"/>
                </w:rPr>
                <w:t>EPIC-WMS-4</w:t>
              </w:r>
            </w:ins>
          </w:p>
        </w:tc>
        <w:tc>
          <w:tcPr>
            <w:tcW w:w="980" w:type="dxa"/>
            <w:hideMark/>
          </w:tcPr>
          <w:p w14:paraId="268130A1" w14:textId="77777777" w:rsidR="005B2A22" w:rsidRPr="005B2A22" w:rsidRDefault="005B2A22" w:rsidP="005B2A22">
            <w:pPr>
              <w:pStyle w:val="BodyText"/>
              <w:rPr>
                <w:ins w:id="2857" w:author="Isha Gupta" w:date="2017-05-18T12:31:00Z"/>
                <w:lang w:val="en-IN" w:eastAsia="ja-JP"/>
              </w:rPr>
            </w:pPr>
            <w:ins w:id="2858" w:author="Isha Gupta" w:date="2017-05-18T12:31:00Z">
              <w:r w:rsidRPr="005B2A22">
                <w:rPr>
                  <w:lang w:val="en-IN" w:eastAsia="ja-JP"/>
                </w:rPr>
                <w:t>IPP-12</w:t>
              </w:r>
            </w:ins>
          </w:p>
        </w:tc>
        <w:tc>
          <w:tcPr>
            <w:tcW w:w="3520" w:type="dxa"/>
            <w:hideMark/>
          </w:tcPr>
          <w:p w14:paraId="45335400" w14:textId="4B0175AA" w:rsidR="005B2A22" w:rsidRPr="005B2A22" w:rsidRDefault="005B2A22" w:rsidP="005B2A22">
            <w:pPr>
              <w:pStyle w:val="BodyText"/>
              <w:rPr>
                <w:ins w:id="2859" w:author="Isha Gupta" w:date="2017-05-18T12:31:00Z"/>
                <w:lang w:val="en-IN" w:eastAsia="ja-JP"/>
              </w:rPr>
            </w:pPr>
            <w:ins w:id="2860" w:author="Isha Gupta" w:date="2017-05-18T12:31:00Z">
              <w:r w:rsidRPr="005B2A22">
                <w:rPr>
                  <w:lang w:val="en-IN" w:eastAsia="ja-JP"/>
                </w:rPr>
                <w:t>Issue</w:t>
              </w:r>
              <w:r>
                <w:rPr>
                  <w:lang w:val="en-IN" w:eastAsia="ja-JP"/>
                </w:rPr>
                <w:t xml:space="preserve"> </w:t>
              </w:r>
              <w:r w:rsidRPr="005B2A22">
                <w:rPr>
                  <w:lang w:val="en-IN" w:eastAsia="ja-JP"/>
                </w:rPr>
                <w:t>Policy</w:t>
              </w:r>
            </w:ins>
          </w:p>
        </w:tc>
        <w:tc>
          <w:tcPr>
            <w:tcW w:w="4780" w:type="dxa"/>
            <w:hideMark/>
          </w:tcPr>
          <w:p w14:paraId="5D2A50BA" w14:textId="77777777" w:rsidR="005B2A22" w:rsidRPr="005B2A22" w:rsidRDefault="005B2A22" w:rsidP="005B2A22">
            <w:pPr>
              <w:pStyle w:val="BodyText"/>
              <w:rPr>
                <w:ins w:id="2861" w:author="Isha Gupta" w:date="2017-05-18T12:31:00Z"/>
                <w:lang w:val="en-IN" w:eastAsia="ja-JP"/>
              </w:rPr>
            </w:pPr>
            <w:ins w:id="2862" w:author="Isha Gupta" w:date="2017-05-18T12:31:00Z">
              <w:r w:rsidRPr="005B2A22">
                <w:rPr>
                  <w:lang w:val="en-IN" w:eastAsia="ja-JP"/>
                </w:rPr>
                <w:t>Underwriter</w:t>
              </w:r>
            </w:ins>
          </w:p>
        </w:tc>
        <w:tc>
          <w:tcPr>
            <w:tcW w:w="10240" w:type="dxa"/>
            <w:hideMark/>
          </w:tcPr>
          <w:p w14:paraId="3B67C969" w14:textId="77777777" w:rsidR="005B2A22" w:rsidRPr="005B2A22" w:rsidRDefault="005B2A22" w:rsidP="005B2A22">
            <w:pPr>
              <w:pStyle w:val="BodyText"/>
              <w:rPr>
                <w:ins w:id="2863" w:author="Isha Gupta" w:date="2017-05-18T12:31:00Z"/>
                <w:lang w:val="en-IN" w:eastAsia="ja-JP"/>
              </w:rPr>
            </w:pPr>
            <w:ins w:id="2864" w:author="Isha Gupta" w:date="2017-05-18T12:31:00Z">
              <w:r w:rsidRPr="005B2A22">
                <w:rPr>
                  <w:lang w:val="en-IN" w:eastAsia="ja-JP"/>
                </w:rPr>
                <w:t>Underwriter should be able to validate the policy details based on main frame results &amp; issue the policy accordingly.</w:t>
              </w:r>
            </w:ins>
          </w:p>
        </w:tc>
      </w:tr>
    </w:tbl>
    <w:p w14:paraId="756B6424" w14:textId="6ACEF9AE" w:rsidR="00AA2249" w:rsidRDefault="00AA2249">
      <w:pPr>
        <w:pStyle w:val="BodyText"/>
        <w:rPr>
          <w:ins w:id="2865" w:author="Isha Gupta" w:date="2017-05-18T12:26:00Z"/>
        </w:rPr>
        <w:pPrChange w:id="2866" w:author="Isha Gupta" w:date="2017-05-18T12:26:00Z">
          <w:pPr>
            <w:pStyle w:val="Heading1"/>
          </w:pPr>
        </w:pPrChange>
      </w:pPr>
    </w:p>
    <w:p w14:paraId="214D8425" w14:textId="318C4950" w:rsidR="00CE13A2" w:rsidRPr="00CE13A2" w:rsidRDefault="00CE13A2">
      <w:pPr>
        <w:pStyle w:val="Heading2"/>
        <w:pPrChange w:id="2867" w:author="Isha Gupta" w:date="2017-05-18T12:26:00Z">
          <w:pPr>
            <w:pStyle w:val="Heading1"/>
          </w:pPr>
        </w:pPrChange>
      </w:pPr>
      <w:ins w:id="2868" w:author="Isha Gupta" w:date="2017-05-18T12:26:00Z">
        <w:r>
          <w:lastRenderedPageBreak/>
          <w:t>Glossary</w:t>
        </w:r>
      </w:ins>
    </w:p>
    <w:p w14:paraId="50E13C5E" w14:textId="6CA21B03" w:rsidR="00106186" w:rsidDel="00AF700C" w:rsidRDefault="00106186" w:rsidP="00106186">
      <w:pPr>
        <w:pStyle w:val="Heading2"/>
        <w:rPr>
          <w:del w:id="2869" w:author="Isha Gupta" w:date="2017-05-17T13:10:00Z"/>
        </w:rPr>
      </w:pPr>
      <w:bookmarkStart w:id="2870" w:name="_Toc482009656"/>
      <w:del w:id="2871" w:author="Isha Gupta" w:date="2017-05-17T13:10:00Z">
        <w:r w:rsidDel="00AF700C">
          <w:delText>Requirements Traceability Matrix</w:delText>
        </w:r>
        <w:bookmarkEnd w:id="2870"/>
      </w:del>
    </w:p>
    <w:p w14:paraId="6BD5C0EE" w14:textId="0B6E5291" w:rsidR="00106186" w:rsidRPr="00B16E93" w:rsidDel="00AF700C" w:rsidRDefault="00106186" w:rsidP="00106186">
      <w:pPr>
        <w:pStyle w:val="BodyText"/>
        <w:rPr>
          <w:del w:id="2872" w:author="Isha Gupta" w:date="2017-05-17T13:10:00Z"/>
          <w:lang w:val="en-US" w:eastAsia="ja-JP"/>
        </w:rPr>
      </w:pPr>
      <w:del w:id="2873" w:author="Isha Gupta" w:date="2017-05-17T13:10:00Z">
        <w:r w:rsidDel="00AF700C">
          <w:rPr>
            <w:lang w:val="en-US" w:eastAsia="ja-JP"/>
          </w:rPr>
          <w:delText>[todo]</w:delText>
        </w:r>
      </w:del>
    </w:p>
    <w:p w14:paraId="0257620D" w14:textId="693EFD79" w:rsidR="00106186" w:rsidRPr="00106186" w:rsidDel="00AF700C" w:rsidRDefault="00106186" w:rsidP="00106186">
      <w:pPr>
        <w:pStyle w:val="Heading2"/>
        <w:rPr>
          <w:del w:id="2874" w:author="Isha Gupta" w:date="2017-05-17T13:10:00Z"/>
        </w:rPr>
      </w:pPr>
      <w:bookmarkStart w:id="2875" w:name="_Toc482009657"/>
      <w:del w:id="2876" w:author="Isha Gupta" w:date="2017-05-17T13:10:00Z">
        <w:r w:rsidDel="00AF700C">
          <w:delText>Terms</w:delText>
        </w:r>
        <w:bookmarkEnd w:id="2875"/>
      </w:del>
    </w:p>
    <w:p w14:paraId="6D593C4D" w14:textId="77777777" w:rsidR="00106186" w:rsidRDefault="00106186" w:rsidP="00106186">
      <w:pPr>
        <w:pStyle w:val="Caption"/>
        <w:keepNext/>
      </w:pPr>
      <w:r>
        <w:t xml:space="preserve">Table </w:t>
      </w:r>
      <w:r>
        <w:fldChar w:fldCharType="begin"/>
      </w:r>
      <w:r>
        <w:instrText xml:space="preserve"> SEQ Table \* ARABIC </w:instrText>
      </w:r>
      <w:r>
        <w:fldChar w:fldCharType="separate"/>
      </w:r>
      <w:r w:rsidR="00C3108A">
        <w:rPr>
          <w:noProof/>
        </w:rPr>
        <w:t>1</w:t>
      </w:r>
      <w:r>
        <w:fldChar w:fldCharType="end"/>
      </w:r>
      <w:r>
        <w:t>: Glossary Terms and Definition</w:t>
      </w:r>
    </w:p>
    <w:tbl>
      <w:tblPr>
        <w:tblW w:w="0" w:type="auto"/>
        <w:tblInd w:w="227" w:type="dxa"/>
        <w:tblLayout w:type="fixed"/>
        <w:tblCellMar>
          <w:top w:w="85" w:type="dxa"/>
          <w:bottom w:w="28" w:type="dxa"/>
        </w:tblCellMar>
        <w:tblLook w:val="04A0" w:firstRow="1" w:lastRow="0" w:firstColumn="1" w:lastColumn="0" w:noHBand="0" w:noVBand="1"/>
      </w:tblPr>
      <w:tblGrid>
        <w:gridCol w:w="2008"/>
        <w:gridCol w:w="6804"/>
      </w:tblGrid>
      <w:tr w:rsidR="00B41856" w14:paraId="59116238" w14:textId="77777777" w:rsidTr="007F11FD">
        <w:trPr>
          <w:tblHeader/>
        </w:trPr>
        <w:tc>
          <w:tcPr>
            <w:tcW w:w="2008" w:type="dxa"/>
            <w:shd w:val="clear" w:color="auto" w:fill="FBE4D5" w:themeFill="accent2" w:themeFillTint="33"/>
          </w:tcPr>
          <w:p w14:paraId="136B3CEE" w14:textId="77777777" w:rsidR="00B41856" w:rsidRPr="001A598F" w:rsidRDefault="00B41856" w:rsidP="00A77DD6">
            <w:pPr>
              <w:pStyle w:val="TableHeader"/>
            </w:pPr>
            <w:r>
              <w:t>Glossary Term</w:t>
            </w:r>
          </w:p>
        </w:tc>
        <w:tc>
          <w:tcPr>
            <w:tcW w:w="6804" w:type="dxa"/>
            <w:shd w:val="clear" w:color="auto" w:fill="FBE4D5" w:themeFill="accent2" w:themeFillTint="33"/>
          </w:tcPr>
          <w:p w14:paraId="140D30AF" w14:textId="77777777" w:rsidR="00B41856" w:rsidRPr="001A598F" w:rsidRDefault="00B41856" w:rsidP="00A77DD6">
            <w:pPr>
              <w:pStyle w:val="TableHeader"/>
            </w:pPr>
            <w:r>
              <w:t>Definition</w:t>
            </w:r>
          </w:p>
        </w:tc>
      </w:tr>
      <w:tr w:rsidR="00B41856" w14:paraId="557ED2D8" w14:textId="77777777" w:rsidTr="001B22C2">
        <w:tc>
          <w:tcPr>
            <w:tcW w:w="2008" w:type="dxa"/>
          </w:tcPr>
          <w:p w14:paraId="0AF1E479" w14:textId="77777777" w:rsidR="00B41856" w:rsidRPr="005902FF" w:rsidRDefault="00B41856" w:rsidP="001B22C2">
            <w:pPr>
              <w:pStyle w:val="GlossaryTerm"/>
            </w:pPr>
            <w:r>
              <w:t>&lt;Term one&gt;</w:t>
            </w:r>
          </w:p>
        </w:tc>
        <w:tc>
          <w:tcPr>
            <w:tcW w:w="6804" w:type="dxa"/>
            <w:vAlign w:val="center"/>
          </w:tcPr>
          <w:p w14:paraId="7CD6BF89" w14:textId="77777777" w:rsidR="00B41856" w:rsidRPr="005902FF" w:rsidRDefault="00B41856" w:rsidP="001B22C2">
            <w:r>
              <w:t xml:space="preserve">&lt;Definition one&gt; </w:t>
            </w:r>
            <w:r w:rsidRPr="00470410">
              <w:rPr>
                <w:rStyle w:val="TableTextChar"/>
              </w:rPr>
              <w:t>Lorem ipsum dolor sit amet, consectetur adipiscing elit. Etiam at porta est, et lobortis sem. Duis imperdiet in nisl sed luctus. Vivamus hendrerit molestie urna, eu viverra velit porttitor sit amet. Donec nec ligula vitae elit venenatis tincidunt. Curabitur in est placerat, lobortis ante sit amet, tincidunt tortor. Duis ligula dui, tincidunt ut aliquam quis, gravida in libero. Nunc vel lacinia turpis. Etiam metus neque, ultricies eget odio eu, mollis ultricies lectus. Vestibulum consectetur turpis eget diam dignissim posuere.</w:t>
            </w:r>
          </w:p>
        </w:tc>
      </w:tr>
      <w:tr w:rsidR="00B41856" w:rsidRPr="00DE22E0" w14:paraId="48BEE310" w14:textId="77777777" w:rsidTr="001B22C2">
        <w:trPr>
          <w:trHeight w:val="226"/>
        </w:trPr>
        <w:tc>
          <w:tcPr>
            <w:tcW w:w="2008" w:type="dxa"/>
          </w:tcPr>
          <w:p w14:paraId="7D6B8DD8" w14:textId="77777777" w:rsidR="00B41856" w:rsidRPr="005902FF" w:rsidRDefault="00B41856" w:rsidP="001B22C2">
            <w:pPr>
              <w:pStyle w:val="GlossaryTerm"/>
            </w:pPr>
            <w:r>
              <w:t>&lt;Term two&gt;</w:t>
            </w:r>
          </w:p>
        </w:tc>
        <w:tc>
          <w:tcPr>
            <w:tcW w:w="6804" w:type="dxa"/>
            <w:vAlign w:val="center"/>
          </w:tcPr>
          <w:p w14:paraId="222D8E75" w14:textId="77777777" w:rsidR="00B41856" w:rsidRPr="005902FF" w:rsidRDefault="00B41856" w:rsidP="001B22C2">
            <w:r>
              <w:t xml:space="preserve">&lt;Definition two&gt; </w:t>
            </w:r>
            <w:r w:rsidRPr="008B5EA9">
              <w:rPr>
                <w:rStyle w:val="TableTextChar"/>
              </w:rPr>
              <w:t>Lorem ipsum dolor sit amet, consectetur adipiscing elit. Etiam at porta est, et lobortis sem. Duis imperdiet in nisl sed luctus. Vivamus hendrerit molestie urna, eu viverra velit porttitor sit amet. Donec nec ligula vitae elit venenatis tincidunt. Curabitur in est placerat, lobortis ante sit amet, tincidunt tortor. Duis ligula dui, tincidunt ut aliquam quis, gravida in libero. Nunc vel lacinia turpis. Etiam metus neque, ultricies eget odio eu, mollis ultricies lectus. Vestibulum consectetur turpis eget diam dignissim posuere.</w:t>
            </w:r>
          </w:p>
        </w:tc>
      </w:tr>
      <w:tr w:rsidR="00B41856" w:rsidRPr="00DE22E0" w14:paraId="76B989BE" w14:textId="77777777" w:rsidTr="001B22C2">
        <w:tc>
          <w:tcPr>
            <w:tcW w:w="2008" w:type="dxa"/>
          </w:tcPr>
          <w:p w14:paraId="5E19BE5E" w14:textId="77777777" w:rsidR="00B41856" w:rsidRDefault="00B41856" w:rsidP="001B22C2">
            <w:pPr>
              <w:pStyle w:val="GlossaryTerm"/>
            </w:pPr>
            <w:r>
              <w:t>&lt;Term N&gt;</w:t>
            </w:r>
          </w:p>
        </w:tc>
        <w:tc>
          <w:tcPr>
            <w:tcW w:w="6804" w:type="dxa"/>
            <w:vAlign w:val="center"/>
          </w:tcPr>
          <w:p w14:paraId="1CA90906" w14:textId="77777777" w:rsidR="00B41856" w:rsidRPr="008B5EA9" w:rsidRDefault="00B41856" w:rsidP="001B22C2">
            <w:pPr>
              <w:rPr>
                <w:rStyle w:val="TableTextChar"/>
              </w:rPr>
            </w:pPr>
            <w:r>
              <w:t>&lt;</w:t>
            </w:r>
            <w:r w:rsidRPr="008B5EA9">
              <w:rPr>
                <w:rStyle w:val="TableTextChar"/>
              </w:rPr>
              <w:t>Definition N&gt; Lorem ipsum dolor sit amet, consectetur adipiscing elit. Etiam at porta est, et lobortis sem. Duis imperdiet in nisl sed luctus. Vivamus hendrerit molestie urna, eu viverra velit porttitor sit amet. Donec nec ligula vitae elit venenatis tincidunt. Curabitur in est placerat, lobortis ante sit amet, tincidunt tortor. Duis ligula dui, tincidunt ut aliquam quis, gravida in libero. Nunc vel lacinia turpis. Etiam metus neque, ultricies eget odio eu, mollis ultricies lectus. Vestibulum consectetur turpis eget diam dignissim posuere.</w:t>
            </w:r>
          </w:p>
          <w:p w14:paraId="1BCBDBBC" w14:textId="77777777" w:rsidR="00B41856" w:rsidRDefault="00B41856" w:rsidP="00A77DD6">
            <w:pPr>
              <w:pStyle w:val="TableText"/>
            </w:pPr>
          </w:p>
        </w:tc>
      </w:tr>
      <w:tr w:rsidR="00B41856" w:rsidRPr="00DE22E0" w14:paraId="3EDF9E34" w14:textId="77777777" w:rsidTr="001B22C2">
        <w:tc>
          <w:tcPr>
            <w:tcW w:w="2008" w:type="dxa"/>
          </w:tcPr>
          <w:p w14:paraId="46E6450B" w14:textId="77777777" w:rsidR="00B41856" w:rsidRDefault="00B41856" w:rsidP="00A77DD6">
            <w:pPr>
              <w:pStyle w:val="TableText"/>
            </w:pPr>
          </w:p>
        </w:tc>
        <w:tc>
          <w:tcPr>
            <w:tcW w:w="6804" w:type="dxa"/>
          </w:tcPr>
          <w:p w14:paraId="0AF39D20" w14:textId="77777777" w:rsidR="00B41856" w:rsidRDefault="00B41856" w:rsidP="00A77DD6">
            <w:pPr>
              <w:pStyle w:val="TableText"/>
            </w:pPr>
          </w:p>
        </w:tc>
      </w:tr>
    </w:tbl>
    <w:p w14:paraId="23C518F8" w14:textId="77777777" w:rsidR="00B41856" w:rsidRPr="00B41856" w:rsidRDefault="00B41856" w:rsidP="00B41856">
      <w:pPr>
        <w:pStyle w:val="BodyText"/>
        <w:rPr>
          <w:lang w:val="en-US" w:eastAsia="ja-JP"/>
        </w:rPr>
      </w:pPr>
    </w:p>
    <w:p w14:paraId="5B5BA108" w14:textId="4470FDB2" w:rsidR="005F6D5A" w:rsidDel="00FC1EFB" w:rsidRDefault="005971E4" w:rsidP="005971E4">
      <w:pPr>
        <w:pStyle w:val="Heading2"/>
        <w:rPr>
          <w:del w:id="2877" w:author="Isha Gupta" w:date="2017-05-16T14:30:00Z"/>
        </w:rPr>
      </w:pPr>
      <w:bookmarkStart w:id="2878" w:name="_Toc482009658"/>
      <w:del w:id="2879" w:author="Isha Gupta" w:date="2017-05-16T14:30:00Z">
        <w:r w:rsidDel="00FC1EFB">
          <w:delText>Technology POCs</w:delText>
        </w:r>
        <w:bookmarkEnd w:id="2878"/>
      </w:del>
    </w:p>
    <w:p w14:paraId="653D9FEC" w14:textId="3FBA46BA" w:rsidR="005971E4" w:rsidRPr="00B16E93" w:rsidDel="00FC1EFB" w:rsidRDefault="005971E4" w:rsidP="005971E4">
      <w:pPr>
        <w:pStyle w:val="BodyText"/>
        <w:rPr>
          <w:del w:id="2880" w:author="Isha Gupta" w:date="2017-05-16T14:30:00Z"/>
          <w:lang w:val="en-US" w:eastAsia="ja-JP"/>
        </w:rPr>
      </w:pPr>
      <w:del w:id="2881" w:author="Isha Gupta" w:date="2017-05-16T14:30:00Z">
        <w:r w:rsidDel="00FC1EFB">
          <w:rPr>
            <w:lang w:val="en-US" w:eastAsia="ja-JP"/>
          </w:rPr>
          <w:delText>[todo]</w:delText>
        </w:r>
      </w:del>
    </w:p>
    <w:p w14:paraId="082D0FC8" w14:textId="1D783BD5" w:rsidR="005971E4" w:rsidDel="00FC1EFB" w:rsidRDefault="005971E4" w:rsidP="005971E4">
      <w:pPr>
        <w:pStyle w:val="Heading3"/>
        <w:rPr>
          <w:del w:id="2882" w:author="Isha Gupta" w:date="2017-05-16T14:30:00Z"/>
        </w:rPr>
      </w:pPr>
      <w:bookmarkStart w:id="2883" w:name="_Toc482009659"/>
      <w:del w:id="2884" w:author="Isha Gupta" w:date="2017-05-16T14:30:00Z">
        <w:r w:rsidDel="00FC1EFB">
          <w:delText>&lt;POC1&gt;</w:delText>
        </w:r>
        <w:bookmarkEnd w:id="2883"/>
      </w:del>
    </w:p>
    <w:p w14:paraId="43C3267A" w14:textId="0A7DE62D" w:rsidR="005971E4" w:rsidRPr="00B16E93" w:rsidDel="00FC1EFB" w:rsidRDefault="005971E4" w:rsidP="005971E4">
      <w:pPr>
        <w:pStyle w:val="BodyText"/>
        <w:rPr>
          <w:del w:id="2885" w:author="Isha Gupta" w:date="2017-05-16T14:30:00Z"/>
          <w:lang w:val="en-US" w:eastAsia="ja-JP"/>
        </w:rPr>
      </w:pPr>
      <w:del w:id="2886" w:author="Isha Gupta" w:date="2017-05-16T14:30:00Z">
        <w:r w:rsidDel="00FC1EFB">
          <w:rPr>
            <w:lang w:val="en-US" w:eastAsia="ja-JP"/>
          </w:rPr>
          <w:delText>[todo]</w:delText>
        </w:r>
      </w:del>
    </w:p>
    <w:p w14:paraId="30A7E05A" w14:textId="671C3F3A" w:rsidR="005971E4" w:rsidDel="00FC1EFB" w:rsidRDefault="005971E4" w:rsidP="005971E4">
      <w:pPr>
        <w:pStyle w:val="Heading3"/>
        <w:rPr>
          <w:del w:id="2887" w:author="Isha Gupta" w:date="2017-05-16T14:30:00Z"/>
        </w:rPr>
      </w:pPr>
      <w:bookmarkStart w:id="2888" w:name="_Toc482009660"/>
      <w:del w:id="2889" w:author="Isha Gupta" w:date="2017-05-16T14:30:00Z">
        <w:r w:rsidDel="00FC1EFB">
          <w:delText>&lt;POC2&gt;</w:delText>
        </w:r>
        <w:bookmarkEnd w:id="2888"/>
      </w:del>
    </w:p>
    <w:p w14:paraId="3356A1DB" w14:textId="7717FF54" w:rsidR="005971E4" w:rsidRPr="00B16E93" w:rsidDel="00FC1EFB" w:rsidRDefault="005971E4" w:rsidP="005971E4">
      <w:pPr>
        <w:pStyle w:val="BodyText"/>
        <w:rPr>
          <w:del w:id="2890" w:author="Isha Gupta" w:date="2017-05-16T14:30:00Z"/>
          <w:lang w:val="en-US" w:eastAsia="ja-JP"/>
        </w:rPr>
      </w:pPr>
      <w:del w:id="2891" w:author="Isha Gupta" w:date="2017-05-16T14:30:00Z">
        <w:r w:rsidDel="00FC1EFB">
          <w:rPr>
            <w:lang w:val="en-US" w:eastAsia="ja-JP"/>
          </w:rPr>
          <w:delText>[todo]</w:delText>
        </w:r>
      </w:del>
    </w:p>
    <w:p w14:paraId="1D8C1B23" w14:textId="77777777" w:rsidR="005971E4" w:rsidRPr="005971E4" w:rsidRDefault="005971E4" w:rsidP="005971E4">
      <w:pPr>
        <w:pStyle w:val="BodyText"/>
        <w:rPr>
          <w:lang w:val="en-US" w:eastAsia="ja-JP"/>
        </w:rPr>
      </w:pPr>
    </w:p>
    <w:p w14:paraId="22F9D99F" w14:textId="77777777" w:rsidR="004C75EC" w:rsidRDefault="004C75EC">
      <w:r>
        <w:br w:type="page"/>
      </w:r>
    </w:p>
    <w:p w14:paraId="661E5C4F" w14:textId="77777777" w:rsidR="00012E81" w:rsidRDefault="00012E81">
      <w:pPr>
        <w:sectPr w:rsidR="00012E81" w:rsidSect="000328AB">
          <w:headerReference w:type="default" r:id="rId25"/>
          <w:footerReference w:type="default" r:id="rId26"/>
          <w:headerReference w:type="first" r:id="rId27"/>
          <w:footerReference w:type="first" r:id="rId28"/>
          <w:pgSz w:w="11906" w:h="16838"/>
          <w:pgMar w:top="1440" w:right="1080" w:bottom="1440" w:left="1080" w:header="708" w:footer="708" w:gutter="0"/>
          <w:pgNumType w:start="0"/>
          <w:cols w:space="708"/>
          <w:titlePg/>
          <w:docGrid w:linePitch="360"/>
        </w:sectPr>
      </w:pPr>
    </w:p>
    <w:p w14:paraId="35C841B4" w14:textId="77777777" w:rsidR="00012E81" w:rsidRDefault="00012E81" w:rsidP="00012E81"/>
    <w:p w14:paraId="5E8D6BA8" w14:textId="77777777" w:rsidR="00012E81" w:rsidRDefault="00DB2839" w:rsidP="00012E81">
      <w:r w:rsidRPr="00DB2839">
        <w:rPr>
          <w:noProof/>
          <w:lang w:val="en-US"/>
        </w:rPr>
        <mc:AlternateContent>
          <mc:Choice Requires="wps">
            <w:drawing>
              <wp:anchor distT="0" distB="0" distL="114300" distR="114300" simplePos="0" relativeHeight="251649536" behindDoc="0" locked="0" layoutInCell="1" allowOverlap="1" wp14:anchorId="40335F59" wp14:editId="0ED2CF3F">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2AD87" id="Rectangle 27702" o:spid="_x0000_s1026" style="position:absolute;margin-left:-51.4pt;margin-top:457.45pt;width:286.75pt;height:297.8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648512" behindDoc="0" locked="0" layoutInCell="1" allowOverlap="1" wp14:anchorId="0ED31DC7" wp14:editId="48656A6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637248" behindDoc="0" locked="0" layoutInCell="1" allowOverlap="1" wp14:anchorId="6E45D910" wp14:editId="75AF7B9B">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638272" behindDoc="0" locked="0" layoutInCell="1" allowOverlap="1" wp14:anchorId="41694D28" wp14:editId="6825DE1F">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639296" behindDoc="0" locked="0" layoutInCell="1" allowOverlap="1" wp14:anchorId="46A17CAE" wp14:editId="0FC72BFF">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42FBCBFB" w14:textId="77777777" w:rsidR="001324D5" w:rsidRPr="00B61E62" w:rsidRDefault="001324D5"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0CD36B2" w14:textId="77777777" w:rsidR="001324D5" w:rsidRDefault="001324D5"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6BB834AF" w14:textId="77777777" w:rsidR="001324D5" w:rsidRDefault="001324D5"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14CA1E9B" w14:textId="77777777" w:rsidR="001324D5" w:rsidRPr="00B61E62" w:rsidRDefault="001324D5"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17CAE" id="Rectangle 18" o:spid="_x0000_s1070" style="position:absolute;margin-left:243.6pt;margin-top:517.5pt;width:4in;height:21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bQIgyioCAAA/BAAADgAAAAAAAAAAAAAAAAAuAgAA&#10;ZHJzL2Uyb0RvYy54bWxQSwECLQAUAAYACAAAACEAXyzdEeMAAAAOAQAADwAAAAAAAAAAAAAAAACE&#10;BAAAZHJzL2Rvd25yZXYueG1sUEsFBgAAAAAEAAQA8wAAAJQFAAAAAA==&#10;" filled="f" stroked="f">
                <v:textbox inset="0,0,0,0">
                  <w:txbxContent>
                    <w:p w14:paraId="42FBCBFB" w14:textId="77777777" w:rsidR="001324D5" w:rsidRPr="00B61E62" w:rsidRDefault="001324D5"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0CD36B2" w14:textId="77777777" w:rsidR="001324D5" w:rsidRDefault="001324D5"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6BB834AF" w14:textId="77777777" w:rsidR="001324D5" w:rsidRDefault="001324D5"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14CA1E9B" w14:textId="77777777" w:rsidR="001324D5" w:rsidRPr="00B61E62" w:rsidRDefault="001324D5"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726800FE" w14:textId="77777777" w:rsidR="00012E81" w:rsidRDefault="00012E81" w:rsidP="00012E81">
      <w:pPr>
        <w:sectPr w:rsidR="00012E81" w:rsidSect="000328AB">
          <w:headerReference w:type="first" r:id="rId31"/>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52815A5B"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1AFAFEDF"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2A106863" w14:textId="77777777" w:rsidR="00012E81" w:rsidRDefault="00012E81" w:rsidP="001B22C2">
            <w:pPr>
              <w:rPr>
                <w:b/>
              </w:rPr>
            </w:pPr>
          </w:p>
        </w:tc>
      </w:tr>
      <w:tr w:rsidR="00012E81" w14:paraId="6A3A70A2"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7743E55"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51882496"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EF062EF"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17105FDD" w14:textId="77777777" w:rsidR="00012E81" w:rsidRDefault="00012E81" w:rsidP="001B22C2">
            <w:r>
              <w:t>Comments</w:t>
            </w:r>
          </w:p>
        </w:tc>
      </w:tr>
      <w:tr w:rsidR="00012E81" w14:paraId="5FBEDABA"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5EFFDE67"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1903F04F" w14:textId="2644EF10" w:rsidR="00012E81" w:rsidRDefault="00845AA2" w:rsidP="00012E81">
            <w:ins w:id="2892" w:author="Isha Gupta" w:date="2017-04-30T17:16:00Z">
              <w:r>
                <w:t>10-04-2017</w:t>
              </w:r>
            </w:ins>
            <w:del w:id="2893" w:author="Isha Gupta" w:date="2017-04-30T17:16:00Z">
              <w:r w:rsidR="00012E81" w:rsidDel="00845AA2">
                <w:delText>[dd-mm-yyyy]</w:delText>
              </w:r>
            </w:del>
          </w:p>
        </w:tc>
        <w:tc>
          <w:tcPr>
            <w:tcW w:w="3064" w:type="dxa"/>
            <w:tcBorders>
              <w:top w:val="dotted" w:sz="4" w:space="0" w:color="auto"/>
              <w:left w:val="dotted" w:sz="4" w:space="0" w:color="auto"/>
              <w:bottom w:val="dotted" w:sz="4" w:space="0" w:color="auto"/>
              <w:right w:val="dotted" w:sz="4" w:space="0" w:color="auto"/>
            </w:tcBorders>
          </w:tcPr>
          <w:p w14:paraId="4726C6D6" w14:textId="63BED31D" w:rsidR="00012E81" w:rsidRDefault="00845AA2" w:rsidP="00012E81">
            <w:ins w:id="2894" w:author="Isha Gupta" w:date="2017-04-30T17:17:00Z">
              <w:r>
                <w:t>Isha Gupta</w:t>
              </w:r>
            </w:ins>
            <w:del w:id="2895" w:author="Isha Gupta" w:date="2017-04-30T17:17:00Z">
              <w:r w:rsidR="00012E81" w:rsidDel="00845AA2">
                <w:delText>[name/name]</w:delText>
              </w:r>
            </w:del>
          </w:p>
        </w:tc>
        <w:tc>
          <w:tcPr>
            <w:tcW w:w="4360" w:type="dxa"/>
            <w:tcBorders>
              <w:top w:val="dotted" w:sz="4" w:space="0" w:color="auto"/>
              <w:left w:val="dotted" w:sz="4" w:space="0" w:color="auto"/>
              <w:bottom w:val="dotted" w:sz="4" w:space="0" w:color="auto"/>
              <w:right w:val="dotted" w:sz="4" w:space="0" w:color="auto"/>
            </w:tcBorders>
          </w:tcPr>
          <w:p w14:paraId="35A6EC2A" w14:textId="4309802E" w:rsidR="00012E81" w:rsidRDefault="00845AA2" w:rsidP="00012E81">
            <w:ins w:id="2896" w:author="Isha Gupta" w:date="2017-04-30T17:17:00Z">
              <w:r>
                <w:t>First Draft</w:t>
              </w:r>
            </w:ins>
            <w:del w:id="2897" w:author="Isha Gupta" w:date="2017-04-30T17:17:00Z">
              <w:r w:rsidR="00012E81" w:rsidDel="00845AA2">
                <w:delText>[comments]</w:delText>
              </w:r>
            </w:del>
          </w:p>
        </w:tc>
      </w:tr>
      <w:tr w:rsidR="00012E81" w14:paraId="7C6A7E40"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37D9F8BF" w14:textId="52D216EA" w:rsidR="00012E81" w:rsidRDefault="00103395" w:rsidP="001B22C2">
            <w:ins w:id="2898" w:author="Isha Gupta" w:date="2017-05-18T12:32:00Z">
              <w:r>
                <w:t>1.0</w:t>
              </w:r>
            </w:ins>
          </w:p>
        </w:tc>
        <w:tc>
          <w:tcPr>
            <w:tcW w:w="1500" w:type="dxa"/>
            <w:tcBorders>
              <w:top w:val="dotted" w:sz="4" w:space="0" w:color="auto"/>
              <w:left w:val="dotted" w:sz="4" w:space="0" w:color="auto"/>
              <w:bottom w:val="dotted" w:sz="4" w:space="0" w:color="auto"/>
              <w:right w:val="dotted" w:sz="4" w:space="0" w:color="auto"/>
            </w:tcBorders>
          </w:tcPr>
          <w:p w14:paraId="402895CC" w14:textId="3387C0E8" w:rsidR="00012E81" w:rsidRDefault="00103395" w:rsidP="001B22C2">
            <w:ins w:id="2899" w:author="Isha Gupta" w:date="2017-05-18T12:32:00Z">
              <w:r>
                <w:t>18-05-2017</w:t>
              </w:r>
            </w:ins>
          </w:p>
        </w:tc>
        <w:tc>
          <w:tcPr>
            <w:tcW w:w="3064" w:type="dxa"/>
            <w:tcBorders>
              <w:top w:val="dotted" w:sz="4" w:space="0" w:color="auto"/>
              <w:left w:val="dotted" w:sz="4" w:space="0" w:color="auto"/>
              <w:bottom w:val="dotted" w:sz="4" w:space="0" w:color="auto"/>
              <w:right w:val="dotted" w:sz="4" w:space="0" w:color="auto"/>
            </w:tcBorders>
          </w:tcPr>
          <w:p w14:paraId="700787DA" w14:textId="18D7E94B" w:rsidR="00012E81" w:rsidRDefault="00103395" w:rsidP="001B22C2">
            <w:ins w:id="2900" w:author="Isha Gupta" w:date="2017-05-18T12:32:00Z">
              <w:r>
                <w:t>Isha Gupta</w:t>
              </w:r>
            </w:ins>
          </w:p>
        </w:tc>
        <w:tc>
          <w:tcPr>
            <w:tcW w:w="4360" w:type="dxa"/>
            <w:tcBorders>
              <w:top w:val="dotted" w:sz="4" w:space="0" w:color="auto"/>
              <w:left w:val="dotted" w:sz="4" w:space="0" w:color="auto"/>
              <w:bottom w:val="dotted" w:sz="4" w:space="0" w:color="auto"/>
              <w:right w:val="dotted" w:sz="4" w:space="0" w:color="auto"/>
            </w:tcBorders>
          </w:tcPr>
          <w:p w14:paraId="6BF3A0BE" w14:textId="6CBDE30C" w:rsidR="00012E81" w:rsidRDefault="00103395" w:rsidP="001B22C2">
            <w:ins w:id="2901" w:author="Isha Gupta" w:date="2017-05-18T12:32:00Z">
              <w:r>
                <w:t>Updated System specifications</w:t>
              </w:r>
            </w:ins>
          </w:p>
        </w:tc>
      </w:tr>
    </w:tbl>
    <w:p w14:paraId="1C7A4660" w14:textId="77777777" w:rsidR="00012E81" w:rsidRDefault="00012E81" w:rsidP="00012E81"/>
    <w:p w14:paraId="19EAA4B9" w14:textId="77777777" w:rsidR="00012E81" w:rsidRPr="009110BB" w:rsidRDefault="00012E81" w:rsidP="00012E81"/>
    <w:sectPr w:rsidR="00012E81" w:rsidRPr="009110BB" w:rsidSect="000328AB">
      <w:headerReference w:type="first" r:id="rId32"/>
      <w:footerReference w:type="first" r:id="rId33"/>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7" w:author="Isha Gupta" w:date="2017-04-20T15:28:00Z" w:initials="IG">
    <w:p w14:paraId="023236AD" w14:textId="77777777" w:rsidR="001324D5" w:rsidRDefault="001324D5">
      <w:pPr>
        <w:pStyle w:val="CommentText"/>
      </w:pPr>
      <w:r>
        <w:rPr>
          <w:rStyle w:val="CommentReference"/>
        </w:rPr>
        <w:annotationRef/>
      </w:r>
      <w:r>
        <w:t>This is a business validation and not a NFR.</w:t>
      </w:r>
    </w:p>
  </w:comment>
  <w:comment w:id="585" w:author="Isha Gupta" w:date="2017-04-20T15:30:00Z" w:initials="IG">
    <w:p w14:paraId="5B68303C" w14:textId="77777777" w:rsidR="001324D5" w:rsidRDefault="001324D5">
      <w:pPr>
        <w:pStyle w:val="CommentText"/>
      </w:pPr>
      <w:r>
        <w:rPr>
          <w:rStyle w:val="CommentReference"/>
        </w:rPr>
        <w:annotationRef/>
      </w:r>
    </w:p>
  </w:comment>
  <w:comment w:id="596" w:author="Isha Gupta" w:date="2017-04-20T15:31:00Z" w:initials="IG">
    <w:p w14:paraId="470F6024" w14:textId="77777777" w:rsidR="001324D5" w:rsidRDefault="001324D5">
      <w:pPr>
        <w:pStyle w:val="CommentText"/>
      </w:pPr>
      <w:r>
        <w:rPr>
          <w:rStyle w:val="CommentReference"/>
        </w:rPr>
        <w:annotationRef/>
      </w:r>
      <w:r>
        <w:t>Subset of learnability</w:t>
      </w:r>
    </w:p>
  </w:comment>
  <w:comment w:id="618" w:author="Isha Gupta" w:date="2017-04-20T15:32:00Z" w:initials="IG">
    <w:p w14:paraId="33E8169A" w14:textId="77777777" w:rsidR="001324D5" w:rsidRDefault="001324D5">
      <w:pPr>
        <w:pStyle w:val="CommentText"/>
      </w:pPr>
      <w:r>
        <w:rPr>
          <w:rStyle w:val="CommentReference"/>
        </w:rPr>
        <w:annotationRef/>
      </w:r>
      <w:r>
        <w:t>NA in this case study</w:t>
      </w:r>
    </w:p>
  </w:comment>
  <w:comment w:id="871" w:author="Isha Gupta" w:date="2017-04-20T15:28:00Z" w:initials="IG">
    <w:p w14:paraId="1FFF3792" w14:textId="77777777" w:rsidR="007F3F75" w:rsidRDefault="007F3F75" w:rsidP="007F3F75">
      <w:pPr>
        <w:pStyle w:val="CommentText"/>
      </w:pPr>
      <w:r>
        <w:rPr>
          <w:rStyle w:val="CommentReference"/>
        </w:rPr>
        <w:annotationRef/>
      </w:r>
      <w:r>
        <w:t>This is a business validation and not a NFR.</w:t>
      </w:r>
    </w:p>
  </w:comment>
  <w:comment w:id="886" w:author="Isha Gupta" w:date="2017-04-20T15:30:00Z" w:initials="IG">
    <w:p w14:paraId="1D03A1F3" w14:textId="77777777" w:rsidR="007F3F75" w:rsidRDefault="007F3F75" w:rsidP="007F3F75">
      <w:pPr>
        <w:pStyle w:val="CommentText"/>
      </w:pPr>
      <w:r>
        <w:rPr>
          <w:rStyle w:val="CommentReference"/>
        </w:rPr>
        <w:annotationRef/>
      </w:r>
    </w:p>
  </w:comment>
  <w:comment w:id="915" w:author="Isha Gupta" w:date="2017-04-20T15:31:00Z" w:initials="IG">
    <w:p w14:paraId="2F68ACD0" w14:textId="77777777" w:rsidR="007F3F75" w:rsidRDefault="007F3F75" w:rsidP="007F3F75">
      <w:pPr>
        <w:pStyle w:val="CommentText"/>
      </w:pPr>
      <w:r>
        <w:rPr>
          <w:rStyle w:val="CommentReference"/>
        </w:rPr>
        <w:annotationRef/>
      </w:r>
      <w:r>
        <w:t>Subset of learnability</w:t>
      </w:r>
    </w:p>
  </w:comment>
  <w:comment w:id="961" w:author="Isha Gupta" w:date="2017-04-20T15:32:00Z" w:initials="IG">
    <w:p w14:paraId="5DBA709E" w14:textId="77777777" w:rsidR="007F3F75" w:rsidRDefault="007F3F75" w:rsidP="007F3F75">
      <w:pPr>
        <w:pStyle w:val="CommentText"/>
      </w:pPr>
      <w:r>
        <w:rPr>
          <w:rStyle w:val="CommentReference"/>
        </w:rPr>
        <w:annotationRef/>
      </w:r>
      <w:r>
        <w:t>NA in this case study</w:t>
      </w:r>
    </w:p>
  </w:comment>
  <w:comment w:id="1944" w:author="Isha Gupta" w:date="2017-04-20T15:28:00Z" w:initials="IG">
    <w:p w14:paraId="5E0FEC44" w14:textId="77777777" w:rsidR="001324D5" w:rsidRDefault="001324D5" w:rsidP="00BF658A">
      <w:pPr>
        <w:pStyle w:val="CommentText"/>
      </w:pPr>
      <w:r>
        <w:rPr>
          <w:rStyle w:val="CommentReference"/>
        </w:rPr>
        <w:annotationRef/>
      </w:r>
      <w:r>
        <w:t>This is a business validation and not a NFR.</w:t>
      </w:r>
    </w:p>
  </w:comment>
  <w:comment w:id="1959" w:author="Isha Gupta" w:date="2017-04-20T15:30:00Z" w:initials="IG">
    <w:p w14:paraId="23E7D155" w14:textId="77777777" w:rsidR="001324D5" w:rsidRDefault="001324D5" w:rsidP="00BF658A">
      <w:pPr>
        <w:pStyle w:val="CommentText"/>
      </w:pPr>
      <w:r>
        <w:rPr>
          <w:rStyle w:val="CommentReference"/>
        </w:rPr>
        <w:annotationRef/>
      </w:r>
    </w:p>
  </w:comment>
  <w:comment w:id="1989" w:author="Isha Gupta" w:date="2017-04-20T15:31:00Z" w:initials="IG">
    <w:p w14:paraId="0F56818C" w14:textId="77777777" w:rsidR="001324D5" w:rsidRDefault="001324D5" w:rsidP="00BF658A">
      <w:pPr>
        <w:pStyle w:val="CommentText"/>
      </w:pPr>
      <w:r>
        <w:rPr>
          <w:rStyle w:val="CommentReference"/>
        </w:rPr>
        <w:annotationRef/>
      </w:r>
      <w:r>
        <w:t>Subset of learnability</w:t>
      </w:r>
    </w:p>
  </w:comment>
  <w:comment w:id="2038" w:author="Isha Gupta" w:date="2017-04-20T15:32:00Z" w:initials="IG">
    <w:p w14:paraId="04B49F45" w14:textId="77777777" w:rsidR="001324D5" w:rsidRDefault="001324D5" w:rsidP="00BF658A">
      <w:pPr>
        <w:pStyle w:val="CommentText"/>
      </w:pPr>
      <w:r>
        <w:rPr>
          <w:rStyle w:val="CommentReference"/>
        </w:rPr>
        <w:annotationRef/>
      </w:r>
      <w:r>
        <w:t>NA in this case study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23236AD" w15:done="0"/>
  <w15:commentEx w15:paraId="5B68303C" w15:done="0"/>
  <w15:commentEx w15:paraId="470F6024" w15:done="0"/>
  <w15:commentEx w15:paraId="33E8169A" w15:done="0"/>
  <w15:commentEx w15:paraId="1FFF3792" w15:done="0"/>
  <w15:commentEx w15:paraId="1D03A1F3" w15:done="0"/>
  <w15:commentEx w15:paraId="2F68ACD0" w15:done="0"/>
  <w15:commentEx w15:paraId="5DBA709E" w15:done="0"/>
  <w15:commentEx w15:paraId="5E0FEC44" w15:done="0"/>
  <w15:commentEx w15:paraId="23E7D155" w15:done="0"/>
  <w15:commentEx w15:paraId="0F56818C" w15:done="0"/>
  <w15:commentEx w15:paraId="04B49F4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9E745F" w14:textId="77777777" w:rsidR="009F1A3C" w:rsidRDefault="009F1A3C" w:rsidP="00DD4638">
      <w:pPr>
        <w:spacing w:after="0" w:line="240" w:lineRule="auto"/>
      </w:pPr>
      <w:r>
        <w:separator/>
      </w:r>
    </w:p>
  </w:endnote>
  <w:endnote w:type="continuationSeparator" w:id="0">
    <w:p w14:paraId="26088C03" w14:textId="77777777" w:rsidR="009F1A3C" w:rsidRDefault="009F1A3C"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68457C" w14:textId="191EB44C" w:rsidR="001324D5" w:rsidRDefault="001324D5"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4B5C6244" wp14:editId="32329A94">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r w:rsidR="009F1A3C">
      <w:fldChar w:fldCharType="begin"/>
    </w:r>
    <w:r w:rsidR="009F1A3C">
      <w:instrText xml:space="preserve"> DOCPROPERTY  Version  \* MERGEFORMAT </w:instrText>
    </w:r>
    <w:r w:rsidR="009F1A3C">
      <w:fldChar w:fldCharType="separate"/>
    </w:r>
    <w:r>
      <w:t>0.1</w:t>
    </w:r>
    <w:r w:rsidR="009F1A3C">
      <w:fldChar w:fldCharType="end"/>
    </w:r>
    <w:r>
      <w:tab/>
    </w:r>
    <w:r w:rsidRPr="00023BAF">
      <w:fldChar w:fldCharType="begin"/>
    </w:r>
    <w:r w:rsidRPr="00023BAF">
      <w:instrText xml:space="preserve"> PAGE  \* Arabic  \* MERGEFORMAT </w:instrText>
    </w:r>
    <w:r w:rsidRPr="00023BAF">
      <w:fldChar w:fldCharType="separate"/>
    </w:r>
    <w:r w:rsidR="004B2E41">
      <w:rPr>
        <w:noProof/>
      </w:rPr>
      <w:t>16</w:t>
    </w:r>
    <w:r w:rsidRPr="00023BAF">
      <w:fldChar w:fldCharType="end"/>
    </w:r>
    <w:r w:rsidRPr="00023BAF">
      <w:t xml:space="preserve"> / </w:t>
    </w:r>
    <w:r w:rsidR="009F1A3C">
      <w:fldChar w:fldCharType="begin"/>
    </w:r>
    <w:r w:rsidR="009F1A3C">
      <w:instrText xml:space="preserve"> NUMPAGES  \* Arabic  \* MERGEFORMAT </w:instrText>
    </w:r>
    <w:r w:rsidR="009F1A3C">
      <w:fldChar w:fldCharType="separate"/>
    </w:r>
    <w:r w:rsidR="004B2E41">
      <w:rPr>
        <w:noProof/>
      </w:rPr>
      <w:t>27</w:t>
    </w:r>
    <w:r w:rsidR="009F1A3C">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7FC66" w14:textId="77777777" w:rsidR="001324D5" w:rsidRDefault="001324D5">
    <w:pPr>
      <w:pStyle w:val="Footer"/>
    </w:pPr>
    <w:r>
      <w:rPr>
        <w:noProof/>
        <w:lang w:val="en-US"/>
      </w:rPr>
      <w:drawing>
        <wp:anchor distT="0" distB="0" distL="114300" distR="114300" simplePos="0" relativeHeight="251676672" behindDoc="0" locked="0" layoutInCell="1" allowOverlap="1" wp14:anchorId="5AD590FD" wp14:editId="4E2815EC">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97F94" w14:textId="77777777" w:rsidR="001324D5" w:rsidRDefault="001324D5">
    <w:pPr>
      <w:pStyle w:val="Footer"/>
    </w:pPr>
    <w:r>
      <w:rPr>
        <w:noProof/>
        <w:lang w:val="en-US"/>
      </w:rPr>
      <w:drawing>
        <wp:anchor distT="0" distB="0" distL="114300" distR="114300" simplePos="0" relativeHeight="251678720" behindDoc="0" locked="0" layoutInCell="1" allowOverlap="1" wp14:anchorId="5348B461" wp14:editId="273CD3E4">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4E5AD1" w14:textId="77777777" w:rsidR="009F1A3C" w:rsidRDefault="009F1A3C" w:rsidP="00DD4638">
      <w:pPr>
        <w:spacing w:after="0" w:line="240" w:lineRule="auto"/>
      </w:pPr>
      <w:r>
        <w:separator/>
      </w:r>
    </w:p>
  </w:footnote>
  <w:footnote w:type="continuationSeparator" w:id="0">
    <w:p w14:paraId="5F757496" w14:textId="77777777" w:rsidR="009F1A3C" w:rsidRDefault="009F1A3C"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5728A" w14:textId="77777777" w:rsidR="001324D5" w:rsidRPr="00FB1D86" w:rsidRDefault="001324D5"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46A2346D" wp14:editId="57C212E9">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r>
          <w:rPr>
            <w:color w:val="833C0B" w:themeColor="accent2" w:themeShade="80"/>
          </w:rPr>
          <w:t>Electronic Insurance Policy</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075EC1" w14:textId="77777777" w:rsidR="001324D5" w:rsidRDefault="001324D5">
    <w:pPr>
      <w:pStyle w:val="Header"/>
    </w:pPr>
    <w:r w:rsidRPr="00647E3B">
      <w:rPr>
        <w:noProof/>
        <w:lang w:val="en-US"/>
      </w:rPr>
      <mc:AlternateContent>
        <mc:Choice Requires="wps">
          <w:drawing>
            <wp:anchor distT="0" distB="0" distL="114300" distR="114300" simplePos="0" relativeHeight="251671552" behindDoc="0" locked="0" layoutInCell="1" allowOverlap="1" wp14:anchorId="5A60EB5E" wp14:editId="5332598D">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9C3FA4"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4DA25F59" wp14:editId="6930AD1A">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8CB9B"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0B6D9B23" wp14:editId="06E5354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4E8467"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2239BB0A" wp14:editId="1BC924BC">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53B37B"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0E92F952" wp14:editId="37737B08">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1146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6443BD3E" wp14:editId="15BFDD7A">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8775E4"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7CA03EA6" wp14:editId="2A906263">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CAC759"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001B4204" wp14:editId="30C042F5">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1165E"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EA5F13" w14:textId="77777777" w:rsidR="001324D5" w:rsidRDefault="001324D5">
    <w:pPr>
      <w:pStyle w:val="Header"/>
    </w:pPr>
    <w:r>
      <w:rPr>
        <w:noProof/>
        <w:lang w:val="en-US"/>
      </w:rPr>
      <w:drawing>
        <wp:anchor distT="0" distB="0" distL="114300" distR="114300" simplePos="0" relativeHeight="251680768" behindDoc="1" locked="0" layoutInCell="1" allowOverlap="1" wp14:anchorId="72DDDAAB" wp14:editId="441ACD74">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58456" w14:textId="77777777" w:rsidR="001324D5" w:rsidRDefault="001324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4C2E07F6"/>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0F1E2027"/>
    <w:multiLevelType w:val="multilevel"/>
    <w:tmpl w:val="566CC0D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10291DEE"/>
    <w:multiLevelType w:val="multilevel"/>
    <w:tmpl w:val="BB80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1C4A0CBC"/>
    <w:multiLevelType w:val="hybridMultilevel"/>
    <w:tmpl w:val="C5A61B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F0189"/>
    <w:multiLevelType w:val="hybridMultilevel"/>
    <w:tmpl w:val="25605256"/>
    <w:lvl w:ilvl="0" w:tplc="2CC264A0">
      <w:start w:val="1"/>
      <w:numFmt w:val="bullet"/>
      <w:pStyle w:val="BulletList1"/>
      <w:lvlText w:val=""/>
      <w:lvlJc w:val="left"/>
      <w:pPr>
        <w:ind w:left="360" w:hanging="360"/>
      </w:pPr>
      <w:rPr>
        <w:rFonts w:ascii="Symbol" w:hAnsi="Symbol" w:hint="default"/>
        <w:sz w:val="20"/>
        <w:szCs w:val="20"/>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8" w15:restartNumberingAfterBreak="0">
    <w:nsid w:val="2A606443"/>
    <w:multiLevelType w:val="hybridMultilevel"/>
    <w:tmpl w:val="77B4A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533487"/>
    <w:multiLevelType w:val="hybridMultilevel"/>
    <w:tmpl w:val="B81A5E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980A5E"/>
    <w:multiLevelType w:val="hybridMultilevel"/>
    <w:tmpl w:val="093ED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6FD249B"/>
    <w:multiLevelType w:val="hybridMultilevel"/>
    <w:tmpl w:val="302E9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750D7"/>
    <w:multiLevelType w:val="hybridMultilevel"/>
    <w:tmpl w:val="0E2E36CE"/>
    <w:lvl w:ilvl="0" w:tplc="001A31B0">
      <w:start w:val="1"/>
      <w:numFmt w:val="bullet"/>
      <w:pStyle w:val="BulletList2"/>
      <w:lvlText w:val="o"/>
      <w:lvlJc w:val="left"/>
      <w:pPr>
        <w:ind w:left="1647" w:hanging="360"/>
      </w:pPr>
      <w:rPr>
        <w:rFonts w:ascii="Courier New" w:hAnsi="Courier New" w:cs="Courier New" w:hint="default"/>
      </w:rPr>
    </w:lvl>
    <w:lvl w:ilvl="1" w:tplc="40090003">
      <w:start w:val="1"/>
      <w:numFmt w:val="bullet"/>
      <w:lvlText w:val="o"/>
      <w:lvlJc w:val="left"/>
      <w:pPr>
        <w:ind w:left="2367" w:hanging="360"/>
      </w:pPr>
      <w:rPr>
        <w:rFonts w:ascii="Courier New" w:hAnsi="Courier New" w:cs="Courier New" w:hint="default"/>
      </w:rPr>
    </w:lvl>
    <w:lvl w:ilvl="2" w:tplc="7BC482E8">
      <w:start w:val="1"/>
      <w:numFmt w:val="bullet"/>
      <w:pStyle w:val="BulletList3"/>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15" w15:restartNumberingAfterBreak="0">
    <w:nsid w:val="4CD142FA"/>
    <w:multiLevelType w:val="hybridMultilevel"/>
    <w:tmpl w:val="1BE0AA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755835"/>
    <w:multiLevelType w:val="hybridMultilevel"/>
    <w:tmpl w:val="D7C8A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972D5E"/>
    <w:multiLevelType w:val="hybridMultilevel"/>
    <w:tmpl w:val="73D42F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0340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C1521BD"/>
    <w:multiLevelType w:val="hybridMultilevel"/>
    <w:tmpl w:val="EAFE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916EEE"/>
    <w:multiLevelType w:val="hybridMultilevel"/>
    <w:tmpl w:val="C15A4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2" w15:restartNumberingAfterBreak="0">
    <w:nsid w:val="7E265E6A"/>
    <w:multiLevelType w:val="hybridMultilevel"/>
    <w:tmpl w:val="B7FAA642"/>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abstractNumId w:val="1"/>
  </w:num>
  <w:num w:numId="2">
    <w:abstractNumId w:val="3"/>
  </w:num>
  <w:num w:numId="3">
    <w:abstractNumId w:val="5"/>
  </w:num>
  <w:num w:numId="4">
    <w:abstractNumId w:val="14"/>
  </w:num>
  <w:num w:numId="5">
    <w:abstractNumId w:val="21"/>
  </w:num>
  <w:num w:numId="6">
    <w:abstractNumId w:val="12"/>
  </w:num>
  <w:num w:numId="7">
    <w:abstractNumId w:val="11"/>
  </w:num>
  <w:num w:numId="8">
    <w:abstractNumId w:val="7"/>
  </w:num>
  <w:num w:numId="9">
    <w:abstractNumId w:val="6"/>
  </w:num>
  <w:num w:numId="10">
    <w:abstractNumId w:val="9"/>
  </w:num>
  <w:num w:numId="11">
    <w:abstractNumId w:val="22"/>
  </w:num>
  <w:num w:numId="12">
    <w:abstractNumId w:val="19"/>
  </w:num>
  <w:num w:numId="13">
    <w:abstractNumId w:val="0"/>
  </w:num>
  <w:num w:numId="14">
    <w:abstractNumId w:val="17"/>
  </w:num>
  <w:num w:numId="15">
    <w:abstractNumId w:val="20"/>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5"/>
  </w:num>
  <w:num w:numId="24">
    <w:abstractNumId w:val="5"/>
  </w:num>
  <w:num w:numId="25">
    <w:abstractNumId w:val="4"/>
  </w:num>
  <w:num w:numId="26">
    <w:abstractNumId w:val="5"/>
  </w:num>
  <w:num w:numId="27">
    <w:abstractNumId w:val="5"/>
  </w:num>
  <w:num w:numId="28">
    <w:abstractNumId w:val="5"/>
  </w:num>
  <w:num w:numId="29">
    <w:abstractNumId w:val="5"/>
  </w:num>
  <w:num w:numId="30">
    <w:abstractNumId w:val="5"/>
  </w:num>
  <w:num w:numId="31">
    <w:abstractNumId w:val="12"/>
  </w:num>
  <w:num w:numId="32">
    <w:abstractNumId w:val="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5"/>
  </w:num>
  <w:num w:numId="40">
    <w:abstractNumId w:val="10"/>
  </w:num>
  <w:num w:numId="41">
    <w:abstractNumId w:val="12"/>
  </w:num>
  <w:num w:numId="42">
    <w:abstractNumId w:val="13"/>
  </w:num>
  <w:num w:numId="43">
    <w:abstractNumId w:val="8"/>
  </w:num>
  <w:num w:numId="44">
    <w:abstractNumId w:val="16"/>
  </w:num>
  <w:num w:numId="45">
    <w:abstractNumId w:val="1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 Gupta">
    <w15:presenceInfo w15:providerId="AD" w15:userId="S-1-5-21-1571273922-3424798544-508537592-124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08A"/>
    <w:rsid w:val="00003131"/>
    <w:rsid w:val="00011360"/>
    <w:rsid w:val="00012E81"/>
    <w:rsid w:val="000142A9"/>
    <w:rsid w:val="000164AC"/>
    <w:rsid w:val="000168B4"/>
    <w:rsid w:val="00021A68"/>
    <w:rsid w:val="00023BAF"/>
    <w:rsid w:val="00030A15"/>
    <w:rsid w:val="000328AB"/>
    <w:rsid w:val="00032A75"/>
    <w:rsid w:val="000411DC"/>
    <w:rsid w:val="0004485C"/>
    <w:rsid w:val="0004530D"/>
    <w:rsid w:val="00055C4B"/>
    <w:rsid w:val="00061069"/>
    <w:rsid w:val="000613F9"/>
    <w:rsid w:val="0006484B"/>
    <w:rsid w:val="00067FB2"/>
    <w:rsid w:val="00071D66"/>
    <w:rsid w:val="00077C08"/>
    <w:rsid w:val="00083EE4"/>
    <w:rsid w:val="00087FD4"/>
    <w:rsid w:val="00092BE8"/>
    <w:rsid w:val="000A10CF"/>
    <w:rsid w:val="000A2338"/>
    <w:rsid w:val="000A7129"/>
    <w:rsid w:val="000C37D0"/>
    <w:rsid w:val="000C3F4A"/>
    <w:rsid w:val="000D15CD"/>
    <w:rsid w:val="000D324A"/>
    <w:rsid w:val="000E06B7"/>
    <w:rsid w:val="000E2860"/>
    <w:rsid w:val="000E5C56"/>
    <w:rsid w:val="000E67B5"/>
    <w:rsid w:val="000F20D1"/>
    <w:rsid w:val="000F51E0"/>
    <w:rsid w:val="00101963"/>
    <w:rsid w:val="00101B9B"/>
    <w:rsid w:val="00103395"/>
    <w:rsid w:val="0010437D"/>
    <w:rsid w:val="00105B90"/>
    <w:rsid w:val="00106186"/>
    <w:rsid w:val="001072C8"/>
    <w:rsid w:val="00112A5F"/>
    <w:rsid w:val="001136E2"/>
    <w:rsid w:val="00113E88"/>
    <w:rsid w:val="00116DB0"/>
    <w:rsid w:val="00121826"/>
    <w:rsid w:val="0012269C"/>
    <w:rsid w:val="00124356"/>
    <w:rsid w:val="00126BE8"/>
    <w:rsid w:val="001324D5"/>
    <w:rsid w:val="00147400"/>
    <w:rsid w:val="00153FD9"/>
    <w:rsid w:val="00165F0A"/>
    <w:rsid w:val="00170A71"/>
    <w:rsid w:val="0017592F"/>
    <w:rsid w:val="00175A9F"/>
    <w:rsid w:val="0018227E"/>
    <w:rsid w:val="00183EC3"/>
    <w:rsid w:val="00190748"/>
    <w:rsid w:val="001922D9"/>
    <w:rsid w:val="00196DE9"/>
    <w:rsid w:val="001A01F0"/>
    <w:rsid w:val="001A6AD4"/>
    <w:rsid w:val="001A77BA"/>
    <w:rsid w:val="001B22C2"/>
    <w:rsid w:val="001B2992"/>
    <w:rsid w:val="001B7681"/>
    <w:rsid w:val="001B7E4B"/>
    <w:rsid w:val="001C36D7"/>
    <w:rsid w:val="001C3A63"/>
    <w:rsid w:val="001C3CA6"/>
    <w:rsid w:val="001C59FE"/>
    <w:rsid w:val="001D2EF2"/>
    <w:rsid w:val="001E0F31"/>
    <w:rsid w:val="001F7B46"/>
    <w:rsid w:val="00201965"/>
    <w:rsid w:val="002142EE"/>
    <w:rsid w:val="00220916"/>
    <w:rsid w:val="00221DE0"/>
    <w:rsid w:val="002273C4"/>
    <w:rsid w:val="00233D44"/>
    <w:rsid w:val="002401D1"/>
    <w:rsid w:val="00240743"/>
    <w:rsid w:val="0025005F"/>
    <w:rsid w:val="00253BF3"/>
    <w:rsid w:val="002560C6"/>
    <w:rsid w:val="002606D3"/>
    <w:rsid w:val="00262E39"/>
    <w:rsid w:val="00265CF5"/>
    <w:rsid w:val="002752DD"/>
    <w:rsid w:val="00287F9A"/>
    <w:rsid w:val="00291195"/>
    <w:rsid w:val="002970A5"/>
    <w:rsid w:val="0029735C"/>
    <w:rsid w:val="002976F8"/>
    <w:rsid w:val="002A1872"/>
    <w:rsid w:val="002A62BB"/>
    <w:rsid w:val="002B07F5"/>
    <w:rsid w:val="002B75E5"/>
    <w:rsid w:val="002C118B"/>
    <w:rsid w:val="002C2688"/>
    <w:rsid w:val="002C3DBA"/>
    <w:rsid w:val="002C61BE"/>
    <w:rsid w:val="002C6CB6"/>
    <w:rsid w:val="002D1F37"/>
    <w:rsid w:val="002D7D5A"/>
    <w:rsid w:val="002D7F7B"/>
    <w:rsid w:val="002E20E0"/>
    <w:rsid w:val="002E2560"/>
    <w:rsid w:val="002E4C2C"/>
    <w:rsid w:val="00321704"/>
    <w:rsid w:val="00326437"/>
    <w:rsid w:val="00355F3E"/>
    <w:rsid w:val="00357FED"/>
    <w:rsid w:val="003730A2"/>
    <w:rsid w:val="003912CA"/>
    <w:rsid w:val="00392CF0"/>
    <w:rsid w:val="00393289"/>
    <w:rsid w:val="0039585D"/>
    <w:rsid w:val="003A28CB"/>
    <w:rsid w:val="003A42D8"/>
    <w:rsid w:val="003A6794"/>
    <w:rsid w:val="003B2B5D"/>
    <w:rsid w:val="003B3D9F"/>
    <w:rsid w:val="003C2885"/>
    <w:rsid w:val="003C7935"/>
    <w:rsid w:val="003C7ABA"/>
    <w:rsid w:val="003D2580"/>
    <w:rsid w:val="003D4609"/>
    <w:rsid w:val="003E0B17"/>
    <w:rsid w:val="003F13E6"/>
    <w:rsid w:val="003F2577"/>
    <w:rsid w:val="003F30E9"/>
    <w:rsid w:val="003F492A"/>
    <w:rsid w:val="003F52D4"/>
    <w:rsid w:val="00406C1C"/>
    <w:rsid w:val="00407CF0"/>
    <w:rsid w:val="00410CAA"/>
    <w:rsid w:val="00417CB6"/>
    <w:rsid w:val="0042623A"/>
    <w:rsid w:val="00427C34"/>
    <w:rsid w:val="00437435"/>
    <w:rsid w:val="00441BC4"/>
    <w:rsid w:val="00444E55"/>
    <w:rsid w:val="00451FBC"/>
    <w:rsid w:val="00454351"/>
    <w:rsid w:val="0045538F"/>
    <w:rsid w:val="00456848"/>
    <w:rsid w:val="0046226C"/>
    <w:rsid w:val="00464E01"/>
    <w:rsid w:val="00465008"/>
    <w:rsid w:val="00471006"/>
    <w:rsid w:val="00471BCB"/>
    <w:rsid w:val="00482439"/>
    <w:rsid w:val="004915F5"/>
    <w:rsid w:val="00493D02"/>
    <w:rsid w:val="00495D29"/>
    <w:rsid w:val="004976E1"/>
    <w:rsid w:val="004A05C6"/>
    <w:rsid w:val="004A194C"/>
    <w:rsid w:val="004A5C17"/>
    <w:rsid w:val="004B0926"/>
    <w:rsid w:val="004B1028"/>
    <w:rsid w:val="004B2E41"/>
    <w:rsid w:val="004B6B75"/>
    <w:rsid w:val="004B6EC8"/>
    <w:rsid w:val="004C75EC"/>
    <w:rsid w:val="004C7855"/>
    <w:rsid w:val="004D36A3"/>
    <w:rsid w:val="004D3DDD"/>
    <w:rsid w:val="004D53BF"/>
    <w:rsid w:val="004E5B31"/>
    <w:rsid w:val="004E7A9C"/>
    <w:rsid w:val="004F0638"/>
    <w:rsid w:val="004F34E3"/>
    <w:rsid w:val="00500197"/>
    <w:rsid w:val="00502AA5"/>
    <w:rsid w:val="0050678F"/>
    <w:rsid w:val="0050679F"/>
    <w:rsid w:val="00516B77"/>
    <w:rsid w:val="00531D2E"/>
    <w:rsid w:val="0053240C"/>
    <w:rsid w:val="00536B21"/>
    <w:rsid w:val="0054042F"/>
    <w:rsid w:val="00542C68"/>
    <w:rsid w:val="00543330"/>
    <w:rsid w:val="00544061"/>
    <w:rsid w:val="00552D21"/>
    <w:rsid w:val="00556F77"/>
    <w:rsid w:val="00561555"/>
    <w:rsid w:val="00564996"/>
    <w:rsid w:val="00565667"/>
    <w:rsid w:val="00565B50"/>
    <w:rsid w:val="00566AD0"/>
    <w:rsid w:val="00576EBC"/>
    <w:rsid w:val="00585DBD"/>
    <w:rsid w:val="00585F59"/>
    <w:rsid w:val="00586B2D"/>
    <w:rsid w:val="005962DC"/>
    <w:rsid w:val="00596A54"/>
    <w:rsid w:val="005971E4"/>
    <w:rsid w:val="005A5108"/>
    <w:rsid w:val="005B2863"/>
    <w:rsid w:val="005B2A22"/>
    <w:rsid w:val="005B3DA3"/>
    <w:rsid w:val="005B6304"/>
    <w:rsid w:val="005B68A0"/>
    <w:rsid w:val="005C2C6E"/>
    <w:rsid w:val="005C59D7"/>
    <w:rsid w:val="005C7BF6"/>
    <w:rsid w:val="005F03DC"/>
    <w:rsid w:val="005F2D8D"/>
    <w:rsid w:val="005F3939"/>
    <w:rsid w:val="005F65FE"/>
    <w:rsid w:val="005F6D5A"/>
    <w:rsid w:val="005F714E"/>
    <w:rsid w:val="00600A12"/>
    <w:rsid w:val="00612101"/>
    <w:rsid w:val="00613093"/>
    <w:rsid w:val="0061570C"/>
    <w:rsid w:val="0062372B"/>
    <w:rsid w:val="00624DD3"/>
    <w:rsid w:val="006406D2"/>
    <w:rsid w:val="00641B45"/>
    <w:rsid w:val="00641C20"/>
    <w:rsid w:val="006428FA"/>
    <w:rsid w:val="00644EE6"/>
    <w:rsid w:val="00647E3B"/>
    <w:rsid w:val="00654846"/>
    <w:rsid w:val="006552C1"/>
    <w:rsid w:val="00660551"/>
    <w:rsid w:val="006610D2"/>
    <w:rsid w:val="0066243C"/>
    <w:rsid w:val="006653E5"/>
    <w:rsid w:val="00671768"/>
    <w:rsid w:val="006730BF"/>
    <w:rsid w:val="006801C0"/>
    <w:rsid w:val="00682F1B"/>
    <w:rsid w:val="006862F8"/>
    <w:rsid w:val="00693D7D"/>
    <w:rsid w:val="00695B51"/>
    <w:rsid w:val="006A689D"/>
    <w:rsid w:val="006B575B"/>
    <w:rsid w:val="006B7BD5"/>
    <w:rsid w:val="006C1E54"/>
    <w:rsid w:val="006C33DE"/>
    <w:rsid w:val="006C5333"/>
    <w:rsid w:val="006C5529"/>
    <w:rsid w:val="006D03AE"/>
    <w:rsid w:val="006D50A9"/>
    <w:rsid w:val="006E440F"/>
    <w:rsid w:val="006E5215"/>
    <w:rsid w:val="006E7B37"/>
    <w:rsid w:val="006F6070"/>
    <w:rsid w:val="006F7607"/>
    <w:rsid w:val="0070204B"/>
    <w:rsid w:val="0070468D"/>
    <w:rsid w:val="00707834"/>
    <w:rsid w:val="0072368A"/>
    <w:rsid w:val="00723AB7"/>
    <w:rsid w:val="00730228"/>
    <w:rsid w:val="00733927"/>
    <w:rsid w:val="00734216"/>
    <w:rsid w:val="0073630F"/>
    <w:rsid w:val="007510C1"/>
    <w:rsid w:val="00751E7C"/>
    <w:rsid w:val="0076228D"/>
    <w:rsid w:val="00764460"/>
    <w:rsid w:val="00770CC2"/>
    <w:rsid w:val="0077434C"/>
    <w:rsid w:val="007805DC"/>
    <w:rsid w:val="00781798"/>
    <w:rsid w:val="00784B0A"/>
    <w:rsid w:val="007931AE"/>
    <w:rsid w:val="00797900"/>
    <w:rsid w:val="007A2801"/>
    <w:rsid w:val="007A527D"/>
    <w:rsid w:val="007B0CCD"/>
    <w:rsid w:val="007C02E1"/>
    <w:rsid w:val="007C2E7D"/>
    <w:rsid w:val="007C4E6A"/>
    <w:rsid w:val="007C604C"/>
    <w:rsid w:val="007C6A35"/>
    <w:rsid w:val="007D45C4"/>
    <w:rsid w:val="007E2051"/>
    <w:rsid w:val="007E2483"/>
    <w:rsid w:val="007E6BB4"/>
    <w:rsid w:val="007F11FD"/>
    <w:rsid w:val="007F3F75"/>
    <w:rsid w:val="007F5593"/>
    <w:rsid w:val="00802E8F"/>
    <w:rsid w:val="00806A87"/>
    <w:rsid w:val="0080777E"/>
    <w:rsid w:val="0081672D"/>
    <w:rsid w:val="00823563"/>
    <w:rsid w:val="00825714"/>
    <w:rsid w:val="0083274B"/>
    <w:rsid w:val="0083355B"/>
    <w:rsid w:val="00834273"/>
    <w:rsid w:val="00840F5A"/>
    <w:rsid w:val="0084296E"/>
    <w:rsid w:val="00843BF1"/>
    <w:rsid w:val="00845AA2"/>
    <w:rsid w:val="008475B6"/>
    <w:rsid w:val="00854D61"/>
    <w:rsid w:val="00856CC6"/>
    <w:rsid w:val="00862ACF"/>
    <w:rsid w:val="0087140D"/>
    <w:rsid w:val="00876EB5"/>
    <w:rsid w:val="00887833"/>
    <w:rsid w:val="00894888"/>
    <w:rsid w:val="0089500A"/>
    <w:rsid w:val="008A1CE1"/>
    <w:rsid w:val="008A68CC"/>
    <w:rsid w:val="008B25AA"/>
    <w:rsid w:val="008B4D60"/>
    <w:rsid w:val="008B5414"/>
    <w:rsid w:val="008C5972"/>
    <w:rsid w:val="008D02AB"/>
    <w:rsid w:val="008D4001"/>
    <w:rsid w:val="008D463A"/>
    <w:rsid w:val="008D6828"/>
    <w:rsid w:val="008E0D6F"/>
    <w:rsid w:val="008E0DE6"/>
    <w:rsid w:val="008E3F1E"/>
    <w:rsid w:val="008F6C93"/>
    <w:rsid w:val="00901DB9"/>
    <w:rsid w:val="0090512A"/>
    <w:rsid w:val="0091002D"/>
    <w:rsid w:val="009110BB"/>
    <w:rsid w:val="00927A86"/>
    <w:rsid w:val="00934D2A"/>
    <w:rsid w:val="00937740"/>
    <w:rsid w:val="00943FC7"/>
    <w:rsid w:val="00950E0F"/>
    <w:rsid w:val="0095303E"/>
    <w:rsid w:val="00962302"/>
    <w:rsid w:val="009652B1"/>
    <w:rsid w:val="0097073F"/>
    <w:rsid w:val="0097516E"/>
    <w:rsid w:val="0098046A"/>
    <w:rsid w:val="00980D08"/>
    <w:rsid w:val="00984E1E"/>
    <w:rsid w:val="009861D4"/>
    <w:rsid w:val="00987D1C"/>
    <w:rsid w:val="009937AB"/>
    <w:rsid w:val="00994760"/>
    <w:rsid w:val="009A4C5D"/>
    <w:rsid w:val="009A5AAB"/>
    <w:rsid w:val="009B38E3"/>
    <w:rsid w:val="009C471D"/>
    <w:rsid w:val="009C4A04"/>
    <w:rsid w:val="009C5F56"/>
    <w:rsid w:val="009C649C"/>
    <w:rsid w:val="009C6D3E"/>
    <w:rsid w:val="009D2441"/>
    <w:rsid w:val="009D64FD"/>
    <w:rsid w:val="009D77CA"/>
    <w:rsid w:val="009F1A3C"/>
    <w:rsid w:val="009F4639"/>
    <w:rsid w:val="00A06D36"/>
    <w:rsid w:val="00A07A78"/>
    <w:rsid w:val="00A1221E"/>
    <w:rsid w:val="00A31879"/>
    <w:rsid w:val="00A40E6E"/>
    <w:rsid w:val="00A45CD5"/>
    <w:rsid w:val="00A4677E"/>
    <w:rsid w:val="00A46C82"/>
    <w:rsid w:val="00A5002B"/>
    <w:rsid w:val="00A52C79"/>
    <w:rsid w:val="00A60855"/>
    <w:rsid w:val="00A61BE1"/>
    <w:rsid w:val="00A67314"/>
    <w:rsid w:val="00A70A19"/>
    <w:rsid w:val="00A70C3B"/>
    <w:rsid w:val="00A7363A"/>
    <w:rsid w:val="00A77DD6"/>
    <w:rsid w:val="00A80213"/>
    <w:rsid w:val="00A82E35"/>
    <w:rsid w:val="00A834FE"/>
    <w:rsid w:val="00A835BF"/>
    <w:rsid w:val="00A84A0F"/>
    <w:rsid w:val="00A907BD"/>
    <w:rsid w:val="00AA0363"/>
    <w:rsid w:val="00AA2249"/>
    <w:rsid w:val="00AB209A"/>
    <w:rsid w:val="00AB7B2C"/>
    <w:rsid w:val="00AC0365"/>
    <w:rsid w:val="00AC0534"/>
    <w:rsid w:val="00AD1B82"/>
    <w:rsid w:val="00AD2855"/>
    <w:rsid w:val="00AD5DAC"/>
    <w:rsid w:val="00AE68FF"/>
    <w:rsid w:val="00AF2BC1"/>
    <w:rsid w:val="00AF700C"/>
    <w:rsid w:val="00AF74F6"/>
    <w:rsid w:val="00B062F7"/>
    <w:rsid w:val="00B078A1"/>
    <w:rsid w:val="00B1287E"/>
    <w:rsid w:val="00B16C9D"/>
    <w:rsid w:val="00B16E93"/>
    <w:rsid w:val="00B17848"/>
    <w:rsid w:val="00B24B12"/>
    <w:rsid w:val="00B25898"/>
    <w:rsid w:val="00B26362"/>
    <w:rsid w:val="00B271C5"/>
    <w:rsid w:val="00B31309"/>
    <w:rsid w:val="00B31E1A"/>
    <w:rsid w:val="00B35AB5"/>
    <w:rsid w:val="00B41856"/>
    <w:rsid w:val="00B4226B"/>
    <w:rsid w:val="00B43E66"/>
    <w:rsid w:val="00B4560E"/>
    <w:rsid w:val="00B63F6A"/>
    <w:rsid w:val="00B6633C"/>
    <w:rsid w:val="00B66927"/>
    <w:rsid w:val="00B71B68"/>
    <w:rsid w:val="00B732B5"/>
    <w:rsid w:val="00B758BC"/>
    <w:rsid w:val="00B8049F"/>
    <w:rsid w:val="00B85015"/>
    <w:rsid w:val="00B91AF2"/>
    <w:rsid w:val="00B92FE4"/>
    <w:rsid w:val="00B947F0"/>
    <w:rsid w:val="00BA0F16"/>
    <w:rsid w:val="00BA2268"/>
    <w:rsid w:val="00BA4D9E"/>
    <w:rsid w:val="00BB026F"/>
    <w:rsid w:val="00BB695C"/>
    <w:rsid w:val="00BC149C"/>
    <w:rsid w:val="00BC3192"/>
    <w:rsid w:val="00BD37CD"/>
    <w:rsid w:val="00BD4804"/>
    <w:rsid w:val="00BE04B6"/>
    <w:rsid w:val="00BE34F9"/>
    <w:rsid w:val="00BE3C4E"/>
    <w:rsid w:val="00BE498B"/>
    <w:rsid w:val="00BE6390"/>
    <w:rsid w:val="00BF658A"/>
    <w:rsid w:val="00BF7289"/>
    <w:rsid w:val="00BF7749"/>
    <w:rsid w:val="00C072F3"/>
    <w:rsid w:val="00C179BA"/>
    <w:rsid w:val="00C3108A"/>
    <w:rsid w:val="00C33046"/>
    <w:rsid w:val="00C336A1"/>
    <w:rsid w:val="00C41248"/>
    <w:rsid w:val="00C47389"/>
    <w:rsid w:val="00C47C08"/>
    <w:rsid w:val="00C64315"/>
    <w:rsid w:val="00C74BC8"/>
    <w:rsid w:val="00C77774"/>
    <w:rsid w:val="00C866BF"/>
    <w:rsid w:val="00C92F5B"/>
    <w:rsid w:val="00C930FB"/>
    <w:rsid w:val="00C96790"/>
    <w:rsid w:val="00CA7AFB"/>
    <w:rsid w:val="00CB6F8B"/>
    <w:rsid w:val="00CB719A"/>
    <w:rsid w:val="00CC0680"/>
    <w:rsid w:val="00CC3427"/>
    <w:rsid w:val="00CD6300"/>
    <w:rsid w:val="00CD7397"/>
    <w:rsid w:val="00CE0E08"/>
    <w:rsid w:val="00CE13A2"/>
    <w:rsid w:val="00CE57B4"/>
    <w:rsid w:val="00CF1B43"/>
    <w:rsid w:val="00CF306C"/>
    <w:rsid w:val="00CF4B32"/>
    <w:rsid w:val="00CF7C7B"/>
    <w:rsid w:val="00D00BCF"/>
    <w:rsid w:val="00D11BDA"/>
    <w:rsid w:val="00D122BC"/>
    <w:rsid w:val="00D130B5"/>
    <w:rsid w:val="00D147C2"/>
    <w:rsid w:val="00D20D43"/>
    <w:rsid w:val="00D2156F"/>
    <w:rsid w:val="00D3160A"/>
    <w:rsid w:val="00D33356"/>
    <w:rsid w:val="00D3511D"/>
    <w:rsid w:val="00D3701E"/>
    <w:rsid w:val="00D57823"/>
    <w:rsid w:val="00D6170E"/>
    <w:rsid w:val="00D6371D"/>
    <w:rsid w:val="00D642B8"/>
    <w:rsid w:val="00D72F09"/>
    <w:rsid w:val="00D75EFC"/>
    <w:rsid w:val="00D83AFF"/>
    <w:rsid w:val="00D83E13"/>
    <w:rsid w:val="00D8775A"/>
    <w:rsid w:val="00DA0CF2"/>
    <w:rsid w:val="00DA4BE1"/>
    <w:rsid w:val="00DA695F"/>
    <w:rsid w:val="00DB1B50"/>
    <w:rsid w:val="00DB2681"/>
    <w:rsid w:val="00DB2839"/>
    <w:rsid w:val="00DB3177"/>
    <w:rsid w:val="00DB5953"/>
    <w:rsid w:val="00DB5F31"/>
    <w:rsid w:val="00DC107F"/>
    <w:rsid w:val="00DC126E"/>
    <w:rsid w:val="00DD1046"/>
    <w:rsid w:val="00DD4638"/>
    <w:rsid w:val="00DD5F94"/>
    <w:rsid w:val="00DE003E"/>
    <w:rsid w:val="00DE03D5"/>
    <w:rsid w:val="00DE6DED"/>
    <w:rsid w:val="00DF0A14"/>
    <w:rsid w:val="00DF0CFB"/>
    <w:rsid w:val="00DF3A70"/>
    <w:rsid w:val="00DF4097"/>
    <w:rsid w:val="00DF5BBA"/>
    <w:rsid w:val="00DF5CBD"/>
    <w:rsid w:val="00DF6C15"/>
    <w:rsid w:val="00E020AE"/>
    <w:rsid w:val="00E11569"/>
    <w:rsid w:val="00E20A6D"/>
    <w:rsid w:val="00E23DCF"/>
    <w:rsid w:val="00E3785B"/>
    <w:rsid w:val="00E37CDD"/>
    <w:rsid w:val="00E41049"/>
    <w:rsid w:val="00E460C6"/>
    <w:rsid w:val="00E470E9"/>
    <w:rsid w:val="00E4780D"/>
    <w:rsid w:val="00E51DA2"/>
    <w:rsid w:val="00E51FC3"/>
    <w:rsid w:val="00E624F6"/>
    <w:rsid w:val="00E6596E"/>
    <w:rsid w:val="00E70E2D"/>
    <w:rsid w:val="00E74F51"/>
    <w:rsid w:val="00E77E1B"/>
    <w:rsid w:val="00E8199E"/>
    <w:rsid w:val="00E83CCA"/>
    <w:rsid w:val="00E85D13"/>
    <w:rsid w:val="00EA1AE8"/>
    <w:rsid w:val="00EB038E"/>
    <w:rsid w:val="00EB375F"/>
    <w:rsid w:val="00EB6055"/>
    <w:rsid w:val="00EB7ABD"/>
    <w:rsid w:val="00ED29AE"/>
    <w:rsid w:val="00ED74A8"/>
    <w:rsid w:val="00ED7C71"/>
    <w:rsid w:val="00EE134F"/>
    <w:rsid w:val="00EE1C99"/>
    <w:rsid w:val="00EE5A4A"/>
    <w:rsid w:val="00EE5B1C"/>
    <w:rsid w:val="00EF32DB"/>
    <w:rsid w:val="00EF6AA3"/>
    <w:rsid w:val="00F02F90"/>
    <w:rsid w:val="00F03599"/>
    <w:rsid w:val="00F03845"/>
    <w:rsid w:val="00F10516"/>
    <w:rsid w:val="00F10EB1"/>
    <w:rsid w:val="00F12E00"/>
    <w:rsid w:val="00F15EF5"/>
    <w:rsid w:val="00F20CFD"/>
    <w:rsid w:val="00F32D42"/>
    <w:rsid w:val="00F370A5"/>
    <w:rsid w:val="00F4196A"/>
    <w:rsid w:val="00F450CD"/>
    <w:rsid w:val="00F45132"/>
    <w:rsid w:val="00F50ABE"/>
    <w:rsid w:val="00F72A13"/>
    <w:rsid w:val="00F764F6"/>
    <w:rsid w:val="00F76523"/>
    <w:rsid w:val="00F81006"/>
    <w:rsid w:val="00F82D8E"/>
    <w:rsid w:val="00F82ED5"/>
    <w:rsid w:val="00F95F8C"/>
    <w:rsid w:val="00F96361"/>
    <w:rsid w:val="00FA1458"/>
    <w:rsid w:val="00FA165E"/>
    <w:rsid w:val="00FB1D86"/>
    <w:rsid w:val="00FB4A7E"/>
    <w:rsid w:val="00FC1EFB"/>
    <w:rsid w:val="00FC2B5D"/>
    <w:rsid w:val="00FE5A27"/>
    <w:rsid w:val="00FF73D5"/>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390A0"/>
  <w15:docId w15:val="{0DD1934F-8716-4B77-BC39-60864AEB9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6"/>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6"/>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6"/>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6"/>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3"/>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4"/>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5"/>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7"/>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8"/>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9"/>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2"/>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2"/>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2"/>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semiHidden/>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styleId="CommentReference">
    <w:name w:val="annotation reference"/>
    <w:basedOn w:val="DefaultParagraphFont"/>
    <w:uiPriority w:val="99"/>
    <w:semiHidden/>
    <w:unhideWhenUsed/>
    <w:rsid w:val="00854D61"/>
    <w:rPr>
      <w:sz w:val="16"/>
      <w:szCs w:val="16"/>
    </w:rPr>
  </w:style>
  <w:style w:type="paragraph" w:styleId="CommentText">
    <w:name w:val="annotation text"/>
    <w:basedOn w:val="Normal"/>
    <w:link w:val="CommentTextChar"/>
    <w:uiPriority w:val="99"/>
    <w:semiHidden/>
    <w:unhideWhenUsed/>
    <w:rsid w:val="00854D61"/>
    <w:pPr>
      <w:spacing w:line="240" w:lineRule="auto"/>
    </w:pPr>
    <w:rPr>
      <w:sz w:val="20"/>
      <w:szCs w:val="20"/>
    </w:rPr>
  </w:style>
  <w:style w:type="character" w:customStyle="1" w:styleId="CommentTextChar">
    <w:name w:val="Comment Text Char"/>
    <w:basedOn w:val="DefaultParagraphFont"/>
    <w:link w:val="CommentText"/>
    <w:uiPriority w:val="99"/>
    <w:semiHidden/>
    <w:rsid w:val="00854D61"/>
    <w:rPr>
      <w:sz w:val="20"/>
      <w:szCs w:val="20"/>
    </w:rPr>
  </w:style>
  <w:style w:type="paragraph" w:styleId="CommentSubject">
    <w:name w:val="annotation subject"/>
    <w:basedOn w:val="CommentText"/>
    <w:next w:val="CommentText"/>
    <w:link w:val="CommentSubjectChar"/>
    <w:uiPriority w:val="99"/>
    <w:semiHidden/>
    <w:unhideWhenUsed/>
    <w:rsid w:val="00854D61"/>
    <w:rPr>
      <w:b/>
      <w:bCs/>
    </w:rPr>
  </w:style>
  <w:style w:type="character" w:customStyle="1" w:styleId="CommentSubjectChar">
    <w:name w:val="Comment Subject Char"/>
    <w:basedOn w:val="CommentTextChar"/>
    <w:link w:val="CommentSubject"/>
    <w:uiPriority w:val="99"/>
    <w:semiHidden/>
    <w:rsid w:val="00854D61"/>
    <w:rPr>
      <w:b/>
      <w:bCs/>
      <w:sz w:val="20"/>
      <w:szCs w:val="20"/>
    </w:rPr>
  </w:style>
  <w:style w:type="paragraph" w:styleId="ListBullet4">
    <w:name w:val="List Bullet 4"/>
    <w:basedOn w:val="Normal"/>
    <w:uiPriority w:val="99"/>
    <w:semiHidden/>
    <w:unhideWhenUsed/>
    <w:rsid w:val="002142EE"/>
    <w:pPr>
      <w:numPr>
        <w:numId w:val="13"/>
      </w:numPr>
      <w:contextualSpacing/>
    </w:pPr>
  </w:style>
  <w:style w:type="character" w:customStyle="1" w:styleId="ListParagraphChar">
    <w:name w:val="List Paragraph Char"/>
    <w:aliases w:val="List Bulletized Char,B1 paragraph Char"/>
    <w:basedOn w:val="DefaultParagraphFont"/>
    <w:link w:val="ListParagraph"/>
    <w:uiPriority w:val="34"/>
    <w:locked/>
    <w:rsid w:val="000E2860"/>
    <w:rPr>
      <w:lang w:val="en-US"/>
    </w:rPr>
  </w:style>
  <w:style w:type="paragraph" w:styleId="Revision">
    <w:name w:val="Revision"/>
    <w:hidden/>
    <w:uiPriority w:val="99"/>
    <w:semiHidden/>
    <w:rsid w:val="002E20E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588539014">
      <w:bodyDiv w:val="1"/>
      <w:marLeft w:val="0"/>
      <w:marRight w:val="0"/>
      <w:marTop w:val="0"/>
      <w:marBottom w:val="0"/>
      <w:divBdr>
        <w:top w:val="none" w:sz="0" w:space="0" w:color="auto"/>
        <w:left w:val="none" w:sz="0" w:space="0" w:color="auto"/>
        <w:bottom w:val="none" w:sz="0" w:space="0" w:color="auto"/>
        <w:right w:val="none" w:sz="0" w:space="0" w:color="auto"/>
      </w:divBdr>
    </w:div>
    <w:div w:id="663360624">
      <w:bodyDiv w:val="1"/>
      <w:marLeft w:val="0"/>
      <w:marRight w:val="0"/>
      <w:marTop w:val="0"/>
      <w:marBottom w:val="0"/>
      <w:divBdr>
        <w:top w:val="none" w:sz="0" w:space="0" w:color="auto"/>
        <w:left w:val="none" w:sz="0" w:space="0" w:color="auto"/>
        <w:bottom w:val="none" w:sz="0" w:space="0" w:color="auto"/>
        <w:right w:val="none" w:sz="0" w:space="0" w:color="auto"/>
      </w:divBdr>
    </w:div>
    <w:div w:id="857546167">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343435526">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615674048">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footer" Target="footer3.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9.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footer" Target="footer2.xm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image" Target="media/image16.png"/><Relationship Id="rId35"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hagupta01\Downloads\COE-Suggest-Series-Template-v1.1-HLD.dot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proposes a design for modernizing the application intake process, underwriting process, policy issue and policy maintenance process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E16300-9066-4889-A884-D423FC38B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COE-Suggest-Series-Template-v1.1-HLD.dotx.dotx</Template>
  <TotalTime>2644</TotalTime>
  <Pages>28</Pages>
  <Words>7869</Words>
  <Characters>44855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Electronic Insurance Policy</vt:lpstr>
    </vt:vector>
  </TitlesOfParts>
  <Company/>
  <LinksUpToDate>false</LinksUpToDate>
  <CharactersWithSpaces>52619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Insurance Policy</dc:title>
  <dc:subject>High Level Design Document</dc:subject>
  <dc:creator>Isha Gupta</dc:creator>
  <cp:lastModifiedBy>Isha Gupta</cp:lastModifiedBy>
  <cp:revision>216</cp:revision>
  <cp:lastPrinted>2016-05-05T05:51:00Z</cp:lastPrinted>
  <dcterms:created xsi:type="dcterms:W3CDTF">2017-05-01T05:33:00Z</dcterms:created>
  <dcterms:modified xsi:type="dcterms:W3CDTF">2017-05-18T08:51:00Z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