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C9B159" w14:textId="77777777" w:rsidR="00D33356" w:rsidRDefault="007F11FD">
      <w:bookmarkStart w:id="0" w:name="_Hlk480806864"/>
      <w:bookmarkEnd w:id="0"/>
      <w:r>
        <w:rPr>
          <w:noProof/>
          <w:lang w:val="en-US"/>
        </w:rPr>
        <w:drawing>
          <wp:anchor distT="0" distB="0" distL="114300" distR="114300" simplePos="0" relativeHeight="251642368" behindDoc="0" locked="0" layoutInCell="1" allowOverlap="1" wp14:anchorId="59BE0A7F" wp14:editId="6C04B493">
            <wp:simplePos x="0" y="0"/>
            <wp:positionH relativeFrom="column">
              <wp:posOffset>972185</wp:posOffset>
            </wp:positionH>
            <wp:positionV relativeFrom="paragraph">
              <wp:posOffset>-304800</wp:posOffset>
            </wp:positionV>
            <wp:extent cx="1038225" cy="561975"/>
            <wp:effectExtent l="0" t="0" r="9525" b="9525"/>
            <wp:wrapNone/>
            <wp:docPr id="9" name="Picture 9"/>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1038225" cy="5619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41344" behindDoc="0" locked="0" layoutInCell="1" allowOverlap="1" wp14:anchorId="6E1D78F3" wp14:editId="0B906431">
            <wp:simplePos x="0" y="0"/>
            <wp:positionH relativeFrom="column">
              <wp:posOffset>-549977</wp:posOffset>
            </wp:positionH>
            <wp:positionV relativeFrom="paragraph">
              <wp:posOffset>-228600</wp:posOffset>
            </wp:positionV>
            <wp:extent cx="1372235" cy="45720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72235" cy="457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47E3B">
        <w:rPr>
          <w:noProof/>
          <w:lang w:val="en-US"/>
        </w:rPr>
        <w:drawing>
          <wp:anchor distT="0" distB="0" distL="114300" distR="114300" simplePos="0" relativeHeight="251640320" behindDoc="0" locked="0" layoutInCell="1" allowOverlap="1" wp14:anchorId="10677BFC" wp14:editId="3D6057C9">
            <wp:simplePos x="0" y="0"/>
            <wp:positionH relativeFrom="column">
              <wp:posOffset>4798060</wp:posOffset>
            </wp:positionH>
            <wp:positionV relativeFrom="paragraph">
              <wp:posOffset>-935355</wp:posOffset>
            </wp:positionV>
            <wp:extent cx="2066925" cy="2714625"/>
            <wp:effectExtent l="0" t="0" r="9525"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duotone>
                        <a:schemeClr val="accent2">
                          <a:shade val="45000"/>
                          <a:satMod val="135000"/>
                        </a:schemeClr>
                        <a:prstClr val="white"/>
                      </a:duotone>
                      <a:extLst>
                        <a:ext uri="{28A0092B-C50C-407E-A947-70E740481C1C}">
                          <a14:useLocalDpi xmlns:a14="http://schemas.microsoft.com/office/drawing/2010/main" val="0"/>
                        </a:ext>
                      </a:extLst>
                    </a:blip>
                    <a:stretch>
                      <a:fillRect/>
                    </a:stretch>
                  </pic:blipFill>
                  <pic:spPr>
                    <a:xfrm flipV="1">
                      <a:off x="0" y="0"/>
                      <a:ext cx="2066925" cy="2714625"/>
                    </a:xfrm>
                    <a:prstGeom prst="rect">
                      <a:avLst/>
                    </a:prstGeom>
                  </pic:spPr>
                </pic:pic>
              </a:graphicData>
            </a:graphic>
            <wp14:sizeRelH relativeFrom="page">
              <wp14:pctWidth>0</wp14:pctWidth>
            </wp14:sizeRelH>
            <wp14:sizeRelV relativeFrom="page">
              <wp14:pctHeight>0</wp14:pctHeight>
            </wp14:sizeRelV>
          </wp:anchor>
        </w:drawing>
      </w:r>
      <w:r w:rsidR="00D6371D" w:rsidRPr="00D6371D">
        <w:t xml:space="preserve"> </w:t>
      </w:r>
    </w:p>
    <w:sdt>
      <w:sdtPr>
        <w:id w:val="1911191751"/>
        <w:docPartObj>
          <w:docPartGallery w:val="Cover Pages"/>
          <w:docPartUnique/>
        </w:docPartObj>
      </w:sdtPr>
      <w:sdtContent>
        <w:p w14:paraId="07A58C4F" w14:textId="77777777" w:rsidR="00DD4638" w:rsidRDefault="00DD4638"/>
        <w:p w14:paraId="75047888" w14:textId="77777777" w:rsidR="00A40E6E" w:rsidRDefault="003912CA" w:rsidP="0090512A">
          <w:r>
            <w:rPr>
              <w:noProof/>
              <w:lang w:val="en-US"/>
            </w:rPr>
            <w:drawing>
              <wp:anchor distT="0" distB="0" distL="114300" distR="114300" simplePos="0" relativeHeight="251647488" behindDoc="0" locked="0" layoutInCell="1" allowOverlap="1" wp14:anchorId="08C1E756" wp14:editId="34148566">
                <wp:simplePos x="0" y="0"/>
                <wp:positionH relativeFrom="page">
                  <wp:posOffset>5814060</wp:posOffset>
                </wp:positionH>
                <wp:positionV relativeFrom="paragraph">
                  <wp:posOffset>5992495</wp:posOffset>
                </wp:positionV>
                <wp:extent cx="1739265" cy="2284095"/>
                <wp:effectExtent l="0" t="0" r="0" b="190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duotone>
                            <a:schemeClr val="accent2">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739265" cy="2284095"/>
                        </a:xfrm>
                        <a:prstGeom prst="rect">
                          <a:avLst/>
                        </a:prstGeom>
                      </pic:spPr>
                    </pic:pic>
                  </a:graphicData>
                </a:graphic>
                <wp14:sizeRelH relativeFrom="page">
                  <wp14:pctWidth>0</wp14:pctWidth>
                </wp14:sizeRelH>
                <wp14:sizeRelV relativeFrom="page">
                  <wp14:pctHeight>0</wp14:pctHeight>
                </wp14:sizeRelV>
              </wp:anchor>
            </w:drawing>
          </w:r>
          <w:r w:rsidRPr="009458A4">
            <w:rPr>
              <w:noProof/>
              <w:lang w:val="en-US"/>
            </w:rPr>
            <mc:AlternateContent>
              <mc:Choice Requires="wps">
                <w:drawing>
                  <wp:anchor distT="45720" distB="45720" distL="114300" distR="114300" simplePos="0" relativeHeight="251646464" behindDoc="0" locked="0" layoutInCell="1" allowOverlap="1" wp14:anchorId="1E705950" wp14:editId="124E698F">
                    <wp:simplePos x="0" y="0"/>
                    <wp:positionH relativeFrom="column">
                      <wp:posOffset>3794760</wp:posOffset>
                    </wp:positionH>
                    <wp:positionV relativeFrom="paragraph">
                      <wp:posOffset>4869180</wp:posOffset>
                    </wp:positionV>
                    <wp:extent cx="2976880" cy="2926080"/>
                    <wp:effectExtent l="0" t="0" r="0" b="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6880" cy="2926080"/>
                            </a:xfrm>
                            <a:prstGeom prst="rect">
                              <a:avLst/>
                            </a:prstGeom>
                            <a:noFill/>
                            <a:ln w="9525">
                              <a:noFill/>
                              <a:miter lim="800000"/>
                              <a:headEnd/>
                              <a:tailEnd/>
                            </a:ln>
                          </wps:spPr>
                          <wps:txbx>
                            <w:txbxContent>
                              <w:p w14:paraId="6399A5D2" w14:textId="77777777" w:rsidR="001324D5" w:rsidRPr="003F63CB" w:rsidRDefault="001324D5" w:rsidP="00647E3B">
                                <w:pPr>
                                  <w:spacing w:after="0"/>
                                  <w:jc w:val="right"/>
                                  <w:rPr>
                                    <w:color w:val="833C0B" w:themeColor="accent2" w:themeShade="80"/>
                                    <w:sz w:val="24"/>
                                    <w:szCs w:val="24"/>
                                  </w:rPr>
                                </w:pPr>
                                <w:r w:rsidRPr="003F63CB">
                                  <w:rPr>
                                    <w:color w:val="833C0B" w:themeColor="accent2" w:themeShade="80"/>
                                    <w:sz w:val="24"/>
                                    <w:szCs w:val="24"/>
                                  </w:rPr>
                                  <w:t>Abstract</w:t>
                                </w:r>
                              </w:p>
                              <w:p w14:paraId="187B5AE2" w14:textId="77777777" w:rsidR="001324D5" w:rsidRPr="00E4780D" w:rsidRDefault="001324D5" w:rsidP="00647E3B">
                                <w:pPr>
                                  <w:spacing w:after="0"/>
                                  <w:jc w:val="right"/>
                                  <w:rPr>
                                    <w:color w:val="808080" w:themeColor="background1" w:themeShade="80"/>
                                  </w:rPr>
                                </w:pPr>
                                <w:sdt>
                                  <w:sdtPr>
                                    <w:rPr>
                                      <w:rFonts w:ascii="Arial" w:eastAsia="Calibri" w:hAnsi="Arial" w:cs="Arial"/>
                                      <w:sz w:val="24"/>
                                      <w:szCs w:val="24"/>
                                    </w:rPr>
                                    <w:alias w:val="Abstract"/>
                                    <w:tag w:val=""/>
                                    <w:id w:val="-538906457"/>
                                    <w:dataBinding w:prefixMappings="xmlns:ns0='http://schemas.microsoft.com/office/2006/coverPageProps' " w:xpath="/ns0:CoverPageProperties[1]/ns0:Abstract[1]" w:storeItemID="{55AF091B-3C7A-41E3-B477-F2FDAA23CFDA}"/>
                                    <w:text/>
                                  </w:sdtPr>
                                  <w:sdtContent>
                                    <w:r w:rsidRPr="003912CA">
                                      <w:rPr>
                                        <w:rFonts w:ascii="Arial" w:eastAsia="Calibri" w:hAnsi="Arial" w:cs="Arial"/>
                                        <w:sz w:val="24"/>
                                        <w:szCs w:val="24"/>
                                      </w:rPr>
                                      <w:t xml:space="preserve">This document proposes a design for </w:t>
                                    </w:r>
                                    <w:r>
                                      <w:rPr>
                                        <w:rFonts w:ascii="Arial" w:eastAsia="Calibri" w:hAnsi="Arial" w:cs="Arial"/>
                                        <w:sz w:val="24"/>
                                        <w:szCs w:val="24"/>
                                      </w:rPr>
                                      <w:t>modernizing</w:t>
                                    </w:r>
                                    <w:r w:rsidRPr="003912CA">
                                      <w:rPr>
                                        <w:rFonts w:ascii="Arial" w:eastAsia="Calibri" w:hAnsi="Arial" w:cs="Arial"/>
                                        <w:sz w:val="24"/>
                                        <w:szCs w:val="24"/>
                                      </w:rPr>
                                      <w:t xml:space="preserve"> the application intake process, underwriting process, policy issue and policy maintenance process</w:t>
                                    </w:r>
                                  </w:sdtContent>
                                </w:sdt>
                                <w:r>
                                  <w:rPr>
                                    <w:rFonts w:ascii="Arial" w:eastAsia="Calibri" w:hAnsi="Arial" w:cs="Arial"/>
                                    <w:sz w:val="24"/>
                                    <w:szCs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E705950" id="_x0000_t202" coordsize="21600,21600" o:spt="202" path="m,l,21600r21600,l21600,xe">
                    <v:stroke joinstyle="miter"/>
                    <v:path gradientshapeok="t" o:connecttype="rect"/>
                  </v:shapetype>
                  <v:shape id="Text Box 2" o:spid="_x0000_s1026" type="#_x0000_t202" style="position:absolute;margin-left:298.8pt;margin-top:383.4pt;width:234.4pt;height:230.4pt;z-index:251646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" filled="f" stroked="f">
                    <v:textbox>
                      <w:txbxContent>
                        <w:p w14:paraId="6399A5D2" w14:textId="77777777" w:rsidR="001324D5" w:rsidRPr="003F63CB" w:rsidRDefault="001324D5" w:rsidP="00647E3B">
                          <w:pPr>
                            <w:spacing w:after="0"/>
                            <w:jc w:val="right"/>
                            <w:rPr>
                              <w:color w:val="833C0B" w:themeColor="accent2" w:themeShade="80"/>
                              <w:sz w:val="24"/>
                              <w:szCs w:val="24"/>
                            </w:rPr>
                          </w:pPr>
                          <w:r w:rsidRPr="003F63CB">
                            <w:rPr>
                              <w:color w:val="833C0B" w:themeColor="accent2" w:themeShade="80"/>
                              <w:sz w:val="24"/>
                              <w:szCs w:val="24"/>
                            </w:rPr>
                            <w:t>Abstract</w:t>
                          </w:r>
                        </w:p>
                        <w:p w14:paraId="187B5AE2" w14:textId="77777777" w:rsidR="001324D5" w:rsidRPr="00E4780D" w:rsidRDefault="001324D5" w:rsidP="00647E3B">
                          <w:pPr>
                            <w:spacing w:after="0"/>
                            <w:jc w:val="right"/>
                            <w:rPr>
                              <w:color w:val="808080" w:themeColor="background1" w:themeShade="80"/>
                            </w:rPr>
                          </w:pPr>
                          <w:sdt>
                            <w:sdtPr>
                              <w:rPr>
                                <w:rFonts w:ascii="Arial" w:eastAsia="Calibri" w:hAnsi="Arial" w:cs="Arial"/>
                                <w:sz w:val="24"/>
                                <w:szCs w:val="24"/>
                              </w:rPr>
                              <w:alias w:val="Abstract"/>
                              <w:tag w:val=""/>
                              <w:id w:val="-538906457"/>
                              <w:dataBinding w:prefixMappings="xmlns:ns0='http://schemas.microsoft.com/office/2006/coverPageProps' " w:xpath="/ns0:CoverPageProperties[1]/ns0:Abstract[1]" w:storeItemID="{55AF091B-3C7A-41E3-B477-F2FDAA23CFDA}"/>
                              <w:text/>
                            </w:sdtPr>
                            <w:sdtContent>
                              <w:r w:rsidRPr="003912CA">
                                <w:rPr>
                                  <w:rFonts w:ascii="Arial" w:eastAsia="Calibri" w:hAnsi="Arial" w:cs="Arial"/>
                                  <w:sz w:val="24"/>
                                  <w:szCs w:val="24"/>
                                </w:rPr>
                                <w:t xml:space="preserve">This document proposes a design for </w:t>
                              </w:r>
                              <w:r>
                                <w:rPr>
                                  <w:rFonts w:ascii="Arial" w:eastAsia="Calibri" w:hAnsi="Arial" w:cs="Arial"/>
                                  <w:sz w:val="24"/>
                                  <w:szCs w:val="24"/>
                                </w:rPr>
                                <w:t>modernizing</w:t>
                              </w:r>
                              <w:r w:rsidRPr="003912CA">
                                <w:rPr>
                                  <w:rFonts w:ascii="Arial" w:eastAsia="Calibri" w:hAnsi="Arial" w:cs="Arial"/>
                                  <w:sz w:val="24"/>
                                  <w:szCs w:val="24"/>
                                </w:rPr>
                                <w:t xml:space="preserve"> the application intake process, underwriting process, policy issue and policy maintenance process</w:t>
                              </w:r>
                            </w:sdtContent>
                          </w:sdt>
                          <w:r>
                            <w:rPr>
                              <w:rFonts w:ascii="Arial" w:eastAsia="Calibri" w:hAnsi="Arial" w:cs="Arial"/>
                              <w:sz w:val="24"/>
                              <w:szCs w:val="24"/>
                            </w:rPr>
                            <w:t>.</w:t>
                          </w:r>
                        </w:p>
                      </w:txbxContent>
                    </v:textbox>
                    <w10:wrap type="square"/>
                  </v:shape>
                </w:pict>
              </mc:Fallback>
            </mc:AlternateContent>
          </w:r>
          <w:r w:rsidR="00F96361">
            <w:rPr>
              <w:noProof/>
              <w:lang w:val="en-US"/>
            </w:rPr>
            <w:drawing>
              <wp:anchor distT="0" distB="0" distL="114300" distR="114300" simplePos="0" relativeHeight="251650560" behindDoc="0" locked="0" layoutInCell="1" allowOverlap="1" wp14:anchorId="6079DEE2" wp14:editId="65343BB5">
                <wp:simplePos x="0" y="0"/>
                <wp:positionH relativeFrom="column">
                  <wp:posOffset>60325</wp:posOffset>
                </wp:positionH>
                <wp:positionV relativeFrom="paragraph">
                  <wp:posOffset>5380355</wp:posOffset>
                </wp:positionV>
                <wp:extent cx="1496695" cy="3836035"/>
                <wp:effectExtent l="647700" t="0" r="160655" b="0"/>
                <wp:wrapSquare wrapText="bothSides"/>
                <wp:docPr id="8"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2">
                          <a:clrChange>
                            <a:clrFrom>
                              <a:srgbClr val="FFFFFF"/>
                            </a:clrFrom>
                            <a:clrTo>
                              <a:srgbClr val="FFFFFF">
                                <a:alpha val="0"/>
                              </a:srgbClr>
                            </a:clrTo>
                          </a:clrChange>
                          <a:duotone>
                            <a:schemeClr val="accent2">
                              <a:shade val="45000"/>
                              <a:satMod val="135000"/>
                            </a:schemeClr>
                            <a:prstClr val="white"/>
                          </a:duotone>
                          <a:extLst>
                            <a:ext uri="{BEBA8EAE-BF5A-486C-A8C5-ECC9F3942E4B}">
                              <a14:imgProps xmlns:a14="http://schemas.microsoft.com/office/drawing/2010/main">
                                <a14:imgLayer r:embed="rId13">
                                  <a14:imgEffect>
                                    <a14:brightnessContrast bright="20000" contrast="20000"/>
                                  </a14:imgEffect>
                                </a14:imgLayer>
                              </a14:imgProps>
                            </a:ext>
                            <a:ext uri="{28A0092B-C50C-407E-A947-70E740481C1C}">
                              <a14:useLocalDpi xmlns:a14="http://schemas.microsoft.com/office/drawing/2010/main" val="0"/>
                            </a:ext>
                          </a:extLst>
                        </a:blip>
                        <a:srcRect l="41343"/>
                        <a:stretch/>
                      </pic:blipFill>
                      <pic:spPr bwMode="auto">
                        <a:xfrm rot="19542459">
                          <a:off x="0" y="0"/>
                          <a:ext cx="1496695" cy="38360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21826" w:rsidRPr="009458A4">
            <w:rPr>
              <w:noProof/>
              <w:lang w:val="en-US"/>
            </w:rPr>
            <mc:AlternateContent>
              <mc:Choice Requires="wps">
                <w:drawing>
                  <wp:anchor distT="45720" distB="45720" distL="114300" distR="114300" simplePos="0" relativeHeight="251644416" behindDoc="0" locked="0" layoutInCell="1" allowOverlap="1" wp14:anchorId="47EB1590" wp14:editId="1FE387C4">
                    <wp:simplePos x="0" y="0"/>
                    <wp:positionH relativeFrom="column">
                      <wp:posOffset>4215130</wp:posOffset>
                    </wp:positionH>
                    <wp:positionV relativeFrom="paragraph">
                      <wp:posOffset>4401185</wp:posOffset>
                    </wp:positionV>
                    <wp:extent cx="2360930" cy="393700"/>
                    <wp:effectExtent l="0" t="0" r="0" b="635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93700"/>
                            </a:xfrm>
                            <a:prstGeom prst="rect">
                              <a:avLst/>
                            </a:prstGeom>
                            <a:noFill/>
                            <a:ln w="9525">
                              <a:noFill/>
                              <a:miter lim="800000"/>
                              <a:headEnd/>
                              <a:tailEnd/>
                            </a:ln>
                          </wps:spPr>
                          <wps:txbx>
                            <w:txbxContent>
                              <w:p w14:paraId="56FBBE20" w14:textId="77777777" w:rsidR="001324D5" w:rsidRPr="006C5333" w:rsidRDefault="001324D5" w:rsidP="00647E3B">
                                <w:pPr>
                                  <w:jc w:val="right"/>
                                  <w:rPr>
                                    <w:color w:val="808080" w:themeColor="background1" w:themeShade="80"/>
                                    <w:sz w:val="24"/>
                                    <w:szCs w:val="24"/>
                                  </w:rPr>
                                </w:pPr>
                                <w:r w:rsidRPr="006C5333">
                                  <w:rPr>
                                    <w:color w:val="808080" w:themeColor="background1" w:themeShade="80"/>
                                    <w:sz w:val="24"/>
                                    <w:szCs w:val="24"/>
                                  </w:rPr>
                                  <w:t xml:space="preserve">Version </w:t>
                                </w:r>
                                <w:r>
                                  <w:rPr>
                                    <w:color w:val="808080" w:themeColor="background1" w:themeShade="80"/>
                                    <w:sz w:val="24"/>
                                    <w:szCs w:val="24"/>
                                  </w:rPr>
                                  <w:t>1.1</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7EB1590" id="_x0000_s1027" type="#_x0000_t202" style="position:absolute;margin-left:331.9pt;margin-top:346.55pt;width:185.9pt;height:31pt;z-index:25164441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" filled="f" stroked="f">
                    <v:textbox>
                      <w:txbxContent>
                        <w:p w14:paraId="56FBBE20" w14:textId="77777777" w:rsidR="001324D5" w:rsidRPr="006C5333" w:rsidRDefault="001324D5" w:rsidP="00647E3B">
                          <w:pPr>
                            <w:jc w:val="right"/>
                            <w:rPr>
                              <w:color w:val="808080" w:themeColor="background1" w:themeShade="80"/>
                              <w:sz w:val="24"/>
                              <w:szCs w:val="24"/>
                            </w:rPr>
                          </w:pPr>
                          <w:r w:rsidRPr="006C5333">
                            <w:rPr>
                              <w:color w:val="808080" w:themeColor="background1" w:themeShade="80"/>
                              <w:sz w:val="24"/>
                              <w:szCs w:val="24"/>
                            </w:rPr>
                            <w:t xml:space="preserve">Version </w:t>
                          </w:r>
                          <w:r>
                            <w:rPr>
                              <w:color w:val="808080" w:themeColor="background1" w:themeShade="80"/>
                              <w:sz w:val="24"/>
                              <w:szCs w:val="24"/>
                            </w:rPr>
                            <w:t>1.1</w:t>
                          </w:r>
                        </w:p>
                      </w:txbxContent>
                    </v:textbox>
                    <w10:wrap type="square"/>
                  </v:shape>
                </w:pict>
              </mc:Fallback>
            </mc:AlternateContent>
          </w:r>
          <w:r w:rsidR="00121826">
            <w:rPr>
              <w:noProof/>
              <w:lang w:val="en-US"/>
            </w:rPr>
            <mc:AlternateContent>
              <mc:Choice Requires="wps">
                <w:drawing>
                  <wp:anchor distT="45720" distB="45720" distL="114300" distR="114300" simplePos="0" relativeHeight="251643392" behindDoc="0" locked="0" layoutInCell="1" allowOverlap="1" wp14:anchorId="45224FA6" wp14:editId="76DC2B17">
                    <wp:simplePos x="0" y="0"/>
                    <wp:positionH relativeFrom="column">
                      <wp:posOffset>-133350</wp:posOffset>
                    </wp:positionH>
                    <wp:positionV relativeFrom="paragraph">
                      <wp:posOffset>1969135</wp:posOffset>
                    </wp:positionV>
                    <wp:extent cx="7002780" cy="1690370"/>
                    <wp:effectExtent l="0" t="0" r="0" b="5080"/>
                    <wp:wrapSquare wrapText="bothSides"/>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02780" cy="1690370"/>
                            </a:xfrm>
                            <a:prstGeom prst="rect">
                              <a:avLst/>
                            </a:prstGeom>
                            <a:noFill/>
                            <a:ln w="9525">
                              <a:noFill/>
                              <a:miter lim="800000"/>
                              <a:headEnd/>
                              <a:tailEnd/>
                            </a:ln>
                          </wps:spPr>
                          <wps:txbx>
                            <w:txbxContent>
                              <w:sdt>
                                <w:sdtPr>
                                  <w:rPr>
                                    <w:rStyle w:val="TitleChar"/>
                                    <w:b/>
                                  </w:rPr>
                                  <w:alias w:val="Title"/>
                                  <w:tag w:val=""/>
                                  <w:id w:val="1242990005"/>
                                  <w:dataBinding w:prefixMappings="xmlns:ns0='http://purl.org/dc/elements/1.1/' xmlns:ns1='http://schemas.openxmlformats.org/package/2006/metadata/core-properties' " w:xpath="/ns1:coreProperties[1]/ns0:title[1]" w:storeItemID="{6C3C8BC8-F283-45AE-878A-BAB7291924A1}"/>
                                  <w:text/>
                                </w:sdtPr>
                                <w:sdtContent>
                                  <w:p w14:paraId="76C3139C" w14:textId="77777777" w:rsidR="001324D5" w:rsidRPr="00F15EF5" w:rsidRDefault="001324D5" w:rsidP="00647E3B">
                                    <w:pPr>
                                      <w:jc w:val="right"/>
                                      <w:rPr>
                                        <w:rStyle w:val="TitleChar"/>
                                        <w:color w:val="000000" w:themeColor="text1"/>
                                        <w:spacing w:val="-20"/>
                                        <w:sz w:val="144"/>
                                        <w14:shadow w14:blurRad="50800" w14:dist="38100" w14:dir="2700000" w14:sx="100000" w14:sy="100000" w14:kx="0" w14:ky="0" w14:algn="tl">
                                          <w14:srgbClr w14:val="000000">
                                            <w14:alpha w14:val="60000"/>
                                          </w14:srgbClr>
                                        </w14:shadow>
                                      </w:rPr>
                                    </w:pPr>
                                    <w:r>
                                      <w:rPr>
                                        <w:rStyle w:val="TitleChar"/>
                                        <w:b/>
                                      </w:rPr>
                                      <w:t>Electronic Insurance Policy</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224FA6" id="_x0000_s1028" type="#_x0000_t202" style="position:absolute;margin-left:-10.5pt;margin-top:155.05pt;width:551.4pt;height:133.1pt;z-index:251643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" filled="f" stroked="f">
                    <v:textbox>
                      <w:txbxContent>
                        <w:sdt>
                          <w:sdtPr>
                            <w:rPr>
                              <w:rStyle w:val="TitleChar"/>
                              <w:b/>
                            </w:rPr>
                            <w:alias w:val="Title"/>
                            <w:tag w:val=""/>
                            <w:id w:val="1242990005"/>
                            <w:dataBinding w:prefixMappings="xmlns:ns0='http://purl.org/dc/elements/1.1/' xmlns:ns1='http://schemas.openxmlformats.org/package/2006/metadata/core-properties' " w:xpath="/ns1:coreProperties[1]/ns0:title[1]" w:storeItemID="{6C3C8BC8-F283-45AE-878A-BAB7291924A1}"/>
                            <w:text/>
                          </w:sdtPr>
                          <w:sdtContent>
                            <w:p w14:paraId="76C3139C" w14:textId="77777777" w:rsidR="001324D5" w:rsidRPr="00F15EF5" w:rsidRDefault="001324D5" w:rsidP="00647E3B">
                              <w:pPr>
                                <w:jc w:val="right"/>
                                <w:rPr>
                                  <w:rStyle w:val="TitleChar"/>
                                  <w:color w:val="000000" w:themeColor="text1"/>
                                  <w:spacing w:val="-20"/>
                                  <w:sz w:val="144"/>
                                  <w14:shadow w14:blurRad="50800" w14:dist="38100" w14:dir="2700000" w14:sx="100000" w14:sy="100000" w14:kx="0" w14:ky="0" w14:algn="tl">
                                    <w14:srgbClr w14:val="000000">
                                      <w14:alpha w14:val="60000"/>
                                    </w14:srgbClr>
                                  </w14:shadow>
                                </w:rPr>
                              </w:pPr>
                              <w:r>
                                <w:rPr>
                                  <w:rStyle w:val="TitleChar"/>
                                  <w:b/>
                                </w:rPr>
                                <w:t>Electronic Insurance Policy</w:t>
                              </w:r>
                            </w:p>
                          </w:sdtContent>
                        </w:sdt>
                      </w:txbxContent>
                    </v:textbox>
                    <w10:wrap type="square"/>
                  </v:shape>
                </w:pict>
              </mc:Fallback>
            </mc:AlternateContent>
          </w:r>
          <w:r w:rsidR="00647E3B">
            <w:rPr>
              <w:noProof/>
              <w:lang w:val="en-US"/>
            </w:rPr>
            <mc:AlternateContent>
              <mc:Choice Requires="wps">
                <w:drawing>
                  <wp:anchor distT="45720" distB="45720" distL="114300" distR="114300" simplePos="0" relativeHeight="251645440" behindDoc="0" locked="0" layoutInCell="1" allowOverlap="1" wp14:anchorId="1ED3F40C" wp14:editId="776DF6BB">
                    <wp:simplePos x="0" y="0"/>
                    <wp:positionH relativeFrom="column">
                      <wp:posOffset>1280795</wp:posOffset>
                    </wp:positionH>
                    <wp:positionV relativeFrom="paragraph">
                      <wp:posOffset>3942080</wp:posOffset>
                    </wp:positionV>
                    <wp:extent cx="5521960" cy="465455"/>
                    <wp:effectExtent l="0" t="0" r="0" b="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1960" cy="465455"/>
                            </a:xfrm>
                            <a:prstGeom prst="rect">
                              <a:avLst/>
                            </a:prstGeom>
                            <a:noFill/>
                            <a:ln w="9525">
                              <a:noFill/>
                              <a:miter lim="800000"/>
                              <a:headEnd/>
                              <a:tailEnd/>
                            </a:ln>
                          </wps:spPr>
                          <wps:txbx>
                            <w:txbxContent>
                              <w:sdt>
                                <w:sdtPr>
                                  <w:rPr>
                                    <w:rStyle w:val="SubtitleChar"/>
                                  </w:rPr>
                                  <w:alias w:val="Subtitle"/>
                                  <w:tag w:val=""/>
                                  <w:id w:val="289557732"/>
                                  <w:dataBinding w:prefixMappings="xmlns:ns0='http://purl.org/dc/elements/1.1/' xmlns:ns1='http://schemas.openxmlformats.org/package/2006/metadata/core-properties' " w:xpath="/ns1:coreProperties[1]/ns0:subject[1]" w:storeItemID="{6C3C8BC8-F283-45AE-878A-BAB7291924A1}"/>
                                  <w:text/>
                                </w:sdtPr>
                                <w:sdtContent>
                                  <w:p w14:paraId="4B3E5781" w14:textId="77777777" w:rsidR="001324D5" w:rsidRPr="006C5333" w:rsidRDefault="001324D5" w:rsidP="00647E3B">
                                    <w:pPr>
                                      <w:pStyle w:val="Subtitle"/>
                                      <w:rPr>
                                        <w:rStyle w:val="TitleChar"/>
                                        <w:rFonts w:asciiTheme="minorHAnsi" w:eastAsiaTheme="minorHAnsi" w:hAnsiTheme="minorHAnsi" w:cstheme="minorBidi"/>
                                        <w:b w:val="0"/>
                                        <w:color w:val="5B9BD5" w:themeColor="accent1"/>
                                        <w:spacing w:val="0"/>
                                        <w:kern w:val="0"/>
                                        <w:sz w:val="36"/>
                                        <w:szCs w:val="36"/>
                                      </w:rPr>
                                    </w:pPr>
                                    <w:r>
                                      <w:rPr>
                                        <w:rStyle w:val="SubtitleChar"/>
                                      </w:rPr>
                                      <w:t>High Level Design Document</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D3F40C" id="_x0000_s1029" type="#_x0000_t202" style="position:absolute;margin-left:100.85pt;margin-top:310.4pt;width:434.8pt;height:36.65pt;z-index:251645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" filled="f" stroked="f">
                    <v:textbox>
                      <w:txbxContent>
                        <w:sdt>
                          <w:sdtPr>
                            <w:rPr>
                              <w:rStyle w:val="SubtitleChar"/>
                            </w:rPr>
                            <w:alias w:val="Subtitle"/>
                            <w:tag w:val=""/>
                            <w:id w:val="289557732"/>
                            <w:dataBinding w:prefixMappings="xmlns:ns0='http://purl.org/dc/elements/1.1/' xmlns:ns1='http://schemas.openxmlformats.org/package/2006/metadata/core-properties' " w:xpath="/ns1:coreProperties[1]/ns0:subject[1]" w:storeItemID="{6C3C8BC8-F283-45AE-878A-BAB7291924A1}"/>
                            <w:text/>
                          </w:sdtPr>
                          <w:sdtContent>
                            <w:p w14:paraId="4B3E5781" w14:textId="77777777" w:rsidR="001324D5" w:rsidRPr="006C5333" w:rsidRDefault="001324D5" w:rsidP="00647E3B">
                              <w:pPr>
                                <w:pStyle w:val="Subtitle"/>
                                <w:rPr>
                                  <w:rStyle w:val="TitleChar"/>
                                  <w:rFonts w:asciiTheme="minorHAnsi" w:eastAsiaTheme="minorHAnsi" w:hAnsiTheme="minorHAnsi" w:cstheme="minorBidi"/>
                                  <w:b w:val="0"/>
                                  <w:color w:val="5B9BD5" w:themeColor="accent1"/>
                                  <w:spacing w:val="0"/>
                                  <w:kern w:val="0"/>
                                  <w:sz w:val="36"/>
                                  <w:szCs w:val="36"/>
                                </w:rPr>
                              </w:pPr>
                              <w:r>
                                <w:rPr>
                                  <w:rStyle w:val="SubtitleChar"/>
                                </w:rPr>
                                <w:t>High Level Design Document</w:t>
                              </w:r>
                            </w:p>
                          </w:sdtContent>
                        </w:sdt>
                      </w:txbxContent>
                    </v:textbox>
                    <w10:wrap type="square"/>
                  </v:shape>
                </w:pict>
              </mc:Fallback>
            </mc:AlternateContent>
          </w:r>
          <w:r w:rsidR="00C33046">
            <w:rPr>
              <w:noProof/>
              <w:lang w:val="en-US"/>
            </w:rPr>
            <mc:AlternateContent>
              <mc:Choice Requires="wps">
                <w:drawing>
                  <wp:anchor distT="0" distB="0" distL="114300" distR="114300" simplePos="0" relativeHeight="251636224" behindDoc="0" locked="0" layoutInCell="1" allowOverlap="1" wp14:anchorId="53664891" wp14:editId="509F5AFE">
                    <wp:simplePos x="0" y="0"/>
                    <wp:positionH relativeFrom="column">
                      <wp:posOffset>-640080</wp:posOffset>
                    </wp:positionH>
                    <wp:positionV relativeFrom="paragraph">
                      <wp:posOffset>8473440</wp:posOffset>
                    </wp:positionV>
                    <wp:extent cx="7412990" cy="654685"/>
                    <wp:effectExtent l="0" t="0" r="0" b="0"/>
                    <wp:wrapNone/>
                    <wp:docPr id="14" name="Rectangle 14"/>
                    <wp:cNvGraphicFramePr/>
                    <a:graphic xmlns:a="http://schemas.openxmlformats.org/drawingml/2006/main">
                      <a:graphicData uri="http://schemas.microsoft.com/office/word/2010/wordprocessingShape">
                        <wps:wsp>
                          <wps:cNvSpPr/>
                          <wps:spPr>
                            <a:xfrm>
                              <a:off x="0" y="0"/>
                              <a:ext cx="7412990" cy="65468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rect w14:anchorId="5FEE562B" id="Rectangle 14" o:spid="_x0000_s1026" style="position:absolute;margin-left:-50.4pt;margin-top:667.2pt;width:583.7pt;height:51.55pt;z-index:251636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" filled="f" stroked="f" strokeweight="1pt"/>
                </w:pict>
              </mc:Fallback>
            </mc:AlternateContent>
          </w:r>
          <w:r w:rsidR="007F11FD">
            <w:rPr>
              <w:noProof/>
              <w:lang w:val="en-US"/>
            </w:rPr>
            <mc:AlternateContent>
              <mc:Choice Requires="wpg">
                <w:drawing>
                  <wp:anchor distT="0" distB="0" distL="114300" distR="114300" simplePos="0" relativeHeight="251635200" behindDoc="0" locked="0" layoutInCell="1" allowOverlap="1" wp14:anchorId="50105AC3" wp14:editId="0C72B43E">
                    <wp:simplePos x="0" y="0"/>
                    <wp:positionH relativeFrom="column">
                      <wp:posOffset>-10795</wp:posOffset>
                    </wp:positionH>
                    <wp:positionV relativeFrom="paragraph">
                      <wp:posOffset>5723890</wp:posOffset>
                    </wp:positionV>
                    <wp:extent cx="2729542" cy="3903270"/>
                    <wp:effectExtent l="0" t="0" r="0" b="2540"/>
                    <wp:wrapNone/>
                    <wp:docPr id="62" name="Group 62"/>
                    <wp:cNvGraphicFramePr/>
                    <a:graphic xmlns:a="http://schemas.openxmlformats.org/drawingml/2006/main">
                      <a:graphicData uri="http://schemas.microsoft.com/office/word/2010/wordprocessingGroup">
                        <wpg:wgp>
                          <wpg:cNvGrpSpPr/>
                          <wpg:grpSpPr>
                            <a:xfrm>
                              <a:off x="0" y="0"/>
                              <a:ext cx="2729542" cy="3903270"/>
                              <a:chOff x="0" y="0"/>
                              <a:chExt cx="2729542" cy="3903270"/>
                            </a:xfrm>
                          </wpg:grpSpPr>
                          <wps:wsp>
                            <wps:cNvPr id="63" name="Hexagon 63"/>
                            <wps:cNvSpPr/>
                            <wps:spPr>
                              <a:xfrm rot="16200000">
                                <a:off x="436718" y="1528559"/>
                                <a:ext cx="928048" cy="873457"/>
                              </a:xfrm>
                              <a:prstGeom prst="hexagon">
                                <a:avLst/>
                              </a:prstGeom>
                              <a:solidFill>
                                <a:srgbClr val="FDF3E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Hexagon 64"/>
                            <wps:cNvSpPr/>
                            <wps:spPr>
                              <a:xfrm rot="16200000">
                                <a:off x="1364766" y="1542206"/>
                                <a:ext cx="927735" cy="873125"/>
                              </a:xfrm>
                              <a:prstGeom prst="hexagon">
                                <a:avLst/>
                              </a:prstGeom>
                              <a:solidFill>
                                <a:srgbClr val="FDEEE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Hexagon 15"/>
                            <wps:cNvSpPr/>
                            <wps:spPr>
                              <a:xfrm rot="16200000">
                                <a:off x="900742" y="2265539"/>
                                <a:ext cx="927735" cy="873125"/>
                              </a:xfrm>
                              <a:prstGeom prst="hexagon">
                                <a:avLst/>
                              </a:prstGeom>
                              <a:solidFill>
                                <a:srgbClr val="FDEEE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Hexagon 16"/>
                            <wps:cNvSpPr/>
                            <wps:spPr>
                              <a:xfrm rot="16200000">
                                <a:off x="1828790" y="2279185"/>
                                <a:ext cx="928048" cy="873457"/>
                              </a:xfrm>
                              <a:prstGeom prst="hexagon">
                                <a:avLst/>
                              </a:prstGeom>
                              <a:solidFill>
                                <a:srgbClr val="FDF3E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Hexagon 67"/>
                            <wps:cNvSpPr/>
                            <wps:spPr>
                              <a:xfrm rot="16200000">
                                <a:off x="-27305" y="791579"/>
                                <a:ext cx="927735" cy="873125"/>
                              </a:xfrm>
                              <a:prstGeom prst="hexagon">
                                <a:avLst/>
                              </a:prstGeom>
                              <a:solidFill>
                                <a:srgbClr val="FDEEE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Hexagon 68"/>
                            <wps:cNvSpPr/>
                            <wps:spPr>
                              <a:xfrm rot="16200000">
                                <a:off x="1364766" y="3002517"/>
                                <a:ext cx="928048" cy="873457"/>
                              </a:xfrm>
                              <a:prstGeom prst="hexagon">
                                <a:avLst/>
                              </a:prstGeom>
                              <a:solidFill>
                                <a:srgbClr val="FDEEE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Hexagon 69"/>
                            <wps:cNvSpPr/>
                            <wps:spPr>
                              <a:xfrm rot="16200000">
                                <a:off x="450366" y="3002517"/>
                                <a:ext cx="928048" cy="873457"/>
                              </a:xfrm>
                              <a:prstGeom prst="hexagon">
                                <a:avLst/>
                              </a:prstGeom>
                              <a:solidFill>
                                <a:srgbClr val="FDF3E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Hexagon 70"/>
                            <wps:cNvSpPr/>
                            <wps:spPr>
                              <a:xfrm rot="16200000">
                                <a:off x="900742" y="777933"/>
                                <a:ext cx="927735" cy="873125"/>
                              </a:xfrm>
                              <a:prstGeom prst="hexagon">
                                <a:avLst/>
                              </a:prstGeom>
                              <a:solidFill>
                                <a:srgbClr val="FDF3E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Hexagon 71"/>
                            <wps:cNvSpPr/>
                            <wps:spPr>
                              <a:xfrm rot="16200000">
                                <a:off x="409423" y="54600"/>
                                <a:ext cx="927735" cy="873125"/>
                              </a:xfrm>
                              <a:prstGeom prst="hexagon">
                                <a:avLst/>
                              </a:prstGeom>
                              <a:solidFill>
                                <a:srgbClr val="FDF3E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Hexagon 72"/>
                            <wps:cNvSpPr/>
                            <wps:spPr>
                              <a:xfrm rot="16200000">
                                <a:off x="1364766" y="27305"/>
                                <a:ext cx="927735" cy="873125"/>
                              </a:xfrm>
                              <a:prstGeom prst="hexagon">
                                <a:avLst/>
                              </a:prstGeom>
                              <a:solidFill>
                                <a:srgbClr val="FDEEE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1144A61" id="Group 62" o:spid="_x0000_s1026" style="position:absolute;margin-left:-.85pt;margin-top:450.7pt;width:214.9pt;height:307.35pt;z-index:251635200" coordsize="27295,390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">
                    <v:shapetype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63" o:spid="_x0000_s1027" type="#_x0000_t9" style="position:absolute;left:4366;top:15286;width:9281;height:873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" adj="5082" fillcolor="#fdf3ed" stroked="f" strokeweight="1pt"/>
                    <v:shape id="Hexagon 64" o:spid="_x0000_s1028" type="#_x0000_t9" style="position:absolute;left:13647;top:15422;width:9277;height:873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" adj="5082" fillcolor="#fdeee3" stroked="f" strokeweight="1pt"/>
                    <v:shape id="Hexagon 15" o:spid="_x0000_s1029" type="#_x0000_t9" style="position:absolute;left:9007;top:22655;width:9277;height:873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" adj="5082" fillcolor="#fdeee3" stroked="f" strokeweight="1pt"/>
                    <v:shape id="Hexagon 16" o:spid="_x0000_s1030" type="#_x0000_t9" style="position:absolute;left:18287;top:22791;width:9281;height:873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" adj="5082" fillcolor="#fdf3ed" stroked="f" strokeweight="1pt"/>
                    <v:shape id="Hexagon 67" o:spid="_x0000_s1031" type="#_x0000_t9" style="position:absolute;left:-273;top:7915;width:9278;height:873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" adj="5082" fillcolor="#fdeee3" stroked="f" strokeweight="1pt"/>
                    <v:shape id="Hexagon 68" o:spid="_x0000_s1032" type="#_x0000_t9" style="position:absolute;left:13648;top:30024;width:9280;height:873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" adj="5082" fillcolor="#fdeee3" stroked="f" strokeweight="1pt"/>
                    <v:shape id="Hexagon 69" o:spid="_x0000_s1033" type="#_x0000_t9" style="position:absolute;left:4504;top:30024;width:9280;height:873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" adj="5082" fillcolor="#fdf3ed" stroked="f" strokeweight="1pt"/>
                    <v:shape id="Hexagon 70" o:spid="_x0000_s1034" type="#_x0000_t9" style="position:absolute;left:9007;top:7779;width:9277;height:873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" adj="5082" fillcolor="#fdf3ed" stroked="f" strokeweight="1pt"/>
                    <v:shape id="Hexagon 71" o:spid="_x0000_s1035" type="#_x0000_t9" style="position:absolute;left:4094;top:545;width:9278;height:873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" adj="5082" fillcolor="#fdf3ed" stroked="f" strokeweight="1pt"/>
                    <v:shape id="Hexagon 72" o:spid="_x0000_s1036" type="#_x0000_t9" style="position:absolute;left:13647;top:273;width:9277;height:873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" adj="5082" fillcolor="#fdeee3" stroked="f" strokeweight="1pt"/>
                  </v:group>
                </w:pict>
              </mc:Fallback>
            </mc:AlternateContent>
          </w:r>
          <w:r w:rsidR="00DD4638">
            <w:br w:type="page"/>
          </w:r>
        </w:p>
      </w:sdtContent>
    </w:sdt>
    <w:sdt>
      <w:sdtPr>
        <w:rPr>
          <w:rFonts w:asciiTheme="minorHAnsi" w:eastAsiaTheme="minorHAnsi" w:hAnsiTheme="minorHAnsi" w:cstheme="minorBidi"/>
          <w:b w:val="0"/>
          <w:bCs w:val="0"/>
          <w:color w:val="auto"/>
          <w:sz w:val="22"/>
          <w:szCs w:val="22"/>
          <w:lang w:val="en-IN" w:eastAsia="en-US"/>
        </w:rPr>
        <w:id w:val="524912954"/>
        <w:docPartObj>
          <w:docPartGallery w:val="Table of Contents"/>
          <w:docPartUnique/>
        </w:docPartObj>
      </w:sdtPr>
      <w:sdtEndPr>
        <w:rPr>
          <w:noProof/>
        </w:rPr>
      </w:sdtEndPr>
      <w:sdtContent>
        <w:p w14:paraId="4790DE56" w14:textId="77777777" w:rsidR="00C74BC8" w:rsidRPr="00887833" w:rsidRDefault="00C74BC8">
          <w:pPr>
            <w:pStyle w:val="TOCHeading"/>
          </w:pPr>
          <w:r w:rsidRPr="00887833">
            <w:t>Contents</w:t>
          </w:r>
        </w:p>
        <w:p w14:paraId="742C2060" w14:textId="2C871D1F" w:rsidR="00B947F0" w:rsidRDefault="00C74BC8">
          <w:pPr>
            <w:pStyle w:val="TOC1"/>
            <w:tabs>
              <w:tab w:val="left" w:pos="440"/>
              <w:tab w:val="right" w:leader="dot" w:pos="9736"/>
            </w:tabs>
            <w:rPr>
              <w:ins w:id="1" w:author="Isha Gupta" w:date="2017-05-08T12:24:00Z"/>
              <w:rFonts w:eastAsiaTheme="minorEastAsia"/>
              <w:noProof/>
              <w:lang w:val="en-US"/>
            </w:rPr>
          </w:pPr>
          <w:r>
            <w:fldChar w:fldCharType="begin"/>
          </w:r>
          <w:r>
            <w:instrText xml:space="preserve"> TOC \o "1-3" \h \z \u </w:instrText>
          </w:r>
          <w:r>
            <w:fldChar w:fldCharType="separate"/>
          </w:r>
          <w:ins w:id="2" w:author="Isha Gupta" w:date="2017-05-08T12:24:00Z">
            <w:r w:rsidR="00B947F0" w:rsidRPr="00CC4679">
              <w:rPr>
                <w:rStyle w:val="Hyperlink"/>
                <w:noProof/>
              </w:rPr>
              <w:fldChar w:fldCharType="begin"/>
            </w:r>
            <w:r w:rsidR="00B947F0" w:rsidRPr="00CC4679">
              <w:rPr>
                <w:rStyle w:val="Hyperlink"/>
                <w:noProof/>
              </w:rPr>
              <w:instrText xml:space="preserve"> </w:instrText>
            </w:r>
            <w:r w:rsidR="00B947F0">
              <w:rPr>
                <w:noProof/>
              </w:rPr>
              <w:instrText>HYPERLINK \l "_Toc482009604"</w:instrText>
            </w:r>
            <w:r w:rsidR="00B947F0" w:rsidRPr="00CC4679">
              <w:rPr>
                <w:rStyle w:val="Hyperlink"/>
                <w:noProof/>
              </w:rPr>
              <w:instrText xml:space="preserve"> </w:instrText>
            </w:r>
            <w:r w:rsidR="00B947F0" w:rsidRPr="00CC4679">
              <w:rPr>
                <w:rStyle w:val="Hyperlink"/>
                <w:noProof/>
              </w:rPr>
              <w:fldChar w:fldCharType="separate"/>
            </w:r>
            <w:r w:rsidR="00B947F0" w:rsidRPr="00CC4679">
              <w:rPr>
                <w:rStyle w:val="Hyperlink"/>
                <w:noProof/>
              </w:rPr>
              <w:t>1</w:t>
            </w:r>
            <w:r w:rsidR="00B947F0">
              <w:rPr>
                <w:rFonts w:eastAsiaTheme="minorEastAsia"/>
                <w:noProof/>
                <w:lang w:val="en-US"/>
              </w:rPr>
              <w:tab/>
            </w:r>
            <w:r w:rsidR="00B947F0" w:rsidRPr="00CC4679">
              <w:rPr>
                <w:rStyle w:val="Hyperlink"/>
                <w:noProof/>
              </w:rPr>
              <w:t>Introduction</w:t>
            </w:r>
            <w:r w:rsidR="00B947F0">
              <w:rPr>
                <w:noProof/>
                <w:webHidden/>
              </w:rPr>
              <w:tab/>
            </w:r>
            <w:r w:rsidR="00B947F0">
              <w:rPr>
                <w:noProof/>
                <w:webHidden/>
              </w:rPr>
              <w:fldChar w:fldCharType="begin"/>
            </w:r>
            <w:r w:rsidR="00B947F0">
              <w:rPr>
                <w:noProof/>
                <w:webHidden/>
              </w:rPr>
              <w:instrText xml:space="preserve"> PAGEREF _Toc482009604 \h </w:instrText>
            </w:r>
          </w:ins>
          <w:r w:rsidR="00B947F0">
            <w:rPr>
              <w:noProof/>
              <w:webHidden/>
            </w:rPr>
          </w:r>
          <w:r w:rsidR="00B947F0">
            <w:rPr>
              <w:noProof/>
              <w:webHidden/>
            </w:rPr>
            <w:fldChar w:fldCharType="separate"/>
          </w:r>
          <w:ins w:id="3" w:author="Isha Gupta" w:date="2017-05-08T12:24:00Z">
            <w:r w:rsidR="00B947F0">
              <w:rPr>
                <w:noProof/>
                <w:webHidden/>
              </w:rPr>
              <w:t>3</w:t>
            </w:r>
            <w:r w:rsidR="00B947F0">
              <w:rPr>
                <w:noProof/>
                <w:webHidden/>
              </w:rPr>
              <w:fldChar w:fldCharType="end"/>
            </w:r>
            <w:r w:rsidR="00B947F0" w:rsidRPr="00CC4679">
              <w:rPr>
                <w:rStyle w:val="Hyperlink"/>
                <w:noProof/>
              </w:rPr>
              <w:fldChar w:fldCharType="end"/>
            </w:r>
          </w:ins>
        </w:p>
        <w:p w14:paraId="5BE307A6" w14:textId="61735537" w:rsidR="00B947F0" w:rsidRDefault="00B947F0">
          <w:pPr>
            <w:pStyle w:val="TOC1"/>
            <w:tabs>
              <w:tab w:val="left" w:pos="440"/>
              <w:tab w:val="right" w:leader="dot" w:pos="9736"/>
            </w:tabs>
            <w:rPr>
              <w:ins w:id="4" w:author="Isha Gupta" w:date="2017-05-08T12:24:00Z"/>
              <w:rFonts w:eastAsiaTheme="minorEastAsia"/>
              <w:noProof/>
              <w:lang w:val="en-US"/>
            </w:rPr>
          </w:pPr>
          <w:ins w:id="5" w:author="Isha Gupta" w:date="2017-05-08T12:24:00Z">
            <w:r w:rsidRPr="00CC4679">
              <w:rPr>
                <w:rStyle w:val="Hyperlink"/>
                <w:noProof/>
              </w:rPr>
              <w:fldChar w:fldCharType="begin"/>
            </w:r>
            <w:r w:rsidRPr="00CC4679">
              <w:rPr>
                <w:rStyle w:val="Hyperlink"/>
                <w:noProof/>
              </w:rPr>
              <w:instrText xml:space="preserve"> </w:instrText>
            </w:r>
            <w:r>
              <w:rPr>
                <w:noProof/>
              </w:rPr>
              <w:instrText>HYPERLINK \l "_Toc482009605"</w:instrText>
            </w:r>
            <w:r w:rsidRPr="00CC4679">
              <w:rPr>
                <w:rStyle w:val="Hyperlink"/>
                <w:noProof/>
              </w:rPr>
              <w:instrText xml:space="preserve"> </w:instrText>
            </w:r>
            <w:r w:rsidRPr="00CC4679">
              <w:rPr>
                <w:rStyle w:val="Hyperlink"/>
                <w:noProof/>
              </w:rPr>
              <w:fldChar w:fldCharType="separate"/>
            </w:r>
            <w:r w:rsidRPr="00CC4679">
              <w:rPr>
                <w:rStyle w:val="Hyperlink"/>
                <w:noProof/>
              </w:rPr>
              <w:t>2</w:t>
            </w:r>
            <w:r>
              <w:rPr>
                <w:rFonts w:eastAsiaTheme="minorEastAsia"/>
                <w:noProof/>
                <w:lang w:val="en-US"/>
              </w:rPr>
              <w:tab/>
            </w:r>
            <w:r w:rsidRPr="00CC4679">
              <w:rPr>
                <w:rStyle w:val="Hyperlink"/>
                <w:noProof/>
              </w:rPr>
              <w:t>System Overview</w:t>
            </w:r>
            <w:r>
              <w:rPr>
                <w:noProof/>
                <w:webHidden/>
              </w:rPr>
              <w:tab/>
            </w:r>
            <w:r>
              <w:rPr>
                <w:noProof/>
                <w:webHidden/>
              </w:rPr>
              <w:fldChar w:fldCharType="begin"/>
            </w:r>
            <w:r>
              <w:rPr>
                <w:noProof/>
                <w:webHidden/>
              </w:rPr>
              <w:instrText xml:space="preserve"> PAGEREF _Toc482009605 \h </w:instrText>
            </w:r>
          </w:ins>
          <w:r>
            <w:rPr>
              <w:noProof/>
              <w:webHidden/>
            </w:rPr>
          </w:r>
          <w:r>
            <w:rPr>
              <w:noProof/>
              <w:webHidden/>
            </w:rPr>
            <w:fldChar w:fldCharType="separate"/>
          </w:r>
          <w:ins w:id="6" w:author="Isha Gupta" w:date="2017-05-08T12:24:00Z">
            <w:r>
              <w:rPr>
                <w:noProof/>
                <w:webHidden/>
              </w:rPr>
              <w:t>4</w:t>
            </w:r>
            <w:r>
              <w:rPr>
                <w:noProof/>
                <w:webHidden/>
              </w:rPr>
              <w:fldChar w:fldCharType="end"/>
            </w:r>
            <w:r w:rsidRPr="00CC4679">
              <w:rPr>
                <w:rStyle w:val="Hyperlink"/>
                <w:noProof/>
              </w:rPr>
              <w:fldChar w:fldCharType="end"/>
            </w:r>
          </w:ins>
        </w:p>
        <w:p w14:paraId="2FA9400D" w14:textId="1B5B4A9F" w:rsidR="00B947F0" w:rsidRDefault="00B947F0">
          <w:pPr>
            <w:pStyle w:val="TOC1"/>
            <w:tabs>
              <w:tab w:val="left" w:pos="440"/>
              <w:tab w:val="right" w:leader="dot" w:pos="9736"/>
            </w:tabs>
            <w:rPr>
              <w:ins w:id="7" w:author="Isha Gupta" w:date="2017-05-08T12:24:00Z"/>
              <w:rFonts w:eastAsiaTheme="minorEastAsia"/>
              <w:noProof/>
              <w:lang w:val="en-US"/>
            </w:rPr>
          </w:pPr>
          <w:ins w:id="8" w:author="Isha Gupta" w:date="2017-05-08T12:24:00Z">
            <w:r w:rsidRPr="00CC4679">
              <w:rPr>
                <w:rStyle w:val="Hyperlink"/>
                <w:noProof/>
              </w:rPr>
              <w:fldChar w:fldCharType="begin"/>
            </w:r>
            <w:r w:rsidRPr="00CC4679">
              <w:rPr>
                <w:rStyle w:val="Hyperlink"/>
                <w:noProof/>
              </w:rPr>
              <w:instrText xml:space="preserve"> </w:instrText>
            </w:r>
            <w:r>
              <w:rPr>
                <w:noProof/>
              </w:rPr>
              <w:instrText>HYPERLINK \l "_Toc482009606"</w:instrText>
            </w:r>
            <w:r w:rsidRPr="00CC4679">
              <w:rPr>
                <w:rStyle w:val="Hyperlink"/>
                <w:noProof/>
              </w:rPr>
              <w:instrText xml:space="preserve"> </w:instrText>
            </w:r>
            <w:r w:rsidRPr="00CC4679">
              <w:rPr>
                <w:rStyle w:val="Hyperlink"/>
                <w:noProof/>
              </w:rPr>
              <w:fldChar w:fldCharType="separate"/>
            </w:r>
            <w:r w:rsidRPr="00CC4679">
              <w:rPr>
                <w:rStyle w:val="Hyperlink"/>
                <w:noProof/>
              </w:rPr>
              <w:t>3</w:t>
            </w:r>
            <w:r>
              <w:rPr>
                <w:rFonts w:eastAsiaTheme="minorEastAsia"/>
                <w:noProof/>
                <w:lang w:val="en-US"/>
              </w:rPr>
              <w:tab/>
            </w:r>
            <w:r w:rsidRPr="00CC4679">
              <w:rPr>
                <w:rStyle w:val="Hyperlink"/>
                <w:noProof/>
              </w:rPr>
              <w:t>Design Considerations</w:t>
            </w:r>
            <w:r>
              <w:rPr>
                <w:noProof/>
                <w:webHidden/>
              </w:rPr>
              <w:tab/>
            </w:r>
            <w:r>
              <w:rPr>
                <w:noProof/>
                <w:webHidden/>
              </w:rPr>
              <w:fldChar w:fldCharType="begin"/>
            </w:r>
            <w:r>
              <w:rPr>
                <w:noProof/>
                <w:webHidden/>
              </w:rPr>
              <w:instrText xml:space="preserve"> PAGEREF _Toc482009606 \h </w:instrText>
            </w:r>
          </w:ins>
          <w:r>
            <w:rPr>
              <w:noProof/>
              <w:webHidden/>
            </w:rPr>
          </w:r>
          <w:r>
            <w:rPr>
              <w:noProof/>
              <w:webHidden/>
            </w:rPr>
            <w:fldChar w:fldCharType="separate"/>
          </w:r>
          <w:ins w:id="9" w:author="Isha Gupta" w:date="2017-05-08T12:24:00Z">
            <w:r>
              <w:rPr>
                <w:noProof/>
                <w:webHidden/>
              </w:rPr>
              <w:t>6</w:t>
            </w:r>
            <w:r>
              <w:rPr>
                <w:noProof/>
                <w:webHidden/>
              </w:rPr>
              <w:fldChar w:fldCharType="end"/>
            </w:r>
            <w:r w:rsidRPr="00CC4679">
              <w:rPr>
                <w:rStyle w:val="Hyperlink"/>
                <w:noProof/>
              </w:rPr>
              <w:fldChar w:fldCharType="end"/>
            </w:r>
          </w:ins>
        </w:p>
        <w:p w14:paraId="0B0AF6E9" w14:textId="0F73B891" w:rsidR="00B947F0" w:rsidRDefault="00B947F0">
          <w:pPr>
            <w:pStyle w:val="TOC2"/>
            <w:tabs>
              <w:tab w:val="left" w:pos="880"/>
              <w:tab w:val="right" w:leader="dot" w:pos="9736"/>
            </w:tabs>
            <w:rPr>
              <w:ins w:id="10" w:author="Isha Gupta" w:date="2017-05-08T12:24:00Z"/>
              <w:rFonts w:eastAsiaTheme="minorEastAsia"/>
              <w:noProof/>
              <w:lang w:val="en-US"/>
            </w:rPr>
          </w:pPr>
          <w:ins w:id="11" w:author="Isha Gupta" w:date="2017-05-08T12:24:00Z">
            <w:r w:rsidRPr="00CC4679">
              <w:rPr>
                <w:rStyle w:val="Hyperlink"/>
                <w:noProof/>
              </w:rPr>
              <w:fldChar w:fldCharType="begin"/>
            </w:r>
            <w:r w:rsidRPr="00CC4679">
              <w:rPr>
                <w:rStyle w:val="Hyperlink"/>
                <w:noProof/>
              </w:rPr>
              <w:instrText xml:space="preserve"> </w:instrText>
            </w:r>
            <w:r>
              <w:rPr>
                <w:noProof/>
              </w:rPr>
              <w:instrText>HYPERLINK \l "_Toc482009608"</w:instrText>
            </w:r>
            <w:r w:rsidRPr="00CC4679">
              <w:rPr>
                <w:rStyle w:val="Hyperlink"/>
                <w:noProof/>
              </w:rPr>
              <w:instrText xml:space="preserve"> </w:instrText>
            </w:r>
            <w:r w:rsidRPr="00CC4679">
              <w:rPr>
                <w:rStyle w:val="Hyperlink"/>
                <w:noProof/>
              </w:rPr>
              <w:fldChar w:fldCharType="separate"/>
            </w:r>
            <w:r w:rsidRPr="00CC4679">
              <w:rPr>
                <w:rStyle w:val="Hyperlink"/>
                <w:noProof/>
              </w:rPr>
              <w:t>3.1</w:t>
            </w:r>
            <w:r>
              <w:rPr>
                <w:rFonts w:eastAsiaTheme="minorEastAsia"/>
                <w:noProof/>
                <w:lang w:val="en-US"/>
              </w:rPr>
              <w:tab/>
            </w:r>
            <w:r w:rsidRPr="00CC4679">
              <w:rPr>
                <w:rStyle w:val="Hyperlink"/>
                <w:noProof/>
              </w:rPr>
              <w:t>Assumptions and Dependencies</w:t>
            </w:r>
            <w:r>
              <w:rPr>
                <w:noProof/>
                <w:webHidden/>
              </w:rPr>
              <w:tab/>
            </w:r>
            <w:r>
              <w:rPr>
                <w:noProof/>
                <w:webHidden/>
              </w:rPr>
              <w:fldChar w:fldCharType="begin"/>
            </w:r>
            <w:r>
              <w:rPr>
                <w:noProof/>
                <w:webHidden/>
              </w:rPr>
              <w:instrText xml:space="preserve"> PAGEREF _Toc482009608 \h </w:instrText>
            </w:r>
          </w:ins>
          <w:r>
            <w:rPr>
              <w:noProof/>
              <w:webHidden/>
            </w:rPr>
          </w:r>
          <w:r>
            <w:rPr>
              <w:noProof/>
              <w:webHidden/>
            </w:rPr>
            <w:fldChar w:fldCharType="separate"/>
          </w:r>
          <w:ins w:id="12" w:author="Isha Gupta" w:date="2017-05-08T12:24:00Z">
            <w:r>
              <w:rPr>
                <w:noProof/>
                <w:webHidden/>
              </w:rPr>
              <w:t>6</w:t>
            </w:r>
            <w:r>
              <w:rPr>
                <w:noProof/>
                <w:webHidden/>
              </w:rPr>
              <w:fldChar w:fldCharType="end"/>
            </w:r>
            <w:r w:rsidRPr="00CC4679">
              <w:rPr>
                <w:rStyle w:val="Hyperlink"/>
                <w:noProof/>
              </w:rPr>
              <w:fldChar w:fldCharType="end"/>
            </w:r>
          </w:ins>
        </w:p>
        <w:p w14:paraId="3EAF075C" w14:textId="40EA2067" w:rsidR="00B947F0" w:rsidRDefault="00B947F0">
          <w:pPr>
            <w:pStyle w:val="TOC2"/>
            <w:tabs>
              <w:tab w:val="left" w:pos="880"/>
              <w:tab w:val="right" w:leader="dot" w:pos="9736"/>
            </w:tabs>
            <w:rPr>
              <w:ins w:id="13" w:author="Isha Gupta" w:date="2017-05-08T12:24:00Z"/>
              <w:rFonts w:eastAsiaTheme="minorEastAsia"/>
              <w:noProof/>
              <w:lang w:val="en-US"/>
            </w:rPr>
          </w:pPr>
          <w:ins w:id="14" w:author="Isha Gupta" w:date="2017-05-08T12:24:00Z">
            <w:r w:rsidRPr="00CC4679">
              <w:rPr>
                <w:rStyle w:val="Hyperlink"/>
                <w:noProof/>
              </w:rPr>
              <w:fldChar w:fldCharType="begin"/>
            </w:r>
            <w:r w:rsidRPr="00CC4679">
              <w:rPr>
                <w:rStyle w:val="Hyperlink"/>
                <w:noProof/>
              </w:rPr>
              <w:instrText xml:space="preserve"> </w:instrText>
            </w:r>
            <w:r>
              <w:rPr>
                <w:noProof/>
              </w:rPr>
              <w:instrText>HYPERLINK \l "_Toc482009610"</w:instrText>
            </w:r>
            <w:r w:rsidRPr="00CC4679">
              <w:rPr>
                <w:rStyle w:val="Hyperlink"/>
                <w:noProof/>
              </w:rPr>
              <w:instrText xml:space="preserve"> </w:instrText>
            </w:r>
            <w:r w:rsidRPr="00CC4679">
              <w:rPr>
                <w:rStyle w:val="Hyperlink"/>
                <w:noProof/>
              </w:rPr>
              <w:fldChar w:fldCharType="separate"/>
            </w:r>
            <w:r w:rsidRPr="00CC4679">
              <w:rPr>
                <w:rStyle w:val="Hyperlink"/>
                <w:noProof/>
              </w:rPr>
              <w:t>3.2</w:t>
            </w:r>
            <w:r>
              <w:rPr>
                <w:rFonts w:eastAsiaTheme="minorEastAsia"/>
                <w:noProof/>
                <w:lang w:val="en-US"/>
              </w:rPr>
              <w:tab/>
            </w:r>
            <w:r w:rsidRPr="00CC4679">
              <w:rPr>
                <w:rStyle w:val="Hyperlink"/>
                <w:noProof/>
              </w:rPr>
              <w:t>General Constraints/Limits</w:t>
            </w:r>
            <w:r>
              <w:rPr>
                <w:noProof/>
                <w:webHidden/>
              </w:rPr>
              <w:tab/>
            </w:r>
            <w:r>
              <w:rPr>
                <w:noProof/>
                <w:webHidden/>
              </w:rPr>
              <w:fldChar w:fldCharType="begin"/>
            </w:r>
            <w:r>
              <w:rPr>
                <w:noProof/>
                <w:webHidden/>
              </w:rPr>
              <w:instrText xml:space="preserve"> PAGEREF _Toc482009610 \h </w:instrText>
            </w:r>
          </w:ins>
          <w:r>
            <w:rPr>
              <w:noProof/>
              <w:webHidden/>
            </w:rPr>
          </w:r>
          <w:r>
            <w:rPr>
              <w:noProof/>
              <w:webHidden/>
            </w:rPr>
            <w:fldChar w:fldCharType="separate"/>
          </w:r>
          <w:ins w:id="15" w:author="Isha Gupta" w:date="2017-05-08T12:24:00Z">
            <w:r>
              <w:rPr>
                <w:noProof/>
                <w:webHidden/>
              </w:rPr>
              <w:t>6</w:t>
            </w:r>
            <w:r>
              <w:rPr>
                <w:noProof/>
                <w:webHidden/>
              </w:rPr>
              <w:fldChar w:fldCharType="end"/>
            </w:r>
            <w:r w:rsidRPr="00CC4679">
              <w:rPr>
                <w:rStyle w:val="Hyperlink"/>
                <w:noProof/>
              </w:rPr>
              <w:fldChar w:fldCharType="end"/>
            </w:r>
          </w:ins>
        </w:p>
        <w:p w14:paraId="5BBA2F89" w14:textId="18042327" w:rsidR="00B947F0" w:rsidRDefault="00B947F0">
          <w:pPr>
            <w:pStyle w:val="TOC2"/>
            <w:tabs>
              <w:tab w:val="left" w:pos="880"/>
              <w:tab w:val="right" w:leader="dot" w:pos="9736"/>
            </w:tabs>
            <w:rPr>
              <w:ins w:id="16" w:author="Isha Gupta" w:date="2017-05-08T12:24:00Z"/>
              <w:rFonts w:eastAsiaTheme="minorEastAsia"/>
              <w:noProof/>
              <w:lang w:val="en-US"/>
            </w:rPr>
          </w:pPr>
          <w:ins w:id="17" w:author="Isha Gupta" w:date="2017-05-08T12:24:00Z">
            <w:r w:rsidRPr="00CC4679">
              <w:rPr>
                <w:rStyle w:val="Hyperlink"/>
                <w:noProof/>
              </w:rPr>
              <w:fldChar w:fldCharType="begin"/>
            </w:r>
            <w:r w:rsidRPr="00CC4679">
              <w:rPr>
                <w:rStyle w:val="Hyperlink"/>
                <w:noProof/>
              </w:rPr>
              <w:instrText xml:space="preserve"> </w:instrText>
            </w:r>
            <w:r>
              <w:rPr>
                <w:noProof/>
              </w:rPr>
              <w:instrText>HYPERLINK \l "_Toc482009611"</w:instrText>
            </w:r>
            <w:r w:rsidRPr="00CC4679">
              <w:rPr>
                <w:rStyle w:val="Hyperlink"/>
                <w:noProof/>
              </w:rPr>
              <w:instrText xml:space="preserve"> </w:instrText>
            </w:r>
            <w:r w:rsidRPr="00CC4679">
              <w:rPr>
                <w:rStyle w:val="Hyperlink"/>
                <w:noProof/>
              </w:rPr>
              <w:fldChar w:fldCharType="separate"/>
            </w:r>
            <w:r w:rsidRPr="00CC4679">
              <w:rPr>
                <w:rStyle w:val="Hyperlink"/>
                <w:noProof/>
              </w:rPr>
              <w:t>3.3</w:t>
            </w:r>
            <w:r>
              <w:rPr>
                <w:rFonts w:eastAsiaTheme="minorEastAsia"/>
                <w:noProof/>
                <w:lang w:val="en-US"/>
              </w:rPr>
              <w:tab/>
            </w:r>
            <w:r w:rsidRPr="00CC4679">
              <w:rPr>
                <w:rStyle w:val="Hyperlink"/>
                <w:noProof/>
              </w:rPr>
              <w:t>Goals and Guidelines</w:t>
            </w:r>
            <w:r>
              <w:rPr>
                <w:noProof/>
                <w:webHidden/>
              </w:rPr>
              <w:tab/>
            </w:r>
            <w:r>
              <w:rPr>
                <w:noProof/>
                <w:webHidden/>
              </w:rPr>
              <w:fldChar w:fldCharType="begin"/>
            </w:r>
            <w:r>
              <w:rPr>
                <w:noProof/>
                <w:webHidden/>
              </w:rPr>
              <w:instrText xml:space="preserve"> PAGEREF _Toc482009611 \h </w:instrText>
            </w:r>
          </w:ins>
          <w:r>
            <w:rPr>
              <w:noProof/>
              <w:webHidden/>
            </w:rPr>
          </w:r>
          <w:r>
            <w:rPr>
              <w:noProof/>
              <w:webHidden/>
            </w:rPr>
            <w:fldChar w:fldCharType="separate"/>
          </w:r>
          <w:ins w:id="18" w:author="Isha Gupta" w:date="2017-05-08T12:24:00Z">
            <w:r>
              <w:rPr>
                <w:noProof/>
                <w:webHidden/>
              </w:rPr>
              <w:t>6</w:t>
            </w:r>
            <w:r>
              <w:rPr>
                <w:noProof/>
                <w:webHidden/>
              </w:rPr>
              <w:fldChar w:fldCharType="end"/>
            </w:r>
            <w:r w:rsidRPr="00CC4679">
              <w:rPr>
                <w:rStyle w:val="Hyperlink"/>
                <w:noProof/>
              </w:rPr>
              <w:fldChar w:fldCharType="end"/>
            </w:r>
          </w:ins>
        </w:p>
        <w:p w14:paraId="10BE6FD1" w14:textId="52C65070" w:rsidR="00B947F0" w:rsidRDefault="00B947F0">
          <w:pPr>
            <w:pStyle w:val="TOC1"/>
            <w:tabs>
              <w:tab w:val="left" w:pos="440"/>
              <w:tab w:val="right" w:leader="dot" w:pos="9736"/>
            </w:tabs>
            <w:rPr>
              <w:ins w:id="19" w:author="Isha Gupta" w:date="2017-05-08T12:24:00Z"/>
              <w:rFonts w:eastAsiaTheme="minorEastAsia"/>
              <w:noProof/>
              <w:lang w:val="en-US"/>
            </w:rPr>
          </w:pPr>
          <w:ins w:id="20" w:author="Isha Gupta" w:date="2017-05-08T12:24:00Z">
            <w:r w:rsidRPr="00CC4679">
              <w:rPr>
                <w:rStyle w:val="Hyperlink"/>
                <w:noProof/>
              </w:rPr>
              <w:fldChar w:fldCharType="begin"/>
            </w:r>
            <w:r w:rsidRPr="00CC4679">
              <w:rPr>
                <w:rStyle w:val="Hyperlink"/>
                <w:noProof/>
              </w:rPr>
              <w:instrText xml:space="preserve"> </w:instrText>
            </w:r>
            <w:r>
              <w:rPr>
                <w:noProof/>
              </w:rPr>
              <w:instrText>HYPERLINK \l "_Toc482009612"</w:instrText>
            </w:r>
            <w:r w:rsidRPr="00CC4679">
              <w:rPr>
                <w:rStyle w:val="Hyperlink"/>
                <w:noProof/>
              </w:rPr>
              <w:instrText xml:space="preserve"> </w:instrText>
            </w:r>
            <w:r w:rsidRPr="00CC4679">
              <w:rPr>
                <w:rStyle w:val="Hyperlink"/>
                <w:noProof/>
              </w:rPr>
              <w:fldChar w:fldCharType="separate"/>
            </w:r>
            <w:r w:rsidRPr="00CC4679">
              <w:rPr>
                <w:rStyle w:val="Hyperlink"/>
                <w:noProof/>
              </w:rPr>
              <w:t>4</w:t>
            </w:r>
            <w:r>
              <w:rPr>
                <w:rFonts w:eastAsiaTheme="minorEastAsia"/>
                <w:noProof/>
                <w:lang w:val="en-US"/>
              </w:rPr>
              <w:tab/>
            </w:r>
            <w:r w:rsidRPr="00CC4679">
              <w:rPr>
                <w:rStyle w:val="Hyperlink"/>
                <w:noProof/>
              </w:rPr>
              <w:t>NFR Considerations</w:t>
            </w:r>
            <w:r>
              <w:rPr>
                <w:noProof/>
                <w:webHidden/>
              </w:rPr>
              <w:tab/>
            </w:r>
            <w:r>
              <w:rPr>
                <w:noProof/>
                <w:webHidden/>
              </w:rPr>
              <w:fldChar w:fldCharType="begin"/>
            </w:r>
            <w:r>
              <w:rPr>
                <w:noProof/>
                <w:webHidden/>
              </w:rPr>
              <w:instrText xml:space="preserve"> PAGEREF _Toc482009612 \h </w:instrText>
            </w:r>
          </w:ins>
          <w:r>
            <w:rPr>
              <w:noProof/>
              <w:webHidden/>
            </w:rPr>
          </w:r>
          <w:r>
            <w:rPr>
              <w:noProof/>
              <w:webHidden/>
            </w:rPr>
            <w:fldChar w:fldCharType="separate"/>
          </w:r>
          <w:ins w:id="21" w:author="Isha Gupta" w:date="2017-05-08T12:24:00Z">
            <w:r>
              <w:rPr>
                <w:noProof/>
                <w:webHidden/>
              </w:rPr>
              <w:t>7</w:t>
            </w:r>
            <w:r>
              <w:rPr>
                <w:noProof/>
                <w:webHidden/>
              </w:rPr>
              <w:fldChar w:fldCharType="end"/>
            </w:r>
            <w:r w:rsidRPr="00CC4679">
              <w:rPr>
                <w:rStyle w:val="Hyperlink"/>
                <w:noProof/>
              </w:rPr>
              <w:fldChar w:fldCharType="end"/>
            </w:r>
          </w:ins>
        </w:p>
        <w:p w14:paraId="74D45E9E" w14:textId="54FACD98" w:rsidR="00B947F0" w:rsidRDefault="00B947F0">
          <w:pPr>
            <w:pStyle w:val="TOC2"/>
            <w:tabs>
              <w:tab w:val="left" w:pos="880"/>
              <w:tab w:val="right" w:leader="dot" w:pos="9736"/>
            </w:tabs>
            <w:rPr>
              <w:ins w:id="22" w:author="Isha Gupta" w:date="2017-05-08T12:24:00Z"/>
              <w:rFonts w:eastAsiaTheme="minorEastAsia"/>
              <w:noProof/>
              <w:lang w:val="en-US"/>
            </w:rPr>
          </w:pPr>
          <w:ins w:id="23" w:author="Isha Gupta" w:date="2017-05-08T12:24:00Z">
            <w:r w:rsidRPr="00CC4679">
              <w:rPr>
                <w:rStyle w:val="Hyperlink"/>
                <w:noProof/>
              </w:rPr>
              <w:fldChar w:fldCharType="begin"/>
            </w:r>
            <w:r w:rsidRPr="00CC4679">
              <w:rPr>
                <w:rStyle w:val="Hyperlink"/>
                <w:noProof/>
              </w:rPr>
              <w:instrText xml:space="preserve"> </w:instrText>
            </w:r>
            <w:r>
              <w:rPr>
                <w:noProof/>
              </w:rPr>
              <w:instrText>HYPERLINK \l "_Toc482009613"</w:instrText>
            </w:r>
            <w:r w:rsidRPr="00CC4679">
              <w:rPr>
                <w:rStyle w:val="Hyperlink"/>
                <w:noProof/>
              </w:rPr>
              <w:instrText xml:space="preserve"> </w:instrText>
            </w:r>
            <w:r w:rsidRPr="00CC4679">
              <w:rPr>
                <w:rStyle w:val="Hyperlink"/>
                <w:noProof/>
              </w:rPr>
              <w:fldChar w:fldCharType="separate"/>
            </w:r>
            <w:r w:rsidRPr="00CC4679">
              <w:rPr>
                <w:rStyle w:val="Hyperlink"/>
                <w:noProof/>
              </w:rPr>
              <w:t>4.1</w:t>
            </w:r>
            <w:r>
              <w:rPr>
                <w:rFonts w:eastAsiaTheme="minorEastAsia"/>
                <w:noProof/>
                <w:lang w:val="en-US"/>
              </w:rPr>
              <w:tab/>
            </w:r>
            <w:r w:rsidRPr="00CC4679">
              <w:rPr>
                <w:rStyle w:val="Hyperlink"/>
                <w:noProof/>
              </w:rPr>
              <w:t>Usability</w:t>
            </w:r>
            <w:r>
              <w:rPr>
                <w:noProof/>
                <w:webHidden/>
              </w:rPr>
              <w:tab/>
            </w:r>
            <w:r>
              <w:rPr>
                <w:noProof/>
                <w:webHidden/>
              </w:rPr>
              <w:fldChar w:fldCharType="begin"/>
            </w:r>
            <w:r>
              <w:rPr>
                <w:noProof/>
                <w:webHidden/>
              </w:rPr>
              <w:instrText xml:space="preserve"> PAGEREF _Toc482009613 \h </w:instrText>
            </w:r>
          </w:ins>
          <w:r>
            <w:rPr>
              <w:noProof/>
              <w:webHidden/>
            </w:rPr>
          </w:r>
          <w:r>
            <w:rPr>
              <w:noProof/>
              <w:webHidden/>
            </w:rPr>
            <w:fldChar w:fldCharType="separate"/>
          </w:r>
          <w:ins w:id="24" w:author="Isha Gupta" w:date="2017-05-08T12:24:00Z">
            <w:r>
              <w:rPr>
                <w:noProof/>
                <w:webHidden/>
              </w:rPr>
              <w:t>7</w:t>
            </w:r>
            <w:r>
              <w:rPr>
                <w:noProof/>
                <w:webHidden/>
              </w:rPr>
              <w:fldChar w:fldCharType="end"/>
            </w:r>
            <w:r w:rsidRPr="00CC4679">
              <w:rPr>
                <w:rStyle w:val="Hyperlink"/>
                <w:noProof/>
              </w:rPr>
              <w:fldChar w:fldCharType="end"/>
            </w:r>
          </w:ins>
        </w:p>
        <w:p w14:paraId="123ECE5C" w14:textId="5592BE99" w:rsidR="00B947F0" w:rsidRDefault="00B947F0">
          <w:pPr>
            <w:pStyle w:val="TOC2"/>
            <w:tabs>
              <w:tab w:val="left" w:pos="880"/>
              <w:tab w:val="right" w:leader="dot" w:pos="9736"/>
            </w:tabs>
            <w:rPr>
              <w:ins w:id="25" w:author="Isha Gupta" w:date="2017-05-08T12:24:00Z"/>
              <w:rFonts w:eastAsiaTheme="minorEastAsia"/>
              <w:noProof/>
              <w:lang w:val="en-US"/>
            </w:rPr>
          </w:pPr>
          <w:ins w:id="26" w:author="Isha Gupta" w:date="2017-05-08T12:24:00Z">
            <w:r w:rsidRPr="00CC4679">
              <w:rPr>
                <w:rStyle w:val="Hyperlink"/>
                <w:noProof/>
              </w:rPr>
              <w:fldChar w:fldCharType="begin"/>
            </w:r>
            <w:r w:rsidRPr="00CC4679">
              <w:rPr>
                <w:rStyle w:val="Hyperlink"/>
                <w:noProof/>
              </w:rPr>
              <w:instrText xml:space="preserve"> </w:instrText>
            </w:r>
            <w:r>
              <w:rPr>
                <w:noProof/>
              </w:rPr>
              <w:instrText>HYPERLINK \l "_Toc482009614"</w:instrText>
            </w:r>
            <w:r w:rsidRPr="00CC4679">
              <w:rPr>
                <w:rStyle w:val="Hyperlink"/>
                <w:noProof/>
              </w:rPr>
              <w:instrText xml:space="preserve"> </w:instrText>
            </w:r>
            <w:r w:rsidRPr="00CC4679">
              <w:rPr>
                <w:rStyle w:val="Hyperlink"/>
                <w:noProof/>
              </w:rPr>
              <w:fldChar w:fldCharType="separate"/>
            </w:r>
            <w:r w:rsidRPr="00CC4679">
              <w:rPr>
                <w:rStyle w:val="Hyperlink"/>
                <w:noProof/>
              </w:rPr>
              <w:t>4.2</w:t>
            </w:r>
            <w:r>
              <w:rPr>
                <w:rFonts w:eastAsiaTheme="minorEastAsia"/>
                <w:noProof/>
                <w:lang w:val="en-US"/>
              </w:rPr>
              <w:tab/>
            </w:r>
            <w:r w:rsidRPr="00CC4679">
              <w:rPr>
                <w:rStyle w:val="Hyperlink"/>
                <w:noProof/>
              </w:rPr>
              <w:t>Reliability</w:t>
            </w:r>
            <w:r>
              <w:rPr>
                <w:noProof/>
                <w:webHidden/>
              </w:rPr>
              <w:tab/>
            </w:r>
            <w:r>
              <w:rPr>
                <w:noProof/>
                <w:webHidden/>
              </w:rPr>
              <w:fldChar w:fldCharType="begin"/>
            </w:r>
            <w:r>
              <w:rPr>
                <w:noProof/>
                <w:webHidden/>
              </w:rPr>
              <w:instrText xml:space="preserve"> PAGEREF _Toc482009614 \h </w:instrText>
            </w:r>
          </w:ins>
          <w:r>
            <w:rPr>
              <w:noProof/>
              <w:webHidden/>
            </w:rPr>
          </w:r>
          <w:r>
            <w:rPr>
              <w:noProof/>
              <w:webHidden/>
            </w:rPr>
            <w:fldChar w:fldCharType="separate"/>
          </w:r>
          <w:ins w:id="27" w:author="Isha Gupta" w:date="2017-05-08T12:24:00Z">
            <w:r>
              <w:rPr>
                <w:noProof/>
                <w:webHidden/>
              </w:rPr>
              <w:t>7</w:t>
            </w:r>
            <w:r>
              <w:rPr>
                <w:noProof/>
                <w:webHidden/>
              </w:rPr>
              <w:fldChar w:fldCharType="end"/>
            </w:r>
            <w:r w:rsidRPr="00CC4679">
              <w:rPr>
                <w:rStyle w:val="Hyperlink"/>
                <w:noProof/>
              </w:rPr>
              <w:fldChar w:fldCharType="end"/>
            </w:r>
          </w:ins>
        </w:p>
        <w:p w14:paraId="0E7F55C0" w14:textId="52D0575F" w:rsidR="00B947F0" w:rsidRDefault="00B947F0">
          <w:pPr>
            <w:pStyle w:val="TOC2"/>
            <w:tabs>
              <w:tab w:val="left" w:pos="880"/>
              <w:tab w:val="right" w:leader="dot" w:pos="9736"/>
            </w:tabs>
            <w:rPr>
              <w:ins w:id="28" w:author="Isha Gupta" w:date="2017-05-08T12:24:00Z"/>
              <w:rFonts w:eastAsiaTheme="minorEastAsia"/>
              <w:noProof/>
              <w:lang w:val="en-US"/>
            </w:rPr>
          </w:pPr>
          <w:ins w:id="29" w:author="Isha Gupta" w:date="2017-05-08T12:24:00Z">
            <w:r w:rsidRPr="00CC4679">
              <w:rPr>
                <w:rStyle w:val="Hyperlink"/>
                <w:noProof/>
              </w:rPr>
              <w:fldChar w:fldCharType="begin"/>
            </w:r>
            <w:r w:rsidRPr="00CC4679">
              <w:rPr>
                <w:rStyle w:val="Hyperlink"/>
                <w:noProof/>
              </w:rPr>
              <w:instrText xml:space="preserve"> </w:instrText>
            </w:r>
            <w:r>
              <w:rPr>
                <w:noProof/>
              </w:rPr>
              <w:instrText>HYPERLINK \l "_Toc482009615"</w:instrText>
            </w:r>
            <w:r w:rsidRPr="00CC4679">
              <w:rPr>
                <w:rStyle w:val="Hyperlink"/>
                <w:noProof/>
              </w:rPr>
              <w:instrText xml:space="preserve"> </w:instrText>
            </w:r>
            <w:r w:rsidRPr="00CC4679">
              <w:rPr>
                <w:rStyle w:val="Hyperlink"/>
                <w:noProof/>
              </w:rPr>
              <w:fldChar w:fldCharType="separate"/>
            </w:r>
            <w:r w:rsidRPr="00CC4679">
              <w:rPr>
                <w:rStyle w:val="Hyperlink"/>
                <w:noProof/>
              </w:rPr>
              <w:t>4.3</w:t>
            </w:r>
            <w:r>
              <w:rPr>
                <w:rFonts w:eastAsiaTheme="minorEastAsia"/>
                <w:noProof/>
                <w:lang w:val="en-US"/>
              </w:rPr>
              <w:tab/>
            </w:r>
            <w:r w:rsidRPr="00CC4679">
              <w:rPr>
                <w:rStyle w:val="Hyperlink"/>
                <w:noProof/>
              </w:rPr>
              <w:t>Performance</w:t>
            </w:r>
            <w:r>
              <w:rPr>
                <w:noProof/>
                <w:webHidden/>
              </w:rPr>
              <w:tab/>
            </w:r>
            <w:r>
              <w:rPr>
                <w:noProof/>
                <w:webHidden/>
              </w:rPr>
              <w:fldChar w:fldCharType="begin"/>
            </w:r>
            <w:r>
              <w:rPr>
                <w:noProof/>
                <w:webHidden/>
              </w:rPr>
              <w:instrText xml:space="preserve"> PAGEREF _Toc482009615 \h </w:instrText>
            </w:r>
          </w:ins>
          <w:r>
            <w:rPr>
              <w:noProof/>
              <w:webHidden/>
            </w:rPr>
          </w:r>
          <w:r>
            <w:rPr>
              <w:noProof/>
              <w:webHidden/>
            </w:rPr>
            <w:fldChar w:fldCharType="separate"/>
          </w:r>
          <w:ins w:id="30" w:author="Isha Gupta" w:date="2017-05-08T12:24:00Z">
            <w:r>
              <w:rPr>
                <w:noProof/>
                <w:webHidden/>
              </w:rPr>
              <w:t>8</w:t>
            </w:r>
            <w:r>
              <w:rPr>
                <w:noProof/>
                <w:webHidden/>
              </w:rPr>
              <w:fldChar w:fldCharType="end"/>
            </w:r>
            <w:r w:rsidRPr="00CC4679">
              <w:rPr>
                <w:rStyle w:val="Hyperlink"/>
                <w:noProof/>
              </w:rPr>
              <w:fldChar w:fldCharType="end"/>
            </w:r>
          </w:ins>
        </w:p>
        <w:p w14:paraId="46094E50" w14:textId="56444335" w:rsidR="00B947F0" w:rsidRDefault="00B947F0">
          <w:pPr>
            <w:pStyle w:val="TOC2"/>
            <w:tabs>
              <w:tab w:val="left" w:pos="880"/>
              <w:tab w:val="right" w:leader="dot" w:pos="9736"/>
            </w:tabs>
            <w:rPr>
              <w:ins w:id="31" w:author="Isha Gupta" w:date="2017-05-08T12:24:00Z"/>
              <w:rFonts w:eastAsiaTheme="minorEastAsia"/>
              <w:noProof/>
              <w:lang w:val="en-US"/>
            </w:rPr>
          </w:pPr>
          <w:ins w:id="32" w:author="Isha Gupta" w:date="2017-05-08T12:24:00Z">
            <w:r w:rsidRPr="00CC4679">
              <w:rPr>
                <w:rStyle w:val="Hyperlink"/>
                <w:noProof/>
              </w:rPr>
              <w:fldChar w:fldCharType="begin"/>
            </w:r>
            <w:r w:rsidRPr="00CC4679">
              <w:rPr>
                <w:rStyle w:val="Hyperlink"/>
                <w:noProof/>
              </w:rPr>
              <w:instrText xml:space="preserve"> </w:instrText>
            </w:r>
            <w:r>
              <w:rPr>
                <w:noProof/>
              </w:rPr>
              <w:instrText>HYPERLINK \l "_Toc482009616"</w:instrText>
            </w:r>
            <w:r w:rsidRPr="00CC4679">
              <w:rPr>
                <w:rStyle w:val="Hyperlink"/>
                <w:noProof/>
              </w:rPr>
              <w:instrText xml:space="preserve"> </w:instrText>
            </w:r>
            <w:r w:rsidRPr="00CC4679">
              <w:rPr>
                <w:rStyle w:val="Hyperlink"/>
                <w:noProof/>
              </w:rPr>
              <w:fldChar w:fldCharType="separate"/>
            </w:r>
            <w:r w:rsidRPr="00CC4679">
              <w:rPr>
                <w:rStyle w:val="Hyperlink"/>
                <w:noProof/>
              </w:rPr>
              <w:t>4.4</w:t>
            </w:r>
            <w:r>
              <w:rPr>
                <w:rFonts w:eastAsiaTheme="minorEastAsia"/>
                <w:noProof/>
                <w:lang w:val="en-US"/>
              </w:rPr>
              <w:tab/>
            </w:r>
            <w:r w:rsidRPr="00CC4679">
              <w:rPr>
                <w:rStyle w:val="Hyperlink"/>
                <w:noProof/>
              </w:rPr>
              <w:t>Security</w:t>
            </w:r>
            <w:r>
              <w:rPr>
                <w:noProof/>
                <w:webHidden/>
              </w:rPr>
              <w:tab/>
            </w:r>
            <w:r>
              <w:rPr>
                <w:noProof/>
                <w:webHidden/>
              </w:rPr>
              <w:fldChar w:fldCharType="begin"/>
            </w:r>
            <w:r>
              <w:rPr>
                <w:noProof/>
                <w:webHidden/>
              </w:rPr>
              <w:instrText xml:space="preserve"> PAGEREF _Toc482009616 \h </w:instrText>
            </w:r>
          </w:ins>
          <w:r>
            <w:rPr>
              <w:noProof/>
              <w:webHidden/>
            </w:rPr>
          </w:r>
          <w:r>
            <w:rPr>
              <w:noProof/>
              <w:webHidden/>
            </w:rPr>
            <w:fldChar w:fldCharType="separate"/>
          </w:r>
          <w:ins w:id="33" w:author="Isha Gupta" w:date="2017-05-08T12:24:00Z">
            <w:r>
              <w:rPr>
                <w:noProof/>
                <w:webHidden/>
              </w:rPr>
              <w:t>9</w:t>
            </w:r>
            <w:r>
              <w:rPr>
                <w:noProof/>
                <w:webHidden/>
              </w:rPr>
              <w:fldChar w:fldCharType="end"/>
            </w:r>
            <w:r w:rsidRPr="00CC4679">
              <w:rPr>
                <w:rStyle w:val="Hyperlink"/>
                <w:noProof/>
              </w:rPr>
              <w:fldChar w:fldCharType="end"/>
            </w:r>
          </w:ins>
        </w:p>
        <w:p w14:paraId="6E0E294D" w14:textId="20F4E4B9" w:rsidR="00B947F0" w:rsidRDefault="00B947F0">
          <w:pPr>
            <w:pStyle w:val="TOC2"/>
            <w:tabs>
              <w:tab w:val="left" w:pos="880"/>
              <w:tab w:val="right" w:leader="dot" w:pos="9736"/>
            </w:tabs>
            <w:rPr>
              <w:ins w:id="34" w:author="Isha Gupta" w:date="2017-05-08T12:24:00Z"/>
              <w:rFonts w:eastAsiaTheme="minorEastAsia"/>
              <w:noProof/>
              <w:lang w:val="en-US"/>
            </w:rPr>
          </w:pPr>
          <w:ins w:id="35" w:author="Isha Gupta" w:date="2017-05-08T12:24:00Z">
            <w:r w:rsidRPr="00CC4679">
              <w:rPr>
                <w:rStyle w:val="Hyperlink"/>
                <w:noProof/>
              </w:rPr>
              <w:fldChar w:fldCharType="begin"/>
            </w:r>
            <w:r w:rsidRPr="00CC4679">
              <w:rPr>
                <w:rStyle w:val="Hyperlink"/>
                <w:noProof/>
              </w:rPr>
              <w:instrText xml:space="preserve"> </w:instrText>
            </w:r>
            <w:r>
              <w:rPr>
                <w:noProof/>
              </w:rPr>
              <w:instrText>HYPERLINK \l "_Toc482009617"</w:instrText>
            </w:r>
            <w:r w:rsidRPr="00CC4679">
              <w:rPr>
                <w:rStyle w:val="Hyperlink"/>
                <w:noProof/>
              </w:rPr>
              <w:instrText xml:space="preserve"> </w:instrText>
            </w:r>
            <w:r w:rsidRPr="00CC4679">
              <w:rPr>
                <w:rStyle w:val="Hyperlink"/>
                <w:noProof/>
              </w:rPr>
              <w:fldChar w:fldCharType="separate"/>
            </w:r>
            <w:r w:rsidRPr="00CC4679">
              <w:rPr>
                <w:rStyle w:val="Hyperlink"/>
                <w:noProof/>
              </w:rPr>
              <w:t>4.5</w:t>
            </w:r>
            <w:r>
              <w:rPr>
                <w:rFonts w:eastAsiaTheme="minorEastAsia"/>
                <w:noProof/>
                <w:lang w:val="en-US"/>
              </w:rPr>
              <w:tab/>
            </w:r>
            <w:r w:rsidRPr="00CC4679">
              <w:rPr>
                <w:rStyle w:val="Hyperlink"/>
                <w:noProof/>
              </w:rPr>
              <w:t>Supportability</w:t>
            </w:r>
            <w:r>
              <w:rPr>
                <w:noProof/>
                <w:webHidden/>
              </w:rPr>
              <w:tab/>
            </w:r>
            <w:r>
              <w:rPr>
                <w:noProof/>
                <w:webHidden/>
              </w:rPr>
              <w:fldChar w:fldCharType="begin"/>
            </w:r>
            <w:r>
              <w:rPr>
                <w:noProof/>
                <w:webHidden/>
              </w:rPr>
              <w:instrText xml:space="preserve"> PAGEREF _Toc482009617 \h </w:instrText>
            </w:r>
          </w:ins>
          <w:r>
            <w:rPr>
              <w:noProof/>
              <w:webHidden/>
            </w:rPr>
          </w:r>
          <w:r>
            <w:rPr>
              <w:noProof/>
              <w:webHidden/>
            </w:rPr>
            <w:fldChar w:fldCharType="separate"/>
          </w:r>
          <w:ins w:id="36" w:author="Isha Gupta" w:date="2017-05-08T12:24:00Z">
            <w:r>
              <w:rPr>
                <w:noProof/>
                <w:webHidden/>
              </w:rPr>
              <w:t>9</w:t>
            </w:r>
            <w:r>
              <w:rPr>
                <w:noProof/>
                <w:webHidden/>
              </w:rPr>
              <w:fldChar w:fldCharType="end"/>
            </w:r>
            <w:r w:rsidRPr="00CC4679">
              <w:rPr>
                <w:rStyle w:val="Hyperlink"/>
                <w:noProof/>
              </w:rPr>
              <w:fldChar w:fldCharType="end"/>
            </w:r>
          </w:ins>
        </w:p>
        <w:p w14:paraId="305371CC" w14:textId="361039FE" w:rsidR="00B947F0" w:rsidRDefault="00B947F0">
          <w:pPr>
            <w:pStyle w:val="TOC2"/>
            <w:tabs>
              <w:tab w:val="left" w:pos="880"/>
              <w:tab w:val="right" w:leader="dot" w:pos="9736"/>
            </w:tabs>
            <w:rPr>
              <w:ins w:id="37" w:author="Isha Gupta" w:date="2017-05-08T12:24:00Z"/>
              <w:rFonts w:eastAsiaTheme="minorEastAsia"/>
              <w:noProof/>
              <w:lang w:val="en-US"/>
            </w:rPr>
          </w:pPr>
          <w:ins w:id="38" w:author="Isha Gupta" w:date="2017-05-08T12:24:00Z">
            <w:r w:rsidRPr="00CC4679">
              <w:rPr>
                <w:rStyle w:val="Hyperlink"/>
                <w:noProof/>
              </w:rPr>
              <w:fldChar w:fldCharType="begin"/>
            </w:r>
            <w:r w:rsidRPr="00CC4679">
              <w:rPr>
                <w:rStyle w:val="Hyperlink"/>
                <w:noProof/>
              </w:rPr>
              <w:instrText xml:space="preserve"> </w:instrText>
            </w:r>
            <w:r>
              <w:rPr>
                <w:noProof/>
              </w:rPr>
              <w:instrText>HYPERLINK \l "_Toc482009618"</w:instrText>
            </w:r>
            <w:r w:rsidRPr="00CC4679">
              <w:rPr>
                <w:rStyle w:val="Hyperlink"/>
                <w:noProof/>
              </w:rPr>
              <w:instrText xml:space="preserve"> </w:instrText>
            </w:r>
            <w:r w:rsidRPr="00CC4679">
              <w:rPr>
                <w:rStyle w:val="Hyperlink"/>
                <w:noProof/>
              </w:rPr>
              <w:fldChar w:fldCharType="separate"/>
            </w:r>
            <w:r w:rsidRPr="00CC4679">
              <w:rPr>
                <w:rStyle w:val="Hyperlink"/>
                <w:noProof/>
              </w:rPr>
              <w:t>4.6</w:t>
            </w:r>
            <w:r>
              <w:rPr>
                <w:rFonts w:eastAsiaTheme="minorEastAsia"/>
                <w:noProof/>
                <w:lang w:val="en-US"/>
              </w:rPr>
              <w:tab/>
            </w:r>
            <w:r w:rsidRPr="00CC4679">
              <w:rPr>
                <w:rStyle w:val="Hyperlink"/>
                <w:noProof/>
              </w:rPr>
              <w:t>Infrastructure Requirements</w:t>
            </w:r>
            <w:r>
              <w:rPr>
                <w:noProof/>
                <w:webHidden/>
              </w:rPr>
              <w:tab/>
            </w:r>
            <w:r>
              <w:rPr>
                <w:noProof/>
                <w:webHidden/>
              </w:rPr>
              <w:fldChar w:fldCharType="begin"/>
            </w:r>
            <w:r>
              <w:rPr>
                <w:noProof/>
                <w:webHidden/>
              </w:rPr>
              <w:instrText xml:space="preserve"> PAGEREF _Toc482009618 \h </w:instrText>
            </w:r>
          </w:ins>
          <w:r>
            <w:rPr>
              <w:noProof/>
              <w:webHidden/>
            </w:rPr>
          </w:r>
          <w:r>
            <w:rPr>
              <w:noProof/>
              <w:webHidden/>
            </w:rPr>
            <w:fldChar w:fldCharType="separate"/>
          </w:r>
          <w:ins w:id="39" w:author="Isha Gupta" w:date="2017-05-08T12:24:00Z">
            <w:r>
              <w:rPr>
                <w:noProof/>
                <w:webHidden/>
              </w:rPr>
              <w:t>10</w:t>
            </w:r>
            <w:r>
              <w:rPr>
                <w:noProof/>
                <w:webHidden/>
              </w:rPr>
              <w:fldChar w:fldCharType="end"/>
            </w:r>
            <w:r w:rsidRPr="00CC4679">
              <w:rPr>
                <w:rStyle w:val="Hyperlink"/>
                <w:noProof/>
              </w:rPr>
              <w:fldChar w:fldCharType="end"/>
            </w:r>
          </w:ins>
        </w:p>
        <w:p w14:paraId="0C417EA5" w14:textId="1FB9495B" w:rsidR="00B947F0" w:rsidRDefault="00B947F0">
          <w:pPr>
            <w:pStyle w:val="TOC2"/>
            <w:tabs>
              <w:tab w:val="left" w:pos="880"/>
              <w:tab w:val="right" w:leader="dot" w:pos="9736"/>
            </w:tabs>
            <w:rPr>
              <w:ins w:id="40" w:author="Isha Gupta" w:date="2017-05-08T12:24:00Z"/>
              <w:rFonts w:eastAsiaTheme="minorEastAsia"/>
              <w:noProof/>
              <w:lang w:val="en-US"/>
            </w:rPr>
          </w:pPr>
          <w:ins w:id="41" w:author="Isha Gupta" w:date="2017-05-08T12:24:00Z">
            <w:r w:rsidRPr="00CC4679">
              <w:rPr>
                <w:rStyle w:val="Hyperlink"/>
                <w:noProof/>
              </w:rPr>
              <w:fldChar w:fldCharType="begin"/>
            </w:r>
            <w:r w:rsidRPr="00CC4679">
              <w:rPr>
                <w:rStyle w:val="Hyperlink"/>
                <w:noProof/>
              </w:rPr>
              <w:instrText xml:space="preserve"> </w:instrText>
            </w:r>
            <w:r>
              <w:rPr>
                <w:noProof/>
              </w:rPr>
              <w:instrText>HYPERLINK \l "_Toc482009619"</w:instrText>
            </w:r>
            <w:r w:rsidRPr="00CC4679">
              <w:rPr>
                <w:rStyle w:val="Hyperlink"/>
                <w:noProof/>
              </w:rPr>
              <w:instrText xml:space="preserve"> </w:instrText>
            </w:r>
            <w:r w:rsidRPr="00CC4679">
              <w:rPr>
                <w:rStyle w:val="Hyperlink"/>
                <w:noProof/>
              </w:rPr>
              <w:fldChar w:fldCharType="separate"/>
            </w:r>
            <w:r w:rsidRPr="00CC4679">
              <w:rPr>
                <w:rStyle w:val="Hyperlink"/>
                <w:noProof/>
              </w:rPr>
              <w:t>4.7</w:t>
            </w:r>
            <w:r>
              <w:rPr>
                <w:rFonts w:eastAsiaTheme="minorEastAsia"/>
                <w:noProof/>
                <w:lang w:val="en-US"/>
              </w:rPr>
              <w:tab/>
            </w:r>
            <w:r w:rsidRPr="00CC4679">
              <w:rPr>
                <w:rStyle w:val="Hyperlink"/>
                <w:noProof/>
              </w:rPr>
              <w:t>Implementation Constraints</w:t>
            </w:r>
            <w:r>
              <w:rPr>
                <w:noProof/>
                <w:webHidden/>
              </w:rPr>
              <w:tab/>
            </w:r>
            <w:r>
              <w:rPr>
                <w:noProof/>
                <w:webHidden/>
              </w:rPr>
              <w:fldChar w:fldCharType="begin"/>
            </w:r>
            <w:r>
              <w:rPr>
                <w:noProof/>
                <w:webHidden/>
              </w:rPr>
              <w:instrText xml:space="preserve"> PAGEREF _Toc482009619 \h </w:instrText>
            </w:r>
          </w:ins>
          <w:r>
            <w:rPr>
              <w:noProof/>
              <w:webHidden/>
            </w:rPr>
          </w:r>
          <w:r>
            <w:rPr>
              <w:noProof/>
              <w:webHidden/>
            </w:rPr>
            <w:fldChar w:fldCharType="separate"/>
          </w:r>
          <w:ins w:id="42" w:author="Isha Gupta" w:date="2017-05-08T12:24:00Z">
            <w:r>
              <w:rPr>
                <w:noProof/>
                <w:webHidden/>
              </w:rPr>
              <w:t>10</w:t>
            </w:r>
            <w:r>
              <w:rPr>
                <w:noProof/>
                <w:webHidden/>
              </w:rPr>
              <w:fldChar w:fldCharType="end"/>
            </w:r>
            <w:r w:rsidRPr="00CC4679">
              <w:rPr>
                <w:rStyle w:val="Hyperlink"/>
                <w:noProof/>
              </w:rPr>
              <w:fldChar w:fldCharType="end"/>
            </w:r>
          </w:ins>
        </w:p>
        <w:p w14:paraId="47A44A1F" w14:textId="26B7EE95" w:rsidR="00B947F0" w:rsidRDefault="00B947F0">
          <w:pPr>
            <w:pStyle w:val="TOC1"/>
            <w:tabs>
              <w:tab w:val="left" w:pos="440"/>
              <w:tab w:val="right" w:leader="dot" w:pos="9736"/>
            </w:tabs>
            <w:rPr>
              <w:ins w:id="43" w:author="Isha Gupta" w:date="2017-05-08T12:24:00Z"/>
              <w:rFonts w:eastAsiaTheme="minorEastAsia"/>
              <w:noProof/>
              <w:lang w:val="en-US"/>
            </w:rPr>
          </w:pPr>
          <w:ins w:id="44" w:author="Isha Gupta" w:date="2017-05-08T12:24:00Z">
            <w:r w:rsidRPr="00CC4679">
              <w:rPr>
                <w:rStyle w:val="Hyperlink"/>
                <w:noProof/>
              </w:rPr>
              <w:fldChar w:fldCharType="begin"/>
            </w:r>
            <w:r w:rsidRPr="00CC4679">
              <w:rPr>
                <w:rStyle w:val="Hyperlink"/>
                <w:noProof/>
              </w:rPr>
              <w:instrText xml:space="preserve"> </w:instrText>
            </w:r>
            <w:r>
              <w:rPr>
                <w:noProof/>
              </w:rPr>
              <w:instrText>HYPERLINK \l "_Toc482009620"</w:instrText>
            </w:r>
            <w:r w:rsidRPr="00CC4679">
              <w:rPr>
                <w:rStyle w:val="Hyperlink"/>
                <w:noProof/>
              </w:rPr>
              <w:instrText xml:space="preserve"> </w:instrText>
            </w:r>
            <w:r w:rsidRPr="00CC4679">
              <w:rPr>
                <w:rStyle w:val="Hyperlink"/>
                <w:noProof/>
              </w:rPr>
              <w:fldChar w:fldCharType="separate"/>
            </w:r>
            <w:r w:rsidRPr="00CC4679">
              <w:rPr>
                <w:rStyle w:val="Hyperlink"/>
                <w:noProof/>
              </w:rPr>
              <w:t>5</w:t>
            </w:r>
            <w:r>
              <w:rPr>
                <w:rFonts w:eastAsiaTheme="minorEastAsia"/>
                <w:noProof/>
                <w:lang w:val="en-US"/>
              </w:rPr>
              <w:tab/>
            </w:r>
            <w:r w:rsidRPr="00CC4679">
              <w:rPr>
                <w:rStyle w:val="Hyperlink"/>
                <w:noProof/>
              </w:rPr>
              <w:t>Solution Architecture</w:t>
            </w:r>
            <w:r>
              <w:rPr>
                <w:noProof/>
                <w:webHidden/>
              </w:rPr>
              <w:tab/>
            </w:r>
            <w:r>
              <w:rPr>
                <w:noProof/>
                <w:webHidden/>
              </w:rPr>
              <w:fldChar w:fldCharType="begin"/>
            </w:r>
            <w:r>
              <w:rPr>
                <w:noProof/>
                <w:webHidden/>
              </w:rPr>
              <w:instrText xml:space="preserve"> PAGEREF _Toc482009620 \h </w:instrText>
            </w:r>
          </w:ins>
          <w:r>
            <w:rPr>
              <w:noProof/>
              <w:webHidden/>
            </w:rPr>
          </w:r>
          <w:r>
            <w:rPr>
              <w:noProof/>
              <w:webHidden/>
            </w:rPr>
            <w:fldChar w:fldCharType="separate"/>
          </w:r>
          <w:ins w:id="45" w:author="Isha Gupta" w:date="2017-05-08T12:24:00Z">
            <w:r>
              <w:rPr>
                <w:noProof/>
                <w:webHidden/>
              </w:rPr>
              <w:t>12</w:t>
            </w:r>
            <w:r>
              <w:rPr>
                <w:noProof/>
                <w:webHidden/>
              </w:rPr>
              <w:fldChar w:fldCharType="end"/>
            </w:r>
            <w:r w:rsidRPr="00CC4679">
              <w:rPr>
                <w:rStyle w:val="Hyperlink"/>
                <w:noProof/>
              </w:rPr>
              <w:fldChar w:fldCharType="end"/>
            </w:r>
          </w:ins>
        </w:p>
        <w:p w14:paraId="04BC5A5C" w14:textId="04110C56" w:rsidR="00B947F0" w:rsidRDefault="00B947F0">
          <w:pPr>
            <w:pStyle w:val="TOC2"/>
            <w:tabs>
              <w:tab w:val="left" w:pos="880"/>
              <w:tab w:val="right" w:leader="dot" w:pos="9736"/>
            </w:tabs>
            <w:rPr>
              <w:ins w:id="46" w:author="Isha Gupta" w:date="2017-05-08T12:24:00Z"/>
              <w:rFonts w:eastAsiaTheme="minorEastAsia"/>
              <w:noProof/>
              <w:lang w:val="en-US"/>
            </w:rPr>
          </w:pPr>
          <w:ins w:id="47" w:author="Isha Gupta" w:date="2017-05-08T12:24:00Z">
            <w:r w:rsidRPr="00CC4679">
              <w:rPr>
                <w:rStyle w:val="Hyperlink"/>
                <w:noProof/>
              </w:rPr>
              <w:fldChar w:fldCharType="begin"/>
            </w:r>
            <w:r w:rsidRPr="00CC4679">
              <w:rPr>
                <w:rStyle w:val="Hyperlink"/>
                <w:noProof/>
              </w:rPr>
              <w:instrText xml:space="preserve"> </w:instrText>
            </w:r>
            <w:r>
              <w:rPr>
                <w:noProof/>
              </w:rPr>
              <w:instrText>HYPERLINK \l "_Toc482009621"</w:instrText>
            </w:r>
            <w:r w:rsidRPr="00CC4679">
              <w:rPr>
                <w:rStyle w:val="Hyperlink"/>
                <w:noProof/>
              </w:rPr>
              <w:instrText xml:space="preserve"> </w:instrText>
            </w:r>
            <w:r w:rsidRPr="00CC4679">
              <w:rPr>
                <w:rStyle w:val="Hyperlink"/>
                <w:noProof/>
              </w:rPr>
              <w:fldChar w:fldCharType="separate"/>
            </w:r>
            <w:r w:rsidRPr="00CC4679">
              <w:rPr>
                <w:rStyle w:val="Hyperlink"/>
                <w:noProof/>
              </w:rPr>
              <w:t>5.1</w:t>
            </w:r>
            <w:r>
              <w:rPr>
                <w:rFonts w:eastAsiaTheme="minorEastAsia"/>
                <w:noProof/>
                <w:lang w:val="en-US"/>
              </w:rPr>
              <w:tab/>
            </w:r>
            <w:r w:rsidRPr="00CC4679">
              <w:rPr>
                <w:rStyle w:val="Hyperlink"/>
                <w:noProof/>
              </w:rPr>
              <w:t>Components Description</w:t>
            </w:r>
            <w:r>
              <w:rPr>
                <w:noProof/>
                <w:webHidden/>
              </w:rPr>
              <w:tab/>
            </w:r>
            <w:r>
              <w:rPr>
                <w:noProof/>
                <w:webHidden/>
              </w:rPr>
              <w:fldChar w:fldCharType="begin"/>
            </w:r>
            <w:r>
              <w:rPr>
                <w:noProof/>
                <w:webHidden/>
              </w:rPr>
              <w:instrText xml:space="preserve"> PAGEREF _Toc482009621 \h </w:instrText>
            </w:r>
          </w:ins>
          <w:r>
            <w:rPr>
              <w:noProof/>
              <w:webHidden/>
            </w:rPr>
          </w:r>
          <w:r>
            <w:rPr>
              <w:noProof/>
              <w:webHidden/>
            </w:rPr>
            <w:fldChar w:fldCharType="separate"/>
          </w:r>
          <w:ins w:id="48" w:author="Isha Gupta" w:date="2017-05-08T12:24:00Z">
            <w:r>
              <w:rPr>
                <w:noProof/>
                <w:webHidden/>
              </w:rPr>
              <w:t>12</w:t>
            </w:r>
            <w:r>
              <w:rPr>
                <w:noProof/>
                <w:webHidden/>
              </w:rPr>
              <w:fldChar w:fldCharType="end"/>
            </w:r>
            <w:r w:rsidRPr="00CC4679">
              <w:rPr>
                <w:rStyle w:val="Hyperlink"/>
                <w:noProof/>
              </w:rPr>
              <w:fldChar w:fldCharType="end"/>
            </w:r>
          </w:ins>
        </w:p>
        <w:p w14:paraId="48E33FC2" w14:textId="35DFD075" w:rsidR="00B947F0" w:rsidRDefault="00B947F0">
          <w:pPr>
            <w:pStyle w:val="TOC1"/>
            <w:tabs>
              <w:tab w:val="left" w:pos="440"/>
              <w:tab w:val="right" w:leader="dot" w:pos="9736"/>
            </w:tabs>
            <w:rPr>
              <w:ins w:id="49" w:author="Isha Gupta" w:date="2017-05-08T12:24:00Z"/>
              <w:rFonts w:eastAsiaTheme="minorEastAsia"/>
              <w:noProof/>
              <w:lang w:val="en-US"/>
            </w:rPr>
          </w:pPr>
          <w:ins w:id="50" w:author="Isha Gupta" w:date="2017-05-08T12:24:00Z">
            <w:r w:rsidRPr="00CC4679">
              <w:rPr>
                <w:rStyle w:val="Hyperlink"/>
                <w:noProof/>
              </w:rPr>
              <w:fldChar w:fldCharType="begin"/>
            </w:r>
            <w:r w:rsidRPr="00CC4679">
              <w:rPr>
                <w:rStyle w:val="Hyperlink"/>
                <w:noProof/>
              </w:rPr>
              <w:instrText xml:space="preserve"> </w:instrText>
            </w:r>
            <w:r>
              <w:rPr>
                <w:noProof/>
              </w:rPr>
              <w:instrText>HYPERLINK \l "_Toc482009622"</w:instrText>
            </w:r>
            <w:r w:rsidRPr="00CC4679">
              <w:rPr>
                <w:rStyle w:val="Hyperlink"/>
                <w:noProof/>
              </w:rPr>
              <w:instrText xml:space="preserve"> </w:instrText>
            </w:r>
            <w:r w:rsidRPr="00CC4679">
              <w:rPr>
                <w:rStyle w:val="Hyperlink"/>
                <w:noProof/>
              </w:rPr>
              <w:fldChar w:fldCharType="separate"/>
            </w:r>
            <w:r w:rsidRPr="00CC4679">
              <w:rPr>
                <w:rStyle w:val="Hyperlink"/>
                <w:noProof/>
              </w:rPr>
              <w:t>6</w:t>
            </w:r>
            <w:r>
              <w:rPr>
                <w:rFonts w:eastAsiaTheme="minorEastAsia"/>
                <w:noProof/>
                <w:lang w:val="en-US"/>
              </w:rPr>
              <w:tab/>
            </w:r>
            <w:r w:rsidRPr="00CC4679">
              <w:rPr>
                <w:rStyle w:val="Hyperlink"/>
                <w:noProof/>
              </w:rPr>
              <w:t>Framework/Infrastructural Components</w:t>
            </w:r>
            <w:r>
              <w:rPr>
                <w:noProof/>
                <w:webHidden/>
              </w:rPr>
              <w:tab/>
            </w:r>
            <w:r>
              <w:rPr>
                <w:noProof/>
                <w:webHidden/>
              </w:rPr>
              <w:fldChar w:fldCharType="begin"/>
            </w:r>
            <w:r>
              <w:rPr>
                <w:noProof/>
                <w:webHidden/>
              </w:rPr>
              <w:instrText xml:space="preserve"> PAGEREF _Toc482009622 \h </w:instrText>
            </w:r>
          </w:ins>
          <w:r>
            <w:rPr>
              <w:noProof/>
              <w:webHidden/>
            </w:rPr>
          </w:r>
          <w:r>
            <w:rPr>
              <w:noProof/>
              <w:webHidden/>
            </w:rPr>
            <w:fldChar w:fldCharType="separate"/>
          </w:r>
          <w:ins w:id="51" w:author="Isha Gupta" w:date="2017-05-08T12:24:00Z">
            <w:r>
              <w:rPr>
                <w:noProof/>
                <w:webHidden/>
              </w:rPr>
              <w:t>14</w:t>
            </w:r>
            <w:r>
              <w:rPr>
                <w:noProof/>
                <w:webHidden/>
              </w:rPr>
              <w:fldChar w:fldCharType="end"/>
            </w:r>
            <w:r w:rsidRPr="00CC4679">
              <w:rPr>
                <w:rStyle w:val="Hyperlink"/>
                <w:noProof/>
              </w:rPr>
              <w:fldChar w:fldCharType="end"/>
            </w:r>
          </w:ins>
        </w:p>
        <w:p w14:paraId="5111C221" w14:textId="1F6E7B5D" w:rsidR="00B947F0" w:rsidRDefault="00B947F0">
          <w:pPr>
            <w:pStyle w:val="TOC2"/>
            <w:tabs>
              <w:tab w:val="left" w:pos="880"/>
              <w:tab w:val="right" w:leader="dot" w:pos="9736"/>
            </w:tabs>
            <w:rPr>
              <w:ins w:id="52" w:author="Isha Gupta" w:date="2017-05-08T12:24:00Z"/>
              <w:rFonts w:eastAsiaTheme="minorEastAsia"/>
              <w:noProof/>
              <w:lang w:val="en-US"/>
            </w:rPr>
          </w:pPr>
          <w:ins w:id="53" w:author="Isha Gupta" w:date="2017-05-08T12:24:00Z">
            <w:r w:rsidRPr="00CC4679">
              <w:rPr>
                <w:rStyle w:val="Hyperlink"/>
                <w:noProof/>
              </w:rPr>
              <w:fldChar w:fldCharType="begin"/>
            </w:r>
            <w:r w:rsidRPr="00CC4679">
              <w:rPr>
                <w:rStyle w:val="Hyperlink"/>
                <w:noProof/>
              </w:rPr>
              <w:instrText xml:space="preserve"> </w:instrText>
            </w:r>
            <w:r>
              <w:rPr>
                <w:noProof/>
              </w:rPr>
              <w:instrText>HYPERLINK \l "_Toc482009624"</w:instrText>
            </w:r>
            <w:r w:rsidRPr="00CC4679">
              <w:rPr>
                <w:rStyle w:val="Hyperlink"/>
                <w:noProof/>
              </w:rPr>
              <w:instrText xml:space="preserve"> </w:instrText>
            </w:r>
            <w:r w:rsidRPr="00CC4679">
              <w:rPr>
                <w:rStyle w:val="Hyperlink"/>
                <w:noProof/>
              </w:rPr>
              <w:fldChar w:fldCharType="separate"/>
            </w:r>
            <w:r w:rsidRPr="00CC4679">
              <w:rPr>
                <w:rStyle w:val="Hyperlink"/>
                <w:noProof/>
              </w:rPr>
              <w:t>6.1</w:t>
            </w:r>
            <w:r>
              <w:rPr>
                <w:rFonts w:eastAsiaTheme="minorEastAsia"/>
                <w:noProof/>
                <w:lang w:val="en-US"/>
              </w:rPr>
              <w:tab/>
            </w:r>
            <w:r w:rsidRPr="00CC4679">
              <w:rPr>
                <w:rStyle w:val="Hyperlink"/>
                <w:noProof/>
              </w:rPr>
              <w:t>Logging</w:t>
            </w:r>
            <w:r>
              <w:rPr>
                <w:noProof/>
                <w:webHidden/>
              </w:rPr>
              <w:tab/>
            </w:r>
            <w:r>
              <w:rPr>
                <w:noProof/>
                <w:webHidden/>
              </w:rPr>
              <w:fldChar w:fldCharType="begin"/>
            </w:r>
            <w:r>
              <w:rPr>
                <w:noProof/>
                <w:webHidden/>
              </w:rPr>
              <w:instrText xml:space="preserve"> PAGEREF _Toc482009624 \h </w:instrText>
            </w:r>
          </w:ins>
          <w:r>
            <w:rPr>
              <w:noProof/>
              <w:webHidden/>
            </w:rPr>
          </w:r>
          <w:r>
            <w:rPr>
              <w:noProof/>
              <w:webHidden/>
            </w:rPr>
            <w:fldChar w:fldCharType="separate"/>
          </w:r>
          <w:ins w:id="54" w:author="Isha Gupta" w:date="2017-05-08T12:24:00Z">
            <w:r>
              <w:rPr>
                <w:noProof/>
                <w:webHidden/>
              </w:rPr>
              <w:t>14</w:t>
            </w:r>
            <w:r>
              <w:rPr>
                <w:noProof/>
                <w:webHidden/>
              </w:rPr>
              <w:fldChar w:fldCharType="end"/>
            </w:r>
            <w:r w:rsidRPr="00CC4679">
              <w:rPr>
                <w:rStyle w:val="Hyperlink"/>
                <w:noProof/>
              </w:rPr>
              <w:fldChar w:fldCharType="end"/>
            </w:r>
          </w:ins>
        </w:p>
        <w:p w14:paraId="31513EDC" w14:textId="27A9BC14" w:rsidR="00B947F0" w:rsidRDefault="00B947F0">
          <w:pPr>
            <w:pStyle w:val="TOC2"/>
            <w:tabs>
              <w:tab w:val="left" w:pos="880"/>
              <w:tab w:val="right" w:leader="dot" w:pos="9736"/>
            </w:tabs>
            <w:rPr>
              <w:ins w:id="55" w:author="Isha Gupta" w:date="2017-05-08T12:24:00Z"/>
              <w:rFonts w:eastAsiaTheme="minorEastAsia"/>
              <w:noProof/>
              <w:lang w:val="en-US"/>
            </w:rPr>
          </w:pPr>
          <w:ins w:id="56" w:author="Isha Gupta" w:date="2017-05-08T12:24:00Z">
            <w:r w:rsidRPr="00CC4679">
              <w:rPr>
                <w:rStyle w:val="Hyperlink"/>
                <w:noProof/>
              </w:rPr>
              <w:fldChar w:fldCharType="begin"/>
            </w:r>
            <w:r w:rsidRPr="00CC4679">
              <w:rPr>
                <w:rStyle w:val="Hyperlink"/>
                <w:noProof/>
              </w:rPr>
              <w:instrText xml:space="preserve"> </w:instrText>
            </w:r>
            <w:r>
              <w:rPr>
                <w:noProof/>
              </w:rPr>
              <w:instrText>HYPERLINK \l "_Toc482009625"</w:instrText>
            </w:r>
            <w:r w:rsidRPr="00CC4679">
              <w:rPr>
                <w:rStyle w:val="Hyperlink"/>
                <w:noProof/>
              </w:rPr>
              <w:instrText xml:space="preserve"> </w:instrText>
            </w:r>
            <w:r w:rsidRPr="00CC4679">
              <w:rPr>
                <w:rStyle w:val="Hyperlink"/>
                <w:noProof/>
              </w:rPr>
              <w:fldChar w:fldCharType="separate"/>
            </w:r>
            <w:r w:rsidRPr="00CC4679">
              <w:rPr>
                <w:rStyle w:val="Hyperlink"/>
                <w:noProof/>
              </w:rPr>
              <w:t>6.2</w:t>
            </w:r>
            <w:r>
              <w:rPr>
                <w:rFonts w:eastAsiaTheme="minorEastAsia"/>
                <w:noProof/>
                <w:lang w:val="en-US"/>
              </w:rPr>
              <w:tab/>
            </w:r>
            <w:r w:rsidRPr="00CC4679">
              <w:rPr>
                <w:rStyle w:val="Hyperlink"/>
                <w:noProof/>
              </w:rPr>
              <w:t>Exception Handling</w:t>
            </w:r>
            <w:r>
              <w:rPr>
                <w:noProof/>
                <w:webHidden/>
              </w:rPr>
              <w:tab/>
            </w:r>
            <w:r>
              <w:rPr>
                <w:noProof/>
                <w:webHidden/>
              </w:rPr>
              <w:fldChar w:fldCharType="begin"/>
            </w:r>
            <w:r>
              <w:rPr>
                <w:noProof/>
                <w:webHidden/>
              </w:rPr>
              <w:instrText xml:space="preserve"> PAGEREF _Toc482009625 \h </w:instrText>
            </w:r>
          </w:ins>
          <w:r>
            <w:rPr>
              <w:noProof/>
              <w:webHidden/>
            </w:rPr>
          </w:r>
          <w:r>
            <w:rPr>
              <w:noProof/>
              <w:webHidden/>
            </w:rPr>
            <w:fldChar w:fldCharType="separate"/>
          </w:r>
          <w:ins w:id="57" w:author="Isha Gupta" w:date="2017-05-08T12:24:00Z">
            <w:r>
              <w:rPr>
                <w:noProof/>
                <w:webHidden/>
              </w:rPr>
              <w:t>14</w:t>
            </w:r>
            <w:r>
              <w:rPr>
                <w:noProof/>
                <w:webHidden/>
              </w:rPr>
              <w:fldChar w:fldCharType="end"/>
            </w:r>
            <w:r w:rsidRPr="00CC4679">
              <w:rPr>
                <w:rStyle w:val="Hyperlink"/>
                <w:noProof/>
              </w:rPr>
              <w:fldChar w:fldCharType="end"/>
            </w:r>
          </w:ins>
        </w:p>
        <w:p w14:paraId="14E553B8" w14:textId="2E365522" w:rsidR="00B947F0" w:rsidRDefault="00B947F0">
          <w:pPr>
            <w:pStyle w:val="TOC2"/>
            <w:tabs>
              <w:tab w:val="left" w:pos="880"/>
              <w:tab w:val="right" w:leader="dot" w:pos="9736"/>
            </w:tabs>
            <w:rPr>
              <w:ins w:id="58" w:author="Isha Gupta" w:date="2017-05-08T12:24:00Z"/>
              <w:rFonts w:eastAsiaTheme="minorEastAsia"/>
              <w:noProof/>
              <w:lang w:val="en-US"/>
            </w:rPr>
          </w:pPr>
          <w:ins w:id="59" w:author="Isha Gupta" w:date="2017-05-08T12:24:00Z">
            <w:r w:rsidRPr="00CC4679">
              <w:rPr>
                <w:rStyle w:val="Hyperlink"/>
                <w:noProof/>
              </w:rPr>
              <w:fldChar w:fldCharType="begin"/>
            </w:r>
            <w:r w:rsidRPr="00CC4679">
              <w:rPr>
                <w:rStyle w:val="Hyperlink"/>
                <w:noProof/>
              </w:rPr>
              <w:instrText xml:space="preserve"> </w:instrText>
            </w:r>
            <w:r>
              <w:rPr>
                <w:noProof/>
              </w:rPr>
              <w:instrText>HYPERLINK \l "_Toc482009626"</w:instrText>
            </w:r>
            <w:r w:rsidRPr="00CC4679">
              <w:rPr>
                <w:rStyle w:val="Hyperlink"/>
                <w:noProof/>
              </w:rPr>
              <w:instrText xml:space="preserve"> </w:instrText>
            </w:r>
            <w:r w:rsidRPr="00CC4679">
              <w:rPr>
                <w:rStyle w:val="Hyperlink"/>
                <w:noProof/>
              </w:rPr>
              <w:fldChar w:fldCharType="separate"/>
            </w:r>
            <w:r w:rsidRPr="00CC4679">
              <w:rPr>
                <w:rStyle w:val="Hyperlink"/>
                <w:noProof/>
              </w:rPr>
              <w:t>6.3</w:t>
            </w:r>
            <w:r>
              <w:rPr>
                <w:rFonts w:eastAsiaTheme="minorEastAsia"/>
                <w:noProof/>
                <w:lang w:val="en-US"/>
              </w:rPr>
              <w:tab/>
            </w:r>
            <w:r w:rsidRPr="00CC4679">
              <w:rPr>
                <w:rStyle w:val="Hyperlink"/>
                <w:noProof/>
              </w:rPr>
              <w:t>Security</w:t>
            </w:r>
            <w:r>
              <w:rPr>
                <w:noProof/>
                <w:webHidden/>
              </w:rPr>
              <w:tab/>
            </w:r>
            <w:r>
              <w:rPr>
                <w:noProof/>
                <w:webHidden/>
              </w:rPr>
              <w:fldChar w:fldCharType="begin"/>
            </w:r>
            <w:r>
              <w:rPr>
                <w:noProof/>
                <w:webHidden/>
              </w:rPr>
              <w:instrText xml:space="preserve"> PAGEREF _Toc482009626 \h </w:instrText>
            </w:r>
          </w:ins>
          <w:r>
            <w:rPr>
              <w:noProof/>
              <w:webHidden/>
            </w:rPr>
          </w:r>
          <w:r>
            <w:rPr>
              <w:noProof/>
              <w:webHidden/>
            </w:rPr>
            <w:fldChar w:fldCharType="separate"/>
          </w:r>
          <w:ins w:id="60" w:author="Isha Gupta" w:date="2017-05-08T12:24:00Z">
            <w:r>
              <w:rPr>
                <w:noProof/>
                <w:webHidden/>
              </w:rPr>
              <w:t>14</w:t>
            </w:r>
            <w:r>
              <w:rPr>
                <w:noProof/>
                <w:webHidden/>
              </w:rPr>
              <w:fldChar w:fldCharType="end"/>
            </w:r>
            <w:r w:rsidRPr="00CC4679">
              <w:rPr>
                <w:rStyle w:val="Hyperlink"/>
                <w:noProof/>
              </w:rPr>
              <w:fldChar w:fldCharType="end"/>
            </w:r>
          </w:ins>
        </w:p>
        <w:p w14:paraId="3CC96C7F" w14:textId="03C74F50" w:rsidR="00B947F0" w:rsidRDefault="00B947F0">
          <w:pPr>
            <w:pStyle w:val="TOC2"/>
            <w:tabs>
              <w:tab w:val="left" w:pos="880"/>
              <w:tab w:val="right" w:leader="dot" w:pos="9736"/>
            </w:tabs>
            <w:rPr>
              <w:ins w:id="61" w:author="Isha Gupta" w:date="2017-05-08T12:24:00Z"/>
              <w:rFonts w:eastAsiaTheme="minorEastAsia"/>
              <w:noProof/>
              <w:lang w:val="en-US"/>
            </w:rPr>
          </w:pPr>
          <w:ins w:id="62" w:author="Isha Gupta" w:date="2017-05-08T12:24:00Z">
            <w:r w:rsidRPr="00CC4679">
              <w:rPr>
                <w:rStyle w:val="Hyperlink"/>
                <w:noProof/>
              </w:rPr>
              <w:fldChar w:fldCharType="begin"/>
            </w:r>
            <w:r w:rsidRPr="00CC4679">
              <w:rPr>
                <w:rStyle w:val="Hyperlink"/>
                <w:noProof/>
              </w:rPr>
              <w:instrText xml:space="preserve"> </w:instrText>
            </w:r>
            <w:r>
              <w:rPr>
                <w:noProof/>
              </w:rPr>
              <w:instrText>HYPERLINK \l "_Toc482009627"</w:instrText>
            </w:r>
            <w:r w:rsidRPr="00CC4679">
              <w:rPr>
                <w:rStyle w:val="Hyperlink"/>
                <w:noProof/>
              </w:rPr>
              <w:instrText xml:space="preserve"> </w:instrText>
            </w:r>
            <w:r w:rsidRPr="00CC4679">
              <w:rPr>
                <w:rStyle w:val="Hyperlink"/>
                <w:noProof/>
              </w:rPr>
              <w:fldChar w:fldCharType="separate"/>
            </w:r>
            <w:r w:rsidRPr="00CC4679">
              <w:rPr>
                <w:rStyle w:val="Hyperlink"/>
                <w:noProof/>
              </w:rPr>
              <w:t>6.4</w:t>
            </w:r>
            <w:r>
              <w:rPr>
                <w:rFonts w:eastAsiaTheme="minorEastAsia"/>
                <w:noProof/>
                <w:lang w:val="en-US"/>
              </w:rPr>
              <w:tab/>
            </w:r>
            <w:r w:rsidRPr="00CC4679">
              <w:rPr>
                <w:rStyle w:val="Hyperlink"/>
                <w:noProof/>
              </w:rPr>
              <w:t>Configuration</w:t>
            </w:r>
            <w:r>
              <w:rPr>
                <w:noProof/>
                <w:webHidden/>
              </w:rPr>
              <w:tab/>
            </w:r>
            <w:r>
              <w:rPr>
                <w:noProof/>
                <w:webHidden/>
              </w:rPr>
              <w:fldChar w:fldCharType="begin"/>
            </w:r>
            <w:r>
              <w:rPr>
                <w:noProof/>
                <w:webHidden/>
              </w:rPr>
              <w:instrText xml:space="preserve"> PAGEREF _Toc482009627 \h </w:instrText>
            </w:r>
          </w:ins>
          <w:r>
            <w:rPr>
              <w:noProof/>
              <w:webHidden/>
            </w:rPr>
          </w:r>
          <w:r>
            <w:rPr>
              <w:noProof/>
              <w:webHidden/>
            </w:rPr>
            <w:fldChar w:fldCharType="separate"/>
          </w:r>
          <w:ins w:id="63" w:author="Isha Gupta" w:date="2017-05-08T12:24:00Z">
            <w:r>
              <w:rPr>
                <w:noProof/>
                <w:webHidden/>
              </w:rPr>
              <w:t>14</w:t>
            </w:r>
            <w:r>
              <w:rPr>
                <w:noProof/>
                <w:webHidden/>
              </w:rPr>
              <w:fldChar w:fldCharType="end"/>
            </w:r>
            <w:r w:rsidRPr="00CC4679">
              <w:rPr>
                <w:rStyle w:val="Hyperlink"/>
                <w:noProof/>
              </w:rPr>
              <w:fldChar w:fldCharType="end"/>
            </w:r>
          </w:ins>
        </w:p>
        <w:p w14:paraId="165415E3" w14:textId="5A770828" w:rsidR="00B947F0" w:rsidRDefault="00B947F0">
          <w:pPr>
            <w:pStyle w:val="TOC2"/>
            <w:tabs>
              <w:tab w:val="left" w:pos="880"/>
              <w:tab w:val="right" w:leader="dot" w:pos="9736"/>
            </w:tabs>
            <w:rPr>
              <w:ins w:id="64" w:author="Isha Gupta" w:date="2017-05-08T12:24:00Z"/>
              <w:rFonts w:eastAsiaTheme="minorEastAsia"/>
              <w:noProof/>
              <w:lang w:val="en-US"/>
            </w:rPr>
          </w:pPr>
          <w:ins w:id="65" w:author="Isha Gupta" w:date="2017-05-08T12:24:00Z">
            <w:r w:rsidRPr="00CC4679">
              <w:rPr>
                <w:rStyle w:val="Hyperlink"/>
                <w:noProof/>
              </w:rPr>
              <w:fldChar w:fldCharType="begin"/>
            </w:r>
            <w:r w:rsidRPr="00CC4679">
              <w:rPr>
                <w:rStyle w:val="Hyperlink"/>
                <w:noProof/>
              </w:rPr>
              <w:instrText xml:space="preserve"> </w:instrText>
            </w:r>
            <w:r>
              <w:rPr>
                <w:noProof/>
              </w:rPr>
              <w:instrText>HYPERLINK \l "_Toc482009628"</w:instrText>
            </w:r>
            <w:r w:rsidRPr="00CC4679">
              <w:rPr>
                <w:rStyle w:val="Hyperlink"/>
                <w:noProof/>
              </w:rPr>
              <w:instrText xml:space="preserve"> </w:instrText>
            </w:r>
            <w:r w:rsidRPr="00CC4679">
              <w:rPr>
                <w:rStyle w:val="Hyperlink"/>
                <w:noProof/>
              </w:rPr>
              <w:fldChar w:fldCharType="separate"/>
            </w:r>
            <w:r w:rsidRPr="00CC4679">
              <w:rPr>
                <w:rStyle w:val="Hyperlink"/>
                <w:noProof/>
              </w:rPr>
              <w:t>6.5</w:t>
            </w:r>
            <w:r>
              <w:rPr>
                <w:rFonts w:eastAsiaTheme="minorEastAsia"/>
                <w:noProof/>
                <w:lang w:val="en-US"/>
              </w:rPr>
              <w:tab/>
            </w:r>
            <w:r w:rsidRPr="00CC4679">
              <w:rPr>
                <w:rStyle w:val="Hyperlink"/>
                <w:noProof/>
              </w:rPr>
              <w:t>Caching</w:t>
            </w:r>
            <w:r>
              <w:rPr>
                <w:noProof/>
                <w:webHidden/>
              </w:rPr>
              <w:tab/>
            </w:r>
            <w:r>
              <w:rPr>
                <w:noProof/>
                <w:webHidden/>
              </w:rPr>
              <w:fldChar w:fldCharType="begin"/>
            </w:r>
            <w:r>
              <w:rPr>
                <w:noProof/>
                <w:webHidden/>
              </w:rPr>
              <w:instrText xml:space="preserve"> PAGEREF _Toc482009628 \h </w:instrText>
            </w:r>
          </w:ins>
          <w:r>
            <w:rPr>
              <w:noProof/>
              <w:webHidden/>
            </w:rPr>
          </w:r>
          <w:r>
            <w:rPr>
              <w:noProof/>
              <w:webHidden/>
            </w:rPr>
            <w:fldChar w:fldCharType="separate"/>
          </w:r>
          <w:ins w:id="66" w:author="Isha Gupta" w:date="2017-05-08T12:24:00Z">
            <w:r>
              <w:rPr>
                <w:noProof/>
                <w:webHidden/>
              </w:rPr>
              <w:t>14</w:t>
            </w:r>
            <w:r>
              <w:rPr>
                <w:noProof/>
                <w:webHidden/>
              </w:rPr>
              <w:fldChar w:fldCharType="end"/>
            </w:r>
            <w:r w:rsidRPr="00CC4679">
              <w:rPr>
                <w:rStyle w:val="Hyperlink"/>
                <w:noProof/>
              </w:rPr>
              <w:fldChar w:fldCharType="end"/>
            </w:r>
          </w:ins>
        </w:p>
        <w:p w14:paraId="32D85F76" w14:textId="4052413D" w:rsidR="00B947F0" w:rsidRDefault="00B947F0">
          <w:pPr>
            <w:pStyle w:val="TOC2"/>
            <w:tabs>
              <w:tab w:val="left" w:pos="880"/>
              <w:tab w:val="right" w:leader="dot" w:pos="9736"/>
            </w:tabs>
            <w:rPr>
              <w:ins w:id="67" w:author="Isha Gupta" w:date="2017-05-08T12:24:00Z"/>
              <w:rFonts w:eastAsiaTheme="minorEastAsia"/>
              <w:noProof/>
              <w:lang w:val="en-US"/>
            </w:rPr>
          </w:pPr>
          <w:ins w:id="68" w:author="Isha Gupta" w:date="2017-05-08T12:24:00Z">
            <w:r w:rsidRPr="00CC4679">
              <w:rPr>
                <w:rStyle w:val="Hyperlink"/>
                <w:noProof/>
              </w:rPr>
              <w:fldChar w:fldCharType="begin"/>
            </w:r>
            <w:r w:rsidRPr="00CC4679">
              <w:rPr>
                <w:rStyle w:val="Hyperlink"/>
                <w:noProof/>
              </w:rPr>
              <w:instrText xml:space="preserve"> </w:instrText>
            </w:r>
            <w:r>
              <w:rPr>
                <w:noProof/>
              </w:rPr>
              <w:instrText>HYPERLINK \l "_Toc482009629"</w:instrText>
            </w:r>
            <w:r w:rsidRPr="00CC4679">
              <w:rPr>
                <w:rStyle w:val="Hyperlink"/>
                <w:noProof/>
              </w:rPr>
              <w:instrText xml:space="preserve"> </w:instrText>
            </w:r>
            <w:r w:rsidRPr="00CC4679">
              <w:rPr>
                <w:rStyle w:val="Hyperlink"/>
                <w:noProof/>
              </w:rPr>
              <w:fldChar w:fldCharType="separate"/>
            </w:r>
            <w:r w:rsidRPr="00CC4679">
              <w:rPr>
                <w:rStyle w:val="Hyperlink"/>
                <w:noProof/>
              </w:rPr>
              <w:t>6.6</w:t>
            </w:r>
            <w:r>
              <w:rPr>
                <w:rFonts w:eastAsiaTheme="minorEastAsia"/>
                <w:noProof/>
                <w:lang w:val="en-US"/>
              </w:rPr>
              <w:tab/>
            </w:r>
            <w:r w:rsidRPr="00CC4679">
              <w:rPr>
                <w:rStyle w:val="Hyperlink"/>
                <w:noProof/>
              </w:rPr>
              <w:t>Alert &amp; Notification</w:t>
            </w:r>
            <w:r>
              <w:rPr>
                <w:noProof/>
                <w:webHidden/>
              </w:rPr>
              <w:tab/>
            </w:r>
            <w:r>
              <w:rPr>
                <w:noProof/>
                <w:webHidden/>
              </w:rPr>
              <w:fldChar w:fldCharType="begin"/>
            </w:r>
            <w:r>
              <w:rPr>
                <w:noProof/>
                <w:webHidden/>
              </w:rPr>
              <w:instrText xml:space="preserve"> PAGEREF _Toc482009629 \h </w:instrText>
            </w:r>
          </w:ins>
          <w:r>
            <w:rPr>
              <w:noProof/>
              <w:webHidden/>
            </w:rPr>
          </w:r>
          <w:r>
            <w:rPr>
              <w:noProof/>
              <w:webHidden/>
            </w:rPr>
            <w:fldChar w:fldCharType="separate"/>
          </w:r>
          <w:ins w:id="69" w:author="Isha Gupta" w:date="2017-05-08T12:24:00Z">
            <w:r>
              <w:rPr>
                <w:noProof/>
                <w:webHidden/>
              </w:rPr>
              <w:t>14</w:t>
            </w:r>
            <w:r>
              <w:rPr>
                <w:noProof/>
                <w:webHidden/>
              </w:rPr>
              <w:fldChar w:fldCharType="end"/>
            </w:r>
            <w:r w:rsidRPr="00CC4679">
              <w:rPr>
                <w:rStyle w:val="Hyperlink"/>
                <w:noProof/>
              </w:rPr>
              <w:fldChar w:fldCharType="end"/>
            </w:r>
          </w:ins>
        </w:p>
        <w:p w14:paraId="31D2FBF9" w14:textId="3FA9C20A" w:rsidR="00B947F0" w:rsidRDefault="00B947F0">
          <w:pPr>
            <w:pStyle w:val="TOC1"/>
            <w:tabs>
              <w:tab w:val="left" w:pos="440"/>
              <w:tab w:val="right" w:leader="dot" w:pos="9736"/>
            </w:tabs>
            <w:rPr>
              <w:ins w:id="70" w:author="Isha Gupta" w:date="2017-05-08T12:24:00Z"/>
              <w:rFonts w:eastAsiaTheme="minorEastAsia"/>
              <w:noProof/>
              <w:lang w:val="en-US"/>
            </w:rPr>
          </w:pPr>
          <w:ins w:id="71" w:author="Isha Gupta" w:date="2017-05-08T12:24:00Z">
            <w:r w:rsidRPr="00CC4679">
              <w:rPr>
                <w:rStyle w:val="Hyperlink"/>
                <w:noProof/>
              </w:rPr>
              <w:fldChar w:fldCharType="begin"/>
            </w:r>
            <w:r w:rsidRPr="00CC4679">
              <w:rPr>
                <w:rStyle w:val="Hyperlink"/>
                <w:noProof/>
              </w:rPr>
              <w:instrText xml:space="preserve"> </w:instrText>
            </w:r>
            <w:r>
              <w:rPr>
                <w:noProof/>
              </w:rPr>
              <w:instrText>HYPERLINK \l "_Toc482009630"</w:instrText>
            </w:r>
            <w:r w:rsidRPr="00CC4679">
              <w:rPr>
                <w:rStyle w:val="Hyperlink"/>
                <w:noProof/>
              </w:rPr>
              <w:instrText xml:space="preserve"> </w:instrText>
            </w:r>
            <w:r w:rsidRPr="00CC4679">
              <w:rPr>
                <w:rStyle w:val="Hyperlink"/>
                <w:noProof/>
              </w:rPr>
              <w:fldChar w:fldCharType="separate"/>
            </w:r>
            <w:r w:rsidRPr="00CC4679">
              <w:rPr>
                <w:rStyle w:val="Hyperlink"/>
                <w:noProof/>
              </w:rPr>
              <w:t>7</w:t>
            </w:r>
            <w:r>
              <w:rPr>
                <w:rFonts w:eastAsiaTheme="minorEastAsia"/>
                <w:noProof/>
                <w:lang w:val="en-US"/>
              </w:rPr>
              <w:tab/>
            </w:r>
            <w:r w:rsidRPr="00CC4679">
              <w:rPr>
                <w:rStyle w:val="Hyperlink"/>
                <w:noProof/>
              </w:rPr>
              <w:t>Integration (External Systems) Architecture</w:t>
            </w:r>
            <w:r>
              <w:rPr>
                <w:noProof/>
                <w:webHidden/>
              </w:rPr>
              <w:tab/>
            </w:r>
            <w:r>
              <w:rPr>
                <w:noProof/>
                <w:webHidden/>
              </w:rPr>
              <w:fldChar w:fldCharType="begin"/>
            </w:r>
            <w:r>
              <w:rPr>
                <w:noProof/>
                <w:webHidden/>
              </w:rPr>
              <w:instrText xml:space="preserve"> PAGEREF _Toc482009630 \h </w:instrText>
            </w:r>
          </w:ins>
          <w:r>
            <w:rPr>
              <w:noProof/>
              <w:webHidden/>
            </w:rPr>
          </w:r>
          <w:r>
            <w:rPr>
              <w:noProof/>
              <w:webHidden/>
            </w:rPr>
            <w:fldChar w:fldCharType="separate"/>
          </w:r>
          <w:ins w:id="72" w:author="Isha Gupta" w:date="2017-05-08T12:24:00Z">
            <w:r>
              <w:rPr>
                <w:noProof/>
                <w:webHidden/>
              </w:rPr>
              <w:t>15</w:t>
            </w:r>
            <w:r>
              <w:rPr>
                <w:noProof/>
                <w:webHidden/>
              </w:rPr>
              <w:fldChar w:fldCharType="end"/>
            </w:r>
            <w:r w:rsidRPr="00CC4679">
              <w:rPr>
                <w:rStyle w:val="Hyperlink"/>
                <w:noProof/>
              </w:rPr>
              <w:fldChar w:fldCharType="end"/>
            </w:r>
          </w:ins>
        </w:p>
        <w:p w14:paraId="06194B97" w14:textId="194AE173" w:rsidR="00B947F0" w:rsidRDefault="00B947F0">
          <w:pPr>
            <w:pStyle w:val="TOC2"/>
            <w:tabs>
              <w:tab w:val="left" w:pos="880"/>
              <w:tab w:val="right" w:leader="dot" w:pos="9736"/>
            </w:tabs>
            <w:rPr>
              <w:ins w:id="73" w:author="Isha Gupta" w:date="2017-05-08T12:24:00Z"/>
              <w:rFonts w:eastAsiaTheme="minorEastAsia"/>
              <w:noProof/>
              <w:lang w:val="en-US"/>
            </w:rPr>
          </w:pPr>
          <w:ins w:id="74" w:author="Isha Gupta" w:date="2017-05-08T12:24:00Z">
            <w:r w:rsidRPr="00CC4679">
              <w:rPr>
                <w:rStyle w:val="Hyperlink"/>
                <w:noProof/>
              </w:rPr>
              <w:fldChar w:fldCharType="begin"/>
            </w:r>
            <w:r w:rsidRPr="00CC4679">
              <w:rPr>
                <w:rStyle w:val="Hyperlink"/>
                <w:noProof/>
              </w:rPr>
              <w:instrText xml:space="preserve"> </w:instrText>
            </w:r>
            <w:r>
              <w:rPr>
                <w:noProof/>
              </w:rPr>
              <w:instrText>HYPERLINK \l "_Toc482009631"</w:instrText>
            </w:r>
            <w:r w:rsidRPr="00CC4679">
              <w:rPr>
                <w:rStyle w:val="Hyperlink"/>
                <w:noProof/>
              </w:rPr>
              <w:instrText xml:space="preserve"> </w:instrText>
            </w:r>
            <w:r w:rsidRPr="00CC4679">
              <w:rPr>
                <w:rStyle w:val="Hyperlink"/>
                <w:noProof/>
              </w:rPr>
              <w:fldChar w:fldCharType="separate"/>
            </w:r>
            <w:r w:rsidRPr="00CC4679">
              <w:rPr>
                <w:rStyle w:val="Hyperlink"/>
                <w:noProof/>
              </w:rPr>
              <w:t>7.1</w:t>
            </w:r>
            <w:r>
              <w:rPr>
                <w:rFonts w:eastAsiaTheme="minorEastAsia"/>
                <w:noProof/>
                <w:lang w:val="en-US"/>
              </w:rPr>
              <w:tab/>
            </w:r>
            <w:r w:rsidRPr="00CC4679">
              <w:rPr>
                <w:rStyle w:val="Hyperlink"/>
                <w:noProof/>
              </w:rPr>
              <w:t>Solution Integration Diagram</w:t>
            </w:r>
            <w:r>
              <w:rPr>
                <w:noProof/>
                <w:webHidden/>
              </w:rPr>
              <w:tab/>
            </w:r>
            <w:r>
              <w:rPr>
                <w:noProof/>
                <w:webHidden/>
              </w:rPr>
              <w:fldChar w:fldCharType="begin"/>
            </w:r>
            <w:r>
              <w:rPr>
                <w:noProof/>
                <w:webHidden/>
              </w:rPr>
              <w:instrText xml:space="preserve"> PAGEREF _Toc482009631 \h </w:instrText>
            </w:r>
          </w:ins>
          <w:r>
            <w:rPr>
              <w:noProof/>
              <w:webHidden/>
            </w:rPr>
          </w:r>
          <w:r>
            <w:rPr>
              <w:noProof/>
              <w:webHidden/>
            </w:rPr>
            <w:fldChar w:fldCharType="separate"/>
          </w:r>
          <w:ins w:id="75" w:author="Isha Gupta" w:date="2017-05-08T12:24:00Z">
            <w:r>
              <w:rPr>
                <w:noProof/>
                <w:webHidden/>
              </w:rPr>
              <w:t>15</w:t>
            </w:r>
            <w:r>
              <w:rPr>
                <w:noProof/>
                <w:webHidden/>
              </w:rPr>
              <w:fldChar w:fldCharType="end"/>
            </w:r>
            <w:r w:rsidRPr="00CC4679">
              <w:rPr>
                <w:rStyle w:val="Hyperlink"/>
                <w:noProof/>
              </w:rPr>
              <w:fldChar w:fldCharType="end"/>
            </w:r>
          </w:ins>
        </w:p>
        <w:p w14:paraId="137581F3" w14:textId="5FE32900" w:rsidR="00B947F0" w:rsidRDefault="00B947F0">
          <w:pPr>
            <w:pStyle w:val="TOC2"/>
            <w:tabs>
              <w:tab w:val="left" w:pos="880"/>
              <w:tab w:val="right" w:leader="dot" w:pos="9736"/>
            </w:tabs>
            <w:rPr>
              <w:ins w:id="76" w:author="Isha Gupta" w:date="2017-05-08T12:24:00Z"/>
              <w:rFonts w:eastAsiaTheme="minorEastAsia"/>
              <w:noProof/>
              <w:lang w:val="en-US"/>
            </w:rPr>
          </w:pPr>
          <w:ins w:id="77" w:author="Isha Gupta" w:date="2017-05-08T12:24:00Z">
            <w:r w:rsidRPr="00CC4679">
              <w:rPr>
                <w:rStyle w:val="Hyperlink"/>
                <w:noProof/>
              </w:rPr>
              <w:fldChar w:fldCharType="begin"/>
            </w:r>
            <w:r w:rsidRPr="00CC4679">
              <w:rPr>
                <w:rStyle w:val="Hyperlink"/>
                <w:noProof/>
              </w:rPr>
              <w:instrText xml:space="preserve"> </w:instrText>
            </w:r>
            <w:r>
              <w:rPr>
                <w:noProof/>
              </w:rPr>
              <w:instrText>HYPERLINK \l "_Toc482009632"</w:instrText>
            </w:r>
            <w:r w:rsidRPr="00CC4679">
              <w:rPr>
                <w:rStyle w:val="Hyperlink"/>
                <w:noProof/>
              </w:rPr>
              <w:instrText xml:space="preserve"> </w:instrText>
            </w:r>
            <w:r w:rsidRPr="00CC4679">
              <w:rPr>
                <w:rStyle w:val="Hyperlink"/>
                <w:noProof/>
              </w:rPr>
              <w:fldChar w:fldCharType="separate"/>
            </w:r>
            <w:r w:rsidRPr="00CC4679">
              <w:rPr>
                <w:rStyle w:val="Hyperlink"/>
                <w:noProof/>
              </w:rPr>
              <w:t>7.2</w:t>
            </w:r>
            <w:r>
              <w:rPr>
                <w:rFonts w:eastAsiaTheme="minorEastAsia"/>
                <w:noProof/>
                <w:lang w:val="en-US"/>
              </w:rPr>
              <w:tab/>
            </w:r>
            <w:r w:rsidRPr="00CC4679">
              <w:rPr>
                <w:rStyle w:val="Hyperlink"/>
                <w:noProof/>
              </w:rPr>
              <w:t>Integration Components Description</w:t>
            </w:r>
            <w:r>
              <w:rPr>
                <w:noProof/>
                <w:webHidden/>
              </w:rPr>
              <w:tab/>
            </w:r>
            <w:r>
              <w:rPr>
                <w:noProof/>
                <w:webHidden/>
              </w:rPr>
              <w:fldChar w:fldCharType="begin"/>
            </w:r>
            <w:r>
              <w:rPr>
                <w:noProof/>
                <w:webHidden/>
              </w:rPr>
              <w:instrText xml:space="preserve"> PAGEREF _Toc482009632 \h </w:instrText>
            </w:r>
          </w:ins>
          <w:r>
            <w:rPr>
              <w:noProof/>
              <w:webHidden/>
            </w:rPr>
          </w:r>
          <w:r>
            <w:rPr>
              <w:noProof/>
              <w:webHidden/>
            </w:rPr>
            <w:fldChar w:fldCharType="separate"/>
          </w:r>
          <w:ins w:id="78" w:author="Isha Gupta" w:date="2017-05-08T12:24:00Z">
            <w:r>
              <w:rPr>
                <w:noProof/>
                <w:webHidden/>
              </w:rPr>
              <w:t>15</w:t>
            </w:r>
            <w:r>
              <w:rPr>
                <w:noProof/>
                <w:webHidden/>
              </w:rPr>
              <w:fldChar w:fldCharType="end"/>
            </w:r>
            <w:r w:rsidRPr="00CC4679">
              <w:rPr>
                <w:rStyle w:val="Hyperlink"/>
                <w:noProof/>
              </w:rPr>
              <w:fldChar w:fldCharType="end"/>
            </w:r>
          </w:ins>
        </w:p>
        <w:p w14:paraId="1E07138F" w14:textId="49CA1823" w:rsidR="00B947F0" w:rsidRDefault="00B947F0">
          <w:pPr>
            <w:pStyle w:val="TOC1"/>
            <w:tabs>
              <w:tab w:val="left" w:pos="440"/>
              <w:tab w:val="right" w:leader="dot" w:pos="9736"/>
            </w:tabs>
            <w:rPr>
              <w:ins w:id="79" w:author="Isha Gupta" w:date="2017-05-08T12:24:00Z"/>
              <w:rFonts w:eastAsiaTheme="minorEastAsia"/>
              <w:noProof/>
              <w:lang w:val="en-US"/>
            </w:rPr>
          </w:pPr>
          <w:ins w:id="80" w:author="Isha Gupta" w:date="2017-05-08T12:24:00Z">
            <w:r w:rsidRPr="00CC4679">
              <w:rPr>
                <w:rStyle w:val="Hyperlink"/>
                <w:noProof/>
              </w:rPr>
              <w:fldChar w:fldCharType="begin"/>
            </w:r>
            <w:r w:rsidRPr="00CC4679">
              <w:rPr>
                <w:rStyle w:val="Hyperlink"/>
                <w:noProof/>
              </w:rPr>
              <w:instrText xml:space="preserve"> </w:instrText>
            </w:r>
            <w:r>
              <w:rPr>
                <w:noProof/>
              </w:rPr>
              <w:instrText>HYPERLINK \l "_Toc482009639"</w:instrText>
            </w:r>
            <w:r w:rsidRPr="00CC4679">
              <w:rPr>
                <w:rStyle w:val="Hyperlink"/>
                <w:noProof/>
              </w:rPr>
              <w:instrText xml:space="preserve"> </w:instrText>
            </w:r>
            <w:r w:rsidRPr="00CC4679">
              <w:rPr>
                <w:rStyle w:val="Hyperlink"/>
                <w:noProof/>
              </w:rPr>
              <w:fldChar w:fldCharType="separate"/>
            </w:r>
            <w:r w:rsidRPr="00CC4679">
              <w:rPr>
                <w:rStyle w:val="Hyperlink"/>
                <w:noProof/>
              </w:rPr>
              <w:t>8</w:t>
            </w:r>
            <w:r>
              <w:rPr>
                <w:rFonts w:eastAsiaTheme="minorEastAsia"/>
                <w:noProof/>
                <w:lang w:val="en-US"/>
              </w:rPr>
              <w:tab/>
            </w:r>
            <w:r w:rsidRPr="00CC4679">
              <w:rPr>
                <w:rStyle w:val="Hyperlink"/>
                <w:noProof/>
              </w:rPr>
              <w:t>Deployment Architecture</w:t>
            </w:r>
            <w:r>
              <w:rPr>
                <w:noProof/>
                <w:webHidden/>
              </w:rPr>
              <w:tab/>
            </w:r>
            <w:r>
              <w:rPr>
                <w:noProof/>
                <w:webHidden/>
              </w:rPr>
              <w:fldChar w:fldCharType="begin"/>
            </w:r>
            <w:r>
              <w:rPr>
                <w:noProof/>
                <w:webHidden/>
              </w:rPr>
              <w:instrText xml:space="preserve"> PAGEREF _Toc482009639 \h </w:instrText>
            </w:r>
          </w:ins>
          <w:r>
            <w:rPr>
              <w:noProof/>
              <w:webHidden/>
            </w:rPr>
          </w:r>
          <w:r>
            <w:rPr>
              <w:noProof/>
              <w:webHidden/>
            </w:rPr>
            <w:fldChar w:fldCharType="separate"/>
          </w:r>
          <w:ins w:id="81" w:author="Isha Gupta" w:date="2017-05-08T12:24:00Z">
            <w:r>
              <w:rPr>
                <w:noProof/>
                <w:webHidden/>
              </w:rPr>
              <w:t>17</w:t>
            </w:r>
            <w:r>
              <w:rPr>
                <w:noProof/>
                <w:webHidden/>
              </w:rPr>
              <w:fldChar w:fldCharType="end"/>
            </w:r>
            <w:r w:rsidRPr="00CC4679">
              <w:rPr>
                <w:rStyle w:val="Hyperlink"/>
                <w:noProof/>
              </w:rPr>
              <w:fldChar w:fldCharType="end"/>
            </w:r>
          </w:ins>
        </w:p>
        <w:p w14:paraId="108604FB" w14:textId="51C4B7E0" w:rsidR="00B947F0" w:rsidRDefault="00B947F0">
          <w:pPr>
            <w:pStyle w:val="TOC2"/>
            <w:tabs>
              <w:tab w:val="left" w:pos="880"/>
              <w:tab w:val="right" w:leader="dot" w:pos="9736"/>
            </w:tabs>
            <w:rPr>
              <w:ins w:id="82" w:author="Isha Gupta" w:date="2017-05-08T12:24:00Z"/>
              <w:rFonts w:eastAsiaTheme="minorEastAsia"/>
              <w:noProof/>
              <w:lang w:val="en-US"/>
            </w:rPr>
          </w:pPr>
          <w:ins w:id="83" w:author="Isha Gupta" w:date="2017-05-08T12:24:00Z">
            <w:r w:rsidRPr="00CC4679">
              <w:rPr>
                <w:rStyle w:val="Hyperlink"/>
                <w:noProof/>
              </w:rPr>
              <w:fldChar w:fldCharType="begin"/>
            </w:r>
            <w:r w:rsidRPr="00CC4679">
              <w:rPr>
                <w:rStyle w:val="Hyperlink"/>
                <w:noProof/>
              </w:rPr>
              <w:instrText xml:space="preserve"> </w:instrText>
            </w:r>
            <w:r>
              <w:rPr>
                <w:noProof/>
              </w:rPr>
              <w:instrText>HYPERLINK \l "_Toc482009640"</w:instrText>
            </w:r>
            <w:r w:rsidRPr="00CC4679">
              <w:rPr>
                <w:rStyle w:val="Hyperlink"/>
                <w:noProof/>
              </w:rPr>
              <w:instrText xml:space="preserve"> </w:instrText>
            </w:r>
            <w:r w:rsidRPr="00CC4679">
              <w:rPr>
                <w:rStyle w:val="Hyperlink"/>
                <w:noProof/>
              </w:rPr>
              <w:fldChar w:fldCharType="separate"/>
            </w:r>
            <w:r w:rsidRPr="00CC4679">
              <w:rPr>
                <w:rStyle w:val="Hyperlink"/>
                <w:noProof/>
              </w:rPr>
              <w:t>8.1</w:t>
            </w:r>
            <w:r>
              <w:rPr>
                <w:rFonts w:eastAsiaTheme="minorEastAsia"/>
                <w:noProof/>
                <w:lang w:val="en-US"/>
              </w:rPr>
              <w:tab/>
            </w:r>
            <w:r w:rsidRPr="00CC4679">
              <w:rPr>
                <w:rStyle w:val="Hyperlink"/>
                <w:noProof/>
              </w:rPr>
              <w:t>Deployment Diagram</w:t>
            </w:r>
            <w:r>
              <w:rPr>
                <w:noProof/>
                <w:webHidden/>
              </w:rPr>
              <w:tab/>
            </w:r>
            <w:r>
              <w:rPr>
                <w:noProof/>
                <w:webHidden/>
              </w:rPr>
              <w:fldChar w:fldCharType="begin"/>
            </w:r>
            <w:r>
              <w:rPr>
                <w:noProof/>
                <w:webHidden/>
              </w:rPr>
              <w:instrText xml:space="preserve"> PAGEREF _Toc482009640 \h </w:instrText>
            </w:r>
          </w:ins>
          <w:r>
            <w:rPr>
              <w:noProof/>
              <w:webHidden/>
            </w:rPr>
          </w:r>
          <w:r>
            <w:rPr>
              <w:noProof/>
              <w:webHidden/>
            </w:rPr>
            <w:fldChar w:fldCharType="separate"/>
          </w:r>
          <w:ins w:id="84" w:author="Isha Gupta" w:date="2017-05-08T12:24:00Z">
            <w:r>
              <w:rPr>
                <w:noProof/>
                <w:webHidden/>
              </w:rPr>
              <w:t>17</w:t>
            </w:r>
            <w:r>
              <w:rPr>
                <w:noProof/>
                <w:webHidden/>
              </w:rPr>
              <w:fldChar w:fldCharType="end"/>
            </w:r>
            <w:r w:rsidRPr="00CC4679">
              <w:rPr>
                <w:rStyle w:val="Hyperlink"/>
                <w:noProof/>
              </w:rPr>
              <w:fldChar w:fldCharType="end"/>
            </w:r>
          </w:ins>
        </w:p>
        <w:p w14:paraId="0079D539" w14:textId="74AACF92" w:rsidR="00B947F0" w:rsidRDefault="00B947F0">
          <w:pPr>
            <w:pStyle w:val="TOC2"/>
            <w:tabs>
              <w:tab w:val="left" w:pos="880"/>
              <w:tab w:val="right" w:leader="dot" w:pos="9736"/>
            </w:tabs>
            <w:rPr>
              <w:ins w:id="85" w:author="Isha Gupta" w:date="2017-05-08T12:24:00Z"/>
              <w:rFonts w:eastAsiaTheme="minorEastAsia"/>
              <w:noProof/>
              <w:lang w:val="en-US"/>
            </w:rPr>
          </w:pPr>
          <w:ins w:id="86" w:author="Isha Gupta" w:date="2017-05-08T12:24:00Z">
            <w:r w:rsidRPr="00CC4679">
              <w:rPr>
                <w:rStyle w:val="Hyperlink"/>
                <w:noProof/>
              </w:rPr>
              <w:fldChar w:fldCharType="begin"/>
            </w:r>
            <w:r w:rsidRPr="00CC4679">
              <w:rPr>
                <w:rStyle w:val="Hyperlink"/>
                <w:noProof/>
              </w:rPr>
              <w:instrText xml:space="preserve"> </w:instrText>
            </w:r>
            <w:r>
              <w:rPr>
                <w:noProof/>
              </w:rPr>
              <w:instrText>HYPERLINK \l "_Toc482009641"</w:instrText>
            </w:r>
            <w:r w:rsidRPr="00CC4679">
              <w:rPr>
                <w:rStyle w:val="Hyperlink"/>
                <w:noProof/>
              </w:rPr>
              <w:instrText xml:space="preserve"> </w:instrText>
            </w:r>
            <w:r w:rsidRPr="00CC4679">
              <w:rPr>
                <w:rStyle w:val="Hyperlink"/>
                <w:noProof/>
              </w:rPr>
              <w:fldChar w:fldCharType="separate"/>
            </w:r>
            <w:r w:rsidRPr="00CC4679">
              <w:rPr>
                <w:rStyle w:val="Hyperlink"/>
                <w:noProof/>
              </w:rPr>
              <w:t>8.2</w:t>
            </w:r>
            <w:r>
              <w:rPr>
                <w:rFonts w:eastAsiaTheme="minorEastAsia"/>
                <w:noProof/>
                <w:lang w:val="en-US"/>
              </w:rPr>
              <w:tab/>
            </w:r>
            <w:r w:rsidRPr="00CC4679">
              <w:rPr>
                <w:rStyle w:val="Hyperlink"/>
                <w:noProof/>
              </w:rPr>
              <w:t>Components Description</w:t>
            </w:r>
            <w:r>
              <w:rPr>
                <w:noProof/>
                <w:webHidden/>
              </w:rPr>
              <w:tab/>
            </w:r>
            <w:r>
              <w:rPr>
                <w:noProof/>
                <w:webHidden/>
              </w:rPr>
              <w:fldChar w:fldCharType="begin"/>
            </w:r>
            <w:r>
              <w:rPr>
                <w:noProof/>
                <w:webHidden/>
              </w:rPr>
              <w:instrText xml:space="preserve"> PAGEREF _Toc482009641 \h </w:instrText>
            </w:r>
          </w:ins>
          <w:r>
            <w:rPr>
              <w:noProof/>
              <w:webHidden/>
            </w:rPr>
          </w:r>
          <w:r>
            <w:rPr>
              <w:noProof/>
              <w:webHidden/>
            </w:rPr>
            <w:fldChar w:fldCharType="separate"/>
          </w:r>
          <w:ins w:id="87" w:author="Isha Gupta" w:date="2017-05-08T12:24:00Z">
            <w:r>
              <w:rPr>
                <w:noProof/>
                <w:webHidden/>
              </w:rPr>
              <w:t>17</w:t>
            </w:r>
            <w:r>
              <w:rPr>
                <w:noProof/>
                <w:webHidden/>
              </w:rPr>
              <w:fldChar w:fldCharType="end"/>
            </w:r>
            <w:r w:rsidRPr="00CC4679">
              <w:rPr>
                <w:rStyle w:val="Hyperlink"/>
                <w:noProof/>
              </w:rPr>
              <w:fldChar w:fldCharType="end"/>
            </w:r>
          </w:ins>
        </w:p>
        <w:p w14:paraId="5CF59C7C" w14:textId="05D9263F" w:rsidR="00B947F0" w:rsidRDefault="00B947F0">
          <w:pPr>
            <w:pStyle w:val="TOC3"/>
            <w:rPr>
              <w:ins w:id="88" w:author="Isha Gupta" w:date="2017-05-08T12:24:00Z"/>
              <w:rFonts w:eastAsiaTheme="minorEastAsia"/>
              <w:noProof/>
              <w:lang w:val="en-US"/>
            </w:rPr>
          </w:pPr>
          <w:ins w:id="89" w:author="Isha Gupta" w:date="2017-05-08T12:24:00Z">
            <w:r w:rsidRPr="00CC4679">
              <w:rPr>
                <w:rStyle w:val="Hyperlink"/>
                <w:noProof/>
              </w:rPr>
              <w:fldChar w:fldCharType="begin"/>
            </w:r>
            <w:r w:rsidRPr="00CC4679">
              <w:rPr>
                <w:rStyle w:val="Hyperlink"/>
                <w:noProof/>
              </w:rPr>
              <w:instrText xml:space="preserve"> </w:instrText>
            </w:r>
            <w:r>
              <w:rPr>
                <w:noProof/>
              </w:rPr>
              <w:instrText>HYPERLINK \l "_Toc482009644"</w:instrText>
            </w:r>
            <w:r w:rsidRPr="00CC4679">
              <w:rPr>
                <w:rStyle w:val="Hyperlink"/>
                <w:noProof/>
              </w:rPr>
              <w:instrText xml:space="preserve"> </w:instrText>
            </w:r>
            <w:r w:rsidRPr="00CC4679">
              <w:rPr>
                <w:rStyle w:val="Hyperlink"/>
                <w:noProof/>
              </w:rPr>
              <w:fldChar w:fldCharType="separate"/>
            </w:r>
            <w:r w:rsidRPr="00CC4679">
              <w:rPr>
                <w:rStyle w:val="Hyperlink"/>
                <w:noProof/>
              </w:rPr>
              <w:t>8.2.1</w:t>
            </w:r>
            <w:r>
              <w:rPr>
                <w:rFonts w:eastAsiaTheme="minorEastAsia"/>
                <w:noProof/>
                <w:lang w:val="en-US"/>
              </w:rPr>
              <w:tab/>
            </w:r>
            <w:r w:rsidRPr="00CC4679">
              <w:rPr>
                <w:rStyle w:val="Hyperlink"/>
                <w:noProof/>
              </w:rPr>
              <w:t>Presentation Layer</w:t>
            </w:r>
            <w:r>
              <w:rPr>
                <w:noProof/>
                <w:webHidden/>
              </w:rPr>
              <w:tab/>
            </w:r>
            <w:r>
              <w:rPr>
                <w:noProof/>
                <w:webHidden/>
              </w:rPr>
              <w:fldChar w:fldCharType="begin"/>
            </w:r>
            <w:r>
              <w:rPr>
                <w:noProof/>
                <w:webHidden/>
              </w:rPr>
              <w:instrText xml:space="preserve"> PAGEREF _Toc482009644 \h </w:instrText>
            </w:r>
          </w:ins>
          <w:r>
            <w:rPr>
              <w:noProof/>
              <w:webHidden/>
            </w:rPr>
          </w:r>
          <w:r>
            <w:rPr>
              <w:noProof/>
              <w:webHidden/>
            </w:rPr>
            <w:fldChar w:fldCharType="separate"/>
          </w:r>
          <w:ins w:id="90" w:author="Isha Gupta" w:date="2017-05-08T12:24:00Z">
            <w:r>
              <w:rPr>
                <w:noProof/>
                <w:webHidden/>
              </w:rPr>
              <w:t>17</w:t>
            </w:r>
            <w:r>
              <w:rPr>
                <w:noProof/>
                <w:webHidden/>
              </w:rPr>
              <w:fldChar w:fldCharType="end"/>
            </w:r>
            <w:r w:rsidRPr="00CC4679">
              <w:rPr>
                <w:rStyle w:val="Hyperlink"/>
                <w:noProof/>
              </w:rPr>
              <w:fldChar w:fldCharType="end"/>
            </w:r>
          </w:ins>
        </w:p>
        <w:p w14:paraId="55812467" w14:textId="2961F215" w:rsidR="00B947F0" w:rsidRDefault="00B947F0">
          <w:pPr>
            <w:pStyle w:val="TOC3"/>
            <w:rPr>
              <w:ins w:id="91" w:author="Isha Gupta" w:date="2017-05-08T12:24:00Z"/>
              <w:rFonts w:eastAsiaTheme="minorEastAsia"/>
              <w:noProof/>
              <w:lang w:val="en-US"/>
            </w:rPr>
          </w:pPr>
          <w:ins w:id="92" w:author="Isha Gupta" w:date="2017-05-08T12:24:00Z">
            <w:r w:rsidRPr="00CC4679">
              <w:rPr>
                <w:rStyle w:val="Hyperlink"/>
                <w:noProof/>
              </w:rPr>
              <w:fldChar w:fldCharType="begin"/>
            </w:r>
            <w:r w:rsidRPr="00CC4679">
              <w:rPr>
                <w:rStyle w:val="Hyperlink"/>
                <w:noProof/>
              </w:rPr>
              <w:instrText xml:space="preserve"> </w:instrText>
            </w:r>
            <w:r>
              <w:rPr>
                <w:noProof/>
              </w:rPr>
              <w:instrText>HYPERLINK \l "_Toc482009645"</w:instrText>
            </w:r>
            <w:r w:rsidRPr="00CC4679">
              <w:rPr>
                <w:rStyle w:val="Hyperlink"/>
                <w:noProof/>
              </w:rPr>
              <w:instrText xml:space="preserve"> </w:instrText>
            </w:r>
            <w:r w:rsidRPr="00CC4679">
              <w:rPr>
                <w:rStyle w:val="Hyperlink"/>
                <w:noProof/>
              </w:rPr>
              <w:fldChar w:fldCharType="separate"/>
            </w:r>
            <w:r w:rsidRPr="00CC4679">
              <w:rPr>
                <w:rStyle w:val="Hyperlink"/>
                <w:noProof/>
              </w:rPr>
              <w:t>8.2.2</w:t>
            </w:r>
            <w:r>
              <w:rPr>
                <w:rFonts w:eastAsiaTheme="minorEastAsia"/>
                <w:noProof/>
                <w:lang w:val="en-US"/>
              </w:rPr>
              <w:tab/>
            </w:r>
            <w:r w:rsidRPr="00CC4679">
              <w:rPr>
                <w:rStyle w:val="Hyperlink"/>
                <w:noProof/>
              </w:rPr>
              <w:t>Service Layer</w:t>
            </w:r>
            <w:r>
              <w:rPr>
                <w:noProof/>
                <w:webHidden/>
              </w:rPr>
              <w:tab/>
            </w:r>
            <w:r>
              <w:rPr>
                <w:noProof/>
                <w:webHidden/>
              </w:rPr>
              <w:fldChar w:fldCharType="begin"/>
            </w:r>
            <w:r>
              <w:rPr>
                <w:noProof/>
                <w:webHidden/>
              </w:rPr>
              <w:instrText xml:space="preserve"> PAGEREF _Toc482009645 \h </w:instrText>
            </w:r>
          </w:ins>
          <w:r>
            <w:rPr>
              <w:noProof/>
              <w:webHidden/>
            </w:rPr>
          </w:r>
          <w:r>
            <w:rPr>
              <w:noProof/>
              <w:webHidden/>
            </w:rPr>
            <w:fldChar w:fldCharType="separate"/>
          </w:r>
          <w:ins w:id="93" w:author="Isha Gupta" w:date="2017-05-08T12:24:00Z">
            <w:r>
              <w:rPr>
                <w:noProof/>
                <w:webHidden/>
              </w:rPr>
              <w:t>17</w:t>
            </w:r>
            <w:r>
              <w:rPr>
                <w:noProof/>
                <w:webHidden/>
              </w:rPr>
              <w:fldChar w:fldCharType="end"/>
            </w:r>
            <w:r w:rsidRPr="00CC4679">
              <w:rPr>
                <w:rStyle w:val="Hyperlink"/>
                <w:noProof/>
              </w:rPr>
              <w:fldChar w:fldCharType="end"/>
            </w:r>
          </w:ins>
        </w:p>
        <w:p w14:paraId="565E632D" w14:textId="479092E3" w:rsidR="00B947F0" w:rsidRDefault="00B947F0">
          <w:pPr>
            <w:pStyle w:val="TOC3"/>
            <w:rPr>
              <w:ins w:id="94" w:author="Isha Gupta" w:date="2017-05-08T12:24:00Z"/>
              <w:rFonts w:eastAsiaTheme="minorEastAsia"/>
              <w:noProof/>
              <w:lang w:val="en-US"/>
            </w:rPr>
          </w:pPr>
          <w:ins w:id="95" w:author="Isha Gupta" w:date="2017-05-08T12:24:00Z">
            <w:r w:rsidRPr="00CC4679">
              <w:rPr>
                <w:rStyle w:val="Hyperlink"/>
                <w:noProof/>
              </w:rPr>
              <w:fldChar w:fldCharType="begin"/>
            </w:r>
            <w:r w:rsidRPr="00CC4679">
              <w:rPr>
                <w:rStyle w:val="Hyperlink"/>
                <w:noProof/>
              </w:rPr>
              <w:instrText xml:space="preserve"> </w:instrText>
            </w:r>
            <w:r>
              <w:rPr>
                <w:noProof/>
              </w:rPr>
              <w:instrText>HYPERLINK \l "_Toc482009646"</w:instrText>
            </w:r>
            <w:r w:rsidRPr="00CC4679">
              <w:rPr>
                <w:rStyle w:val="Hyperlink"/>
                <w:noProof/>
              </w:rPr>
              <w:instrText xml:space="preserve"> </w:instrText>
            </w:r>
            <w:r w:rsidRPr="00CC4679">
              <w:rPr>
                <w:rStyle w:val="Hyperlink"/>
                <w:noProof/>
              </w:rPr>
              <w:fldChar w:fldCharType="separate"/>
            </w:r>
            <w:r w:rsidRPr="00CC4679">
              <w:rPr>
                <w:rStyle w:val="Hyperlink"/>
                <w:noProof/>
              </w:rPr>
              <w:t>8.2.3</w:t>
            </w:r>
            <w:r>
              <w:rPr>
                <w:rFonts w:eastAsiaTheme="minorEastAsia"/>
                <w:noProof/>
                <w:lang w:val="en-US"/>
              </w:rPr>
              <w:tab/>
            </w:r>
            <w:r w:rsidRPr="00CC4679">
              <w:rPr>
                <w:rStyle w:val="Hyperlink"/>
                <w:noProof/>
              </w:rPr>
              <w:t>Persistence Layer</w:t>
            </w:r>
            <w:r>
              <w:rPr>
                <w:noProof/>
                <w:webHidden/>
              </w:rPr>
              <w:tab/>
            </w:r>
            <w:r>
              <w:rPr>
                <w:noProof/>
                <w:webHidden/>
              </w:rPr>
              <w:fldChar w:fldCharType="begin"/>
            </w:r>
            <w:r>
              <w:rPr>
                <w:noProof/>
                <w:webHidden/>
              </w:rPr>
              <w:instrText xml:space="preserve"> PAGEREF _Toc482009646 \h </w:instrText>
            </w:r>
          </w:ins>
          <w:r>
            <w:rPr>
              <w:noProof/>
              <w:webHidden/>
            </w:rPr>
          </w:r>
          <w:r>
            <w:rPr>
              <w:noProof/>
              <w:webHidden/>
            </w:rPr>
            <w:fldChar w:fldCharType="separate"/>
          </w:r>
          <w:ins w:id="96" w:author="Isha Gupta" w:date="2017-05-08T12:24:00Z">
            <w:r>
              <w:rPr>
                <w:noProof/>
                <w:webHidden/>
              </w:rPr>
              <w:t>18</w:t>
            </w:r>
            <w:r>
              <w:rPr>
                <w:noProof/>
                <w:webHidden/>
              </w:rPr>
              <w:fldChar w:fldCharType="end"/>
            </w:r>
            <w:r w:rsidRPr="00CC4679">
              <w:rPr>
                <w:rStyle w:val="Hyperlink"/>
                <w:noProof/>
              </w:rPr>
              <w:fldChar w:fldCharType="end"/>
            </w:r>
          </w:ins>
        </w:p>
        <w:p w14:paraId="7E0F946E" w14:textId="6C501E8E" w:rsidR="00B947F0" w:rsidRDefault="00B947F0">
          <w:pPr>
            <w:pStyle w:val="TOC3"/>
            <w:rPr>
              <w:ins w:id="97" w:author="Isha Gupta" w:date="2017-05-08T12:24:00Z"/>
              <w:rFonts w:eastAsiaTheme="minorEastAsia"/>
              <w:noProof/>
              <w:lang w:val="en-US"/>
            </w:rPr>
          </w:pPr>
          <w:ins w:id="98" w:author="Isha Gupta" w:date="2017-05-08T12:24:00Z">
            <w:r w:rsidRPr="00CC4679">
              <w:rPr>
                <w:rStyle w:val="Hyperlink"/>
                <w:noProof/>
              </w:rPr>
              <w:fldChar w:fldCharType="begin"/>
            </w:r>
            <w:r w:rsidRPr="00CC4679">
              <w:rPr>
                <w:rStyle w:val="Hyperlink"/>
                <w:noProof/>
              </w:rPr>
              <w:instrText xml:space="preserve"> </w:instrText>
            </w:r>
            <w:r>
              <w:rPr>
                <w:noProof/>
              </w:rPr>
              <w:instrText>HYPERLINK \l "_Toc482009647"</w:instrText>
            </w:r>
            <w:r w:rsidRPr="00CC4679">
              <w:rPr>
                <w:rStyle w:val="Hyperlink"/>
                <w:noProof/>
              </w:rPr>
              <w:instrText xml:space="preserve"> </w:instrText>
            </w:r>
            <w:r w:rsidRPr="00CC4679">
              <w:rPr>
                <w:rStyle w:val="Hyperlink"/>
                <w:noProof/>
              </w:rPr>
              <w:fldChar w:fldCharType="separate"/>
            </w:r>
            <w:r w:rsidRPr="00CC4679">
              <w:rPr>
                <w:rStyle w:val="Hyperlink"/>
                <w:noProof/>
              </w:rPr>
              <w:t>8.2.4</w:t>
            </w:r>
            <w:r>
              <w:rPr>
                <w:rFonts w:eastAsiaTheme="minorEastAsia"/>
                <w:noProof/>
                <w:lang w:val="en-US"/>
              </w:rPr>
              <w:tab/>
            </w:r>
            <w:r w:rsidRPr="00CC4679">
              <w:rPr>
                <w:rStyle w:val="Hyperlink"/>
                <w:noProof/>
              </w:rPr>
              <w:t>Database Layer</w:t>
            </w:r>
            <w:r>
              <w:rPr>
                <w:noProof/>
                <w:webHidden/>
              </w:rPr>
              <w:tab/>
            </w:r>
            <w:r>
              <w:rPr>
                <w:noProof/>
                <w:webHidden/>
              </w:rPr>
              <w:fldChar w:fldCharType="begin"/>
            </w:r>
            <w:r>
              <w:rPr>
                <w:noProof/>
                <w:webHidden/>
              </w:rPr>
              <w:instrText xml:space="preserve"> PAGEREF _Toc482009647 \h </w:instrText>
            </w:r>
          </w:ins>
          <w:r>
            <w:rPr>
              <w:noProof/>
              <w:webHidden/>
            </w:rPr>
          </w:r>
          <w:r>
            <w:rPr>
              <w:noProof/>
              <w:webHidden/>
            </w:rPr>
            <w:fldChar w:fldCharType="separate"/>
          </w:r>
          <w:ins w:id="99" w:author="Isha Gupta" w:date="2017-05-08T12:24:00Z">
            <w:r>
              <w:rPr>
                <w:noProof/>
                <w:webHidden/>
              </w:rPr>
              <w:t>18</w:t>
            </w:r>
            <w:r>
              <w:rPr>
                <w:noProof/>
                <w:webHidden/>
              </w:rPr>
              <w:fldChar w:fldCharType="end"/>
            </w:r>
            <w:r w:rsidRPr="00CC4679">
              <w:rPr>
                <w:rStyle w:val="Hyperlink"/>
                <w:noProof/>
              </w:rPr>
              <w:fldChar w:fldCharType="end"/>
            </w:r>
          </w:ins>
        </w:p>
        <w:p w14:paraId="36BE2D0F" w14:textId="5C62F99D" w:rsidR="00B947F0" w:rsidRDefault="00B947F0">
          <w:pPr>
            <w:pStyle w:val="TOC3"/>
            <w:rPr>
              <w:ins w:id="100" w:author="Isha Gupta" w:date="2017-05-08T12:24:00Z"/>
              <w:rFonts w:eastAsiaTheme="minorEastAsia"/>
              <w:noProof/>
              <w:lang w:val="en-US"/>
            </w:rPr>
          </w:pPr>
          <w:ins w:id="101" w:author="Isha Gupta" w:date="2017-05-08T12:24:00Z">
            <w:r w:rsidRPr="00CC4679">
              <w:rPr>
                <w:rStyle w:val="Hyperlink"/>
                <w:noProof/>
              </w:rPr>
              <w:fldChar w:fldCharType="begin"/>
            </w:r>
            <w:r w:rsidRPr="00CC4679">
              <w:rPr>
                <w:rStyle w:val="Hyperlink"/>
                <w:noProof/>
              </w:rPr>
              <w:instrText xml:space="preserve"> </w:instrText>
            </w:r>
            <w:r>
              <w:rPr>
                <w:noProof/>
              </w:rPr>
              <w:instrText>HYPERLINK \l "_Toc482009648"</w:instrText>
            </w:r>
            <w:r w:rsidRPr="00CC4679">
              <w:rPr>
                <w:rStyle w:val="Hyperlink"/>
                <w:noProof/>
              </w:rPr>
              <w:instrText xml:space="preserve"> </w:instrText>
            </w:r>
            <w:r w:rsidRPr="00CC4679">
              <w:rPr>
                <w:rStyle w:val="Hyperlink"/>
                <w:noProof/>
              </w:rPr>
              <w:fldChar w:fldCharType="separate"/>
            </w:r>
            <w:r w:rsidRPr="00CC4679">
              <w:rPr>
                <w:rStyle w:val="Hyperlink"/>
                <w:noProof/>
              </w:rPr>
              <w:t>8.2.5</w:t>
            </w:r>
            <w:r>
              <w:rPr>
                <w:rFonts w:eastAsiaTheme="minorEastAsia"/>
                <w:noProof/>
                <w:lang w:val="en-US"/>
              </w:rPr>
              <w:tab/>
            </w:r>
            <w:r w:rsidRPr="00CC4679">
              <w:rPr>
                <w:rStyle w:val="Hyperlink"/>
                <w:noProof/>
              </w:rPr>
              <w:t>Third Party Services</w:t>
            </w:r>
            <w:r>
              <w:rPr>
                <w:noProof/>
                <w:webHidden/>
              </w:rPr>
              <w:tab/>
            </w:r>
            <w:r>
              <w:rPr>
                <w:noProof/>
                <w:webHidden/>
              </w:rPr>
              <w:fldChar w:fldCharType="begin"/>
            </w:r>
            <w:r>
              <w:rPr>
                <w:noProof/>
                <w:webHidden/>
              </w:rPr>
              <w:instrText xml:space="preserve"> PAGEREF _Toc482009648 \h </w:instrText>
            </w:r>
          </w:ins>
          <w:r>
            <w:rPr>
              <w:noProof/>
              <w:webHidden/>
            </w:rPr>
          </w:r>
          <w:r>
            <w:rPr>
              <w:noProof/>
              <w:webHidden/>
            </w:rPr>
            <w:fldChar w:fldCharType="separate"/>
          </w:r>
          <w:ins w:id="102" w:author="Isha Gupta" w:date="2017-05-08T12:24:00Z">
            <w:r>
              <w:rPr>
                <w:noProof/>
                <w:webHidden/>
              </w:rPr>
              <w:t>18</w:t>
            </w:r>
            <w:r>
              <w:rPr>
                <w:noProof/>
                <w:webHidden/>
              </w:rPr>
              <w:fldChar w:fldCharType="end"/>
            </w:r>
            <w:r w:rsidRPr="00CC4679">
              <w:rPr>
                <w:rStyle w:val="Hyperlink"/>
                <w:noProof/>
              </w:rPr>
              <w:fldChar w:fldCharType="end"/>
            </w:r>
          </w:ins>
        </w:p>
        <w:p w14:paraId="38D35DE9" w14:textId="03522B7A" w:rsidR="00B947F0" w:rsidRDefault="00B947F0">
          <w:pPr>
            <w:pStyle w:val="TOC3"/>
            <w:rPr>
              <w:ins w:id="103" w:author="Isha Gupta" w:date="2017-05-08T12:24:00Z"/>
              <w:rFonts w:eastAsiaTheme="minorEastAsia"/>
              <w:noProof/>
              <w:lang w:val="en-US"/>
            </w:rPr>
          </w:pPr>
          <w:ins w:id="104" w:author="Isha Gupta" w:date="2017-05-08T12:24:00Z">
            <w:r w:rsidRPr="00CC4679">
              <w:rPr>
                <w:rStyle w:val="Hyperlink"/>
                <w:noProof/>
              </w:rPr>
              <w:lastRenderedPageBreak/>
              <w:fldChar w:fldCharType="begin"/>
            </w:r>
            <w:r w:rsidRPr="00CC4679">
              <w:rPr>
                <w:rStyle w:val="Hyperlink"/>
                <w:noProof/>
              </w:rPr>
              <w:instrText xml:space="preserve"> </w:instrText>
            </w:r>
            <w:r>
              <w:rPr>
                <w:noProof/>
              </w:rPr>
              <w:instrText>HYPERLINK \l "_Toc482009649"</w:instrText>
            </w:r>
            <w:r w:rsidRPr="00CC4679">
              <w:rPr>
                <w:rStyle w:val="Hyperlink"/>
                <w:noProof/>
              </w:rPr>
              <w:instrText xml:space="preserve"> </w:instrText>
            </w:r>
            <w:r w:rsidRPr="00CC4679">
              <w:rPr>
                <w:rStyle w:val="Hyperlink"/>
                <w:noProof/>
              </w:rPr>
              <w:fldChar w:fldCharType="separate"/>
            </w:r>
            <w:r w:rsidRPr="00CC4679">
              <w:rPr>
                <w:rStyle w:val="Hyperlink"/>
                <w:noProof/>
              </w:rPr>
              <w:t>8.2.6</w:t>
            </w:r>
            <w:r>
              <w:rPr>
                <w:rFonts w:eastAsiaTheme="minorEastAsia"/>
                <w:noProof/>
                <w:lang w:val="en-US"/>
              </w:rPr>
              <w:tab/>
            </w:r>
            <w:r w:rsidRPr="00CC4679">
              <w:rPr>
                <w:rStyle w:val="Hyperlink"/>
                <w:noProof/>
              </w:rPr>
              <w:t>Scheduler Service</w:t>
            </w:r>
            <w:r>
              <w:rPr>
                <w:noProof/>
                <w:webHidden/>
              </w:rPr>
              <w:tab/>
            </w:r>
            <w:r>
              <w:rPr>
                <w:noProof/>
                <w:webHidden/>
              </w:rPr>
              <w:fldChar w:fldCharType="begin"/>
            </w:r>
            <w:r>
              <w:rPr>
                <w:noProof/>
                <w:webHidden/>
              </w:rPr>
              <w:instrText xml:space="preserve"> PAGEREF _Toc482009649 \h </w:instrText>
            </w:r>
          </w:ins>
          <w:r>
            <w:rPr>
              <w:noProof/>
              <w:webHidden/>
            </w:rPr>
          </w:r>
          <w:r>
            <w:rPr>
              <w:noProof/>
              <w:webHidden/>
            </w:rPr>
            <w:fldChar w:fldCharType="separate"/>
          </w:r>
          <w:ins w:id="105" w:author="Isha Gupta" w:date="2017-05-08T12:24:00Z">
            <w:r>
              <w:rPr>
                <w:noProof/>
                <w:webHidden/>
              </w:rPr>
              <w:t>18</w:t>
            </w:r>
            <w:r>
              <w:rPr>
                <w:noProof/>
                <w:webHidden/>
              </w:rPr>
              <w:fldChar w:fldCharType="end"/>
            </w:r>
            <w:r w:rsidRPr="00CC4679">
              <w:rPr>
                <w:rStyle w:val="Hyperlink"/>
                <w:noProof/>
              </w:rPr>
              <w:fldChar w:fldCharType="end"/>
            </w:r>
          </w:ins>
        </w:p>
        <w:p w14:paraId="1FC675BC" w14:textId="2261AE6F" w:rsidR="00B947F0" w:rsidRDefault="00B947F0">
          <w:pPr>
            <w:pStyle w:val="TOC3"/>
            <w:rPr>
              <w:ins w:id="106" w:author="Isha Gupta" w:date="2017-05-08T12:24:00Z"/>
              <w:rFonts w:eastAsiaTheme="minorEastAsia"/>
              <w:noProof/>
              <w:lang w:val="en-US"/>
            </w:rPr>
          </w:pPr>
          <w:ins w:id="107" w:author="Isha Gupta" w:date="2017-05-08T12:24:00Z">
            <w:r w:rsidRPr="00CC4679">
              <w:rPr>
                <w:rStyle w:val="Hyperlink"/>
                <w:noProof/>
              </w:rPr>
              <w:fldChar w:fldCharType="begin"/>
            </w:r>
            <w:r w:rsidRPr="00CC4679">
              <w:rPr>
                <w:rStyle w:val="Hyperlink"/>
                <w:noProof/>
              </w:rPr>
              <w:instrText xml:space="preserve"> </w:instrText>
            </w:r>
            <w:r>
              <w:rPr>
                <w:noProof/>
              </w:rPr>
              <w:instrText>HYPERLINK \l "_Toc482009650"</w:instrText>
            </w:r>
            <w:r w:rsidRPr="00CC4679">
              <w:rPr>
                <w:rStyle w:val="Hyperlink"/>
                <w:noProof/>
              </w:rPr>
              <w:instrText xml:space="preserve"> </w:instrText>
            </w:r>
            <w:r w:rsidRPr="00CC4679">
              <w:rPr>
                <w:rStyle w:val="Hyperlink"/>
                <w:noProof/>
              </w:rPr>
              <w:fldChar w:fldCharType="separate"/>
            </w:r>
            <w:r w:rsidRPr="00CC4679">
              <w:rPr>
                <w:rStyle w:val="Hyperlink"/>
                <w:noProof/>
              </w:rPr>
              <w:t>8.2.7</w:t>
            </w:r>
            <w:r>
              <w:rPr>
                <w:rFonts w:eastAsiaTheme="minorEastAsia"/>
                <w:noProof/>
                <w:lang w:val="en-US"/>
              </w:rPr>
              <w:tab/>
            </w:r>
            <w:r w:rsidRPr="00CC4679">
              <w:rPr>
                <w:rStyle w:val="Hyperlink"/>
                <w:noProof/>
              </w:rPr>
              <w:t>Document Repository</w:t>
            </w:r>
            <w:r>
              <w:rPr>
                <w:noProof/>
                <w:webHidden/>
              </w:rPr>
              <w:tab/>
            </w:r>
            <w:r>
              <w:rPr>
                <w:noProof/>
                <w:webHidden/>
              </w:rPr>
              <w:fldChar w:fldCharType="begin"/>
            </w:r>
            <w:r>
              <w:rPr>
                <w:noProof/>
                <w:webHidden/>
              </w:rPr>
              <w:instrText xml:space="preserve"> PAGEREF _Toc482009650 \h </w:instrText>
            </w:r>
          </w:ins>
          <w:r>
            <w:rPr>
              <w:noProof/>
              <w:webHidden/>
            </w:rPr>
          </w:r>
          <w:r>
            <w:rPr>
              <w:noProof/>
              <w:webHidden/>
            </w:rPr>
            <w:fldChar w:fldCharType="separate"/>
          </w:r>
          <w:ins w:id="108" w:author="Isha Gupta" w:date="2017-05-08T12:24:00Z">
            <w:r>
              <w:rPr>
                <w:noProof/>
                <w:webHidden/>
              </w:rPr>
              <w:t>18</w:t>
            </w:r>
            <w:r>
              <w:rPr>
                <w:noProof/>
                <w:webHidden/>
              </w:rPr>
              <w:fldChar w:fldCharType="end"/>
            </w:r>
            <w:r w:rsidRPr="00CC4679">
              <w:rPr>
                <w:rStyle w:val="Hyperlink"/>
                <w:noProof/>
              </w:rPr>
              <w:fldChar w:fldCharType="end"/>
            </w:r>
          </w:ins>
        </w:p>
        <w:p w14:paraId="1B9F68B8" w14:textId="6D4BFD40" w:rsidR="00B947F0" w:rsidRDefault="00B947F0">
          <w:pPr>
            <w:pStyle w:val="TOC1"/>
            <w:tabs>
              <w:tab w:val="left" w:pos="440"/>
              <w:tab w:val="right" w:leader="dot" w:pos="9736"/>
            </w:tabs>
            <w:rPr>
              <w:ins w:id="109" w:author="Isha Gupta" w:date="2017-05-08T12:24:00Z"/>
              <w:rFonts w:eastAsiaTheme="minorEastAsia"/>
              <w:noProof/>
              <w:lang w:val="en-US"/>
            </w:rPr>
          </w:pPr>
          <w:ins w:id="110" w:author="Isha Gupta" w:date="2017-05-08T12:24:00Z">
            <w:r w:rsidRPr="00CC4679">
              <w:rPr>
                <w:rStyle w:val="Hyperlink"/>
                <w:noProof/>
              </w:rPr>
              <w:fldChar w:fldCharType="begin"/>
            </w:r>
            <w:r w:rsidRPr="00CC4679">
              <w:rPr>
                <w:rStyle w:val="Hyperlink"/>
                <w:noProof/>
              </w:rPr>
              <w:instrText xml:space="preserve"> </w:instrText>
            </w:r>
            <w:r>
              <w:rPr>
                <w:noProof/>
              </w:rPr>
              <w:instrText>HYPERLINK \l "_Toc482009651"</w:instrText>
            </w:r>
            <w:r w:rsidRPr="00CC4679">
              <w:rPr>
                <w:rStyle w:val="Hyperlink"/>
                <w:noProof/>
              </w:rPr>
              <w:instrText xml:space="preserve"> </w:instrText>
            </w:r>
            <w:r w:rsidRPr="00CC4679">
              <w:rPr>
                <w:rStyle w:val="Hyperlink"/>
                <w:noProof/>
              </w:rPr>
              <w:fldChar w:fldCharType="separate"/>
            </w:r>
            <w:r w:rsidRPr="00CC4679">
              <w:rPr>
                <w:rStyle w:val="Hyperlink"/>
                <w:noProof/>
              </w:rPr>
              <w:t>9</w:t>
            </w:r>
            <w:r>
              <w:rPr>
                <w:rFonts w:eastAsiaTheme="minorEastAsia"/>
                <w:noProof/>
                <w:lang w:val="en-US"/>
              </w:rPr>
              <w:tab/>
            </w:r>
            <w:r w:rsidRPr="00CC4679">
              <w:rPr>
                <w:rStyle w:val="Hyperlink"/>
                <w:noProof/>
              </w:rPr>
              <w:t>Solution Maintenance Tips and Caveats</w:t>
            </w:r>
            <w:r>
              <w:rPr>
                <w:noProof/>
                <w:webHidden/>
              </w:rPr>
              <w:tab/>
            </w:r>
            <w:r>
              <w:rPr>
                <w:noProof/>
                <w:webHidden/>
              </w:rPr>
              <w:fldChar w:fldCharType="begin"/>
            </w:r>
            <w:r>
              <w:rPr>
                <w:noProof/>
                <w:webHidden/>
              </w:rPr>
              <w:instrText xml:space="preserve"> PAGEREF _Toc482009651 \h </w:instrText>
            </w:r>
          </w:ins>
          <w:r>
            <w:rPr>
              <w:noProof/>
              <w:webHidden/>
            </w:rPr>
          </w:r>
          <w:r>
            <w:rPr>
              <w:noProof/>
              <w:webHidden/>
            </w:rPr>
            <w:fldChar w:fldCharType="separate"/>
          </w:r>
          <w:ins w:id="111" w:author="Isha Gupta" w:date="2017-05-08T12:24:00Z">
            <w:r>
              <w:rPr>
                <w:noProof/>
                <w:webHidden/>
              </w:rPr>
              <w:t>19</w:t>
            </w:r>
            <w:r>
              <w:rPr>
                <w:noProof/>
                <w:webHidden/>
              </w:rPr>
              <w:fldChar w:fldCharType="end"/>
            </w:r>
            <w:r w:rsidRPr="00CC4679">
              <w:rPr>
                <w:rStyle w:val="Hyperlink"/>
                <w:noProof/>
              </w:rPr>
              <w:fldChar w:fldCharType="end"/>
            </w:r>
          </w:ins>
        </w:p>
        <w:p w14:paraId="4D810FE4" w14:textId="24AC85AD" w:rsidR="00B947F0" w:rsidRDefault="00B947F0">
          <w:pPr>
            <w:pStyle w:val="TOC2"/>
            <w:tabs>
              <w:tab w:val="left" w:pos="880"/>
              <w:tab w:val="right" w:leader="dot" w:pos="9736"/>
            </w:tabs>
            <w:rPr>
              <w:ins w:id="112" w:author="Isha Gupta" w:date="2017-05-08T12:24:00Z"/>
              <w:rFonts w:eastAsiaTheme="minorEastAsia"/>
              <w:noProof/>
              <w:lang w:val="en-US"/>
            </w:rPr>
          </w:pPr>
          <w:ins w:id="113" w:author="Isha Gupta" w:date="2017-05-08T12:24:00Z">
            <w:r w:rsidRPr="00CC4679">
              <w:rPr>
                <w:rStyle w:val="Hyperlink"/>
                <w:noProof/>
              </w:rPr>
              <w:fldChar w:fldCharType="begin"/>
            </w:r>
            <w:r w:rsidRPr="00CC4679">
              <w:rPr>
                <w:rStyle w:val="Hyperlink"/>
                <w:noProof/>
              </w:rPr>
              <w:instrText xml:space="preserve"> </w:instrText>
            </w:r>
            <w:r>
              <w:rPr>
                <w:noProof/>
              </w:rPr>
              <w:instrText>HYPERLINK \l "_Toc482009652"</w:instrText>
            </w:r>
            <w:r w:rsidRPr="00CC4679">
              <w:rPr>
                <w:rStyle w:val="Hyperlink"/>
                <w:noProof/>
              </w:rPr>
              <w:instrText xml:space="preserve"> </w:instrText>
            </w:r>
            <w:r w:rsidRPr="00CC4679">
              <w:rPr>
                <w:rStyle w:val="Hyperlink"/>
                <w:noProof/>
              </w:rPr>
              <w:fldChar w:fldCharType="separate"/>
            </w:r>
            <w:r w:rsidRPr="00CC4679">
              <w:rPr>
                <w:rStyle w:val="Hyperlink"/>
                <w:noProof/>
              </w:rPr>
              <w:t>9.1</w:t>
            </w:r>
            <w:r>
              <w:rPr>
                <w:rFonts w:eastAsiaTheme="minorEastAsia"/>
                <w:noProof/>
                <w:lang w:val="en-US"/>
              </w:rPr>
              <w:tab/>
            </w:r>
            <w:r w:rsidRPr="00CC4679">
              <w:rPr>
                <w:rStyle w:val="Hyperlink"/>
                <w:noProof/>
              </w:rPr>
              <w:t>What to do to add a new module?</w:t>
            </w:r>
            <w:r>
              <w:rPr>
                <w:noProof/>
                <w:webHidden/>
              </w:rPr>
              <w:tab/>
            </w:r>
            <w:r>
              <w:rPr>
                <w:noProof/>
                <w:webHidden/>
              </w:rPr>
              <w:fldChar w:fldCharType="begin"/>
            </w:r>
            <w:r>
              <w:rPr>
                <w:noProof/>
                <w:webHidden/>
              </w:rPr>
              <w:instrText xml:space="preserve"> PAGEREF _Toc482009652 \h </w:instrText>
            </w:r>
          </w:ins>
          <w:r>
            <w:rPr>
              <w:noProof/>
              <w:webHidden/>
            </w:rPr>
          </w:r>
          <w:r>
            <w:rPr>
              <w:noProof/>
              <w:webHidden/>
            </w:rPr>
            <w:fldChar w:fldCharType="separate"/>
          </w:r>
          <w:ins w:id="114" w:author="Isha Gupta" w:date="2017-05-08T12:24:00Z">
            <w:r>
              <w:rPr>
                <w:noProof/>
                <w:webHidden/>
              </w:rPr>
              <w:t>19</w:t>
            </w:r>
            <w:r>
              <w:rPr>
                <w:noProof/>
                <w:webHidden/>
              </w:rPr>
              <w:fldChar w:fldCharType="end"/>
            </w:r>
            <w:r w:rsidRPr="00CC4679">
              <w:rPr>
                <w:rStyle w:val="Hyperlink"/>
                <w:noProof/>
              </w:rPr>
              <w:fldChar w:fldCharType="end"/>
            </w:r>
          </w:ins>
        </w:p>
        <w:p w14:paraId="6B4B8EBE" w14:textId="6A075C4A" w:rsidR="00B947F0" w:rsidRDefault="00B947F0">
          <w:pPr>
            <w:pStyle w:val="TOC2"/>
            <w:tabs>
              <w:tab w:val="left" w:pos="880"/>
              <w:tab w:val="right" w:leader="dot" w:pos="9736"/>
            </w:tabs>
            <w:rPr>
              <w:ins w:id="115" w:author="Isha Gupta" w:date="2017-05-08T12:24:00Z"/>
              <w:rFonts w:eastAsiaTheme="minorEastAsia"/>
              <w:noProof/>
              <w:lang w:val="en-US"/>
            </w:rPr>
          </w:pPr>
          <w:ins w:id="116" w:author="Isha Gupta" w:date="2017-05-08T12:24:00Z">
            <w:r w:rsidRPr="00CC4679">
              <w:rPr>
                <w:rStyle w:val="Hyperlink"/>
                <w:noProof/>
              </w:rPr>
              <w:fldChar w:fldCharType="begin"/>
            </w:r>
            <w:r w:rsidRPr="00CC4679">
              <w:rPr>
                <w:rStyle w:val="Hyperlink"/>
                <w:noProof/>
              </w:rPr>
              <w:instrText xml:space="preserve"> </w:instrText>
            </w:r>
            <w:r>
              <w:rPr>
                <w:noProof/>
              </w:rPr>
              <w:instrText>HYPERLINK \l "_Toc482009653"</w:instrText>
            </w:r>
            <w:r w:rsidRPr="00CC4679">
              <w:rPr>
                <w:rStyle w:val="Hyperlink"/>
                <w:noProof/>
              </w:rPr>
              <w:instrText xml:space="preserve"> </w:instrText>
            </w:r>
            <w:r w:rsidRPr="00CC4679">
              <w:rPr>
                <w:rStyle w:val="Hyperlink"/>
                <w:noProof/>
              </w:rPr>
              <w:fldChar w:fldCharType="separate"/>
            </w:r>
            <w:r w:rsidRPr="00CC4679">
              <w:rPr>
                <w:rStyle w:val="Hyperlink"/>
                <w:noProof/>
              </w:rPr>
              <w:t>9.2</w:t>
            </w:r>
            <w:r>
              <w:rPr>
                <w:rFonts w:eastAsiaTheme="minorEastAsia"/>
                <w:noProof/>
                <w:lang w:val="en-US"/>
              </w:rPr>
              <w:tab/>
            </w:r>
            <w:r w:rsidRPr="00CC4679">
              <w:rPr>
                <w:rStyle w:val="Hyperlink"/>
                <w:noProof/>
              </w:rPr>
              <w:t>What to do to run application in debug mode?</w:t>
            </w:r>
            <w:r>
              <w:rPr>
                <w:noProof/>
                <w:webHidden/>
              </w:rPr>
              <w:tab/>
            </w:r>
            <w:r>
              <w:rPr>
                <w:noProof/>
                <w:webHidden/>
              </w:rPr>
              <w:fldChar w:fldCharType="begin"/>
            </w:r>
            <w:r>
              <w:rPr>
                <w:noProof/>
                <w:webHidden/>
              </w:rPr>
              <w:instrText xml:space="preserve"> PAGEREF _Toc482009653 \h </w:instrText>
            </w:r>
          </w:ins>
          <w:r>
            <w:rPr>
              <w:noProof/>
              <w:webHidden/>
            </w:rPr>
          </w:r>
          <w:r>
            <w:rPr>
              <w:noProof/>
              <w:webHidden/>
            </w:rPr>
            <w:fldChar w:fldCharType="separate"/>
          </w:r>
          <w:ins w:id="117" w:author="Isha Gupta" w:date="2017-05-08T12:24:00Z">
            <w:r>
              <w:rPr>
                <w:noProof/>
                <w:webHidden/>
              </w:rPr>
              <w:t>19</w:t>
            </w:r>
            <w:r>
              <w:rPr>
                <w:noProof/>
                <w:webHidden/>
              </w:rPr>
              <w:fldChar w:fldCharType="end"/>
            </w:r>
            <w:r w:rsidRPr="00CC4679">
              <w:rPr>
                <w:rStyle w:val="Hyperlink"/>
                <w:noProof/>
              </w:rPr>
              <w:fldChar w:fldCharType="end"/>
            </w:r>
          </w:ins>
        </w:p>
        <w:p w14:paraId="4CB004F6" w14:textId="196A1CF7" w:rsidR="00B947F0" w:rsidRDefault="00B947F0">
          <w:pPr>
            <w:pStyle w:val="TOC2"/>
            <w:tabs>
              <w:tab w:val="left" w:pos="880"/>
              <w:tab w:val="right" w:leader="dot" w:pos="9736"/>
            </w:tabs>
            <w:rPr>
              <w:ins w:id="118" w:author="Isha Gupta" w:date="2017-05-08T12:24:00Z"/>
              <w:rFonts w:eastAsiaTheme="minorEastAsia"/>
              <w:noProof/>
              <w:lang w:val="en-US"/>
            </w:rPr>
          </w:pPr>
          <w:ins w:id="119" w:author="Isha Gupta" w:date="2017-05-08T12:24:00Z">
            <w:r w:rsidRPr="00CC4679">
              <w:rPr>
                <w:rStyle w:val="Hyperlink"/>
                <w:noProof/>
              </w:rPr>
              <w:fldChar w:fldCharType="begin"/>
            </w:r>
            <w:r w:rsidRPr="00CC4679">
              <w:rPr>
                <w:rStyle w:val="Hyperlink"/>
                <w:noProof/>
              </w:rPr>
              <w:instrText xml:space="preserve"> </w:instrText>
            </w:r>
            <w:r>
              <w:rPr>
                <w:noProof/>
              </w:rPr>
              <w:instrText>HYPERLINK \l "_Toc482009654"</w:instrText>
            </w:r>
            <w:r w:rsidRPr="00CC4679">
              <w:rPr>
                <w:rStyle w:val="Hyperlink"/>
                <w:noProof/>
              </w:rPr>
              <w:instrText xml:space="preserve"> </w:instrText>
            </w:r>
            <w:r w:rsidRPr="00CC4679">
              <w:rPr>
                <w:rStyle w:val="Hyperlink"/>
                <w:noProof/>
              </w:rPr>
              <w:fldChar w:fldCharType="separate"/>
            </w:r>
            <w:r w:rsidRPr="00CC4679">
              <w:rPr>
                <w:rStyle w:val="Hyperlink"/>
                <w:noProof/>
              </w:rPr>
              <w:t>9.3</w:t>
            </w:r>
            <w:r>
              <w:rPr>
                <w:rFonts w:eastAsiaTheme="minorEastAsia"/>
                <w:noProof/>
                <w:lang w:val="en-US"/>
              </w:rPr>
              <w:tab/>
            </w:r>
            <w:r w:rsidRPr="00CC4679">
              <w:rPr>
                <w:rStyle w:val="Hyperlink"/>
                <w:noProof/>
              </w:rPr>
              <w:t>……</w:t>
            </w:r>
            <w:r>
              <w:rPr>
                <w:noProof/>
                <w:webHidden/>
              </w:rPr>
              <w:tab/>
            </w:r>
            <w:r>
              <w:rPr>
                <w:noProof/>
                <w:webHidden/>
              </w:rPr>
              <w:fldChar w:fldCharType="begin"/>
            </w:r>
            <w:r>
              <w:rPr>
                <w:noProof/>
                <w:webHidden/>
              </w:rPr>
              <w:instrText xml:space="preserve"> PAGEREF _Toc482009654 \h </w:instrText>
            </w:r>
          </w:ins>
          <w:r>
            <w:rPr>
              <w:noProof/>
              <w:webHidden/>
            </w:rPr>
          </w:r>
          <w:r>
            <w:rPr>
              <w:noProof/>
              <w:webHidden/>
            </w:rPr>
            <w:fldChar w:fldCharType="separate"/>
          </w:r>
          <w:ins w:id="120" w:author="Isha Gupta" w:date="2017-05-08T12:24:00Z">
            <w:r>
              <w:rPr>
                <w:noProof/>
                <w:webHidden/>
              </w:rPr>
              <w:t>19</w:t>
            </w:r>
            <w:r>
              <w:rPr>
                <w:noProof/>
                <w:webHidden/>
              </w:rPr>
              <w:fldChar w:fldCharType="end"/>
            </w:r>
            <w:r w:rsidRPr="00CC4679">
              <w:rPr>
                <w:rStyle w:val="Hyperlink"/>
                <w:noProof/>
              </w:rPr>
              <w:fldChar w:fldCharType="end"/>
            </w:r>
          </w:ins>
        </w:p>
        <w:p w14:paraId="17BB279D" w14:textId="305C24B3" w:rsidR="00B947F0" w:rsidRDefault="00B947F0">
          <w:pPr>
            <w:pStyle w:val="TOC1"/>
            <w:tabs>
              <w:tab w:val="left" w:pos="660"/>
              <w:tab w:val="right" w:leader="dot" w:pos="9736"/>
            </w:tabs>
            <w:rPr>
              <w:ins w:id="121" w:author="Isha Gupta" w:date="2017-05-08T12:24:00Z"/>
              <w:rFonts w:eastAsiaTheme="minorEastAsia"/>
              <w:noProof/>
              <w:lang w:val="en-US"/>
            </w:rPr>
          </w:pPr>
          <w:ins w:id="122" w:author="Isha Gupta" w:date="2017-05-08T12:24:00Z">
            <w:r w:rsidRPr="00CC4679">
              <w:rPr>
                <w:rStyle w:val="Hyperlink"/>
                <w:noProof/>
              </w:rPr>
              <w:fldChar w:fldCharType="begin"/>
            </w:r>
            <w:r w:rsidRPr="00CC4679">
              <w:rPr>
                <w:rStyle w:val="Hyperlink"/>
                <w:noProof/>
              </w:rPr>
              <w:instrText xml:space="preserve"> </w:instrText>
            </w:r>
            <w:r>
              <w:rPr>
                <w:noProof/>
              </w:rPr>
              <w:instrText>HYPERLINK \l "_Toc482009655"</w:instrText>
            </w:r>
            <w:r w:rsidRPr="00CC4679">
              <w:rPr>
                <w:rStyle w:val="Hyperlink"/>
                <w:noProof/>
              </w:rPr>
              <w:instrText xml:space="preserve"> </w:instrText>
            </w:r>
            <w:r w:rsidRPr="00CC4679">
              <w:rPr>
                <w:rStyle w:val="Hyperlink"/>
                <w:noProof/>
              </w:rPr>
              <w:fldChar w:fldCharType="separate"/>
            </w:r>
            <w:r w:rsidRPr="00CC4679">
              <w:rPr>
                <w:rStyle w:val="Hyperlink"/>
                <w:noProof/>
              </w:rPr>
              <w:t>10</w:t>
            </w:r>
            <w:r>
              <w:rPr>
                <w:rFonts w:eastAsiaTheme="minorEastAsia"/>
                <w:noProof/>
                <w:lang w:val="en-US"/>
              </w:rPr>
              <w:tab/>
            </w:r>
            <w:r w:rsidRPr="00CC4679">
              <w:rPr>
                <w:rStyle w:val="Hyperlink"/>
                <w:noProof/>
              </w:rPr>
              <w:t>Glossary</w:t>
            </w:r>
            <w:r>
              <w:rPr>
                <w:noProof/>
                <w:webHidden/>
              </w:rPr>
              <w:tab/>
            </w:r>
            <w:r>
              <w:rPr>
                <w:noProof/>
                <w:webHidden/>
              </w:rPr>
              <w:fldChar w:fldCharType="begin"/>
            </w:r>
            <w:r>
              <w:rPr>
                <w:noProof/>
                <w:webHidden/>
              </w:rPr>
              <w:instrText xml:space="preserve"> PAGEREF _Toc482009655 \h </w:instrText>
            </w:r>
          </w:ins>
          <w:r>
            <w:rPr>
              <w:noProof/>
              <w:webHidden/>
            </w:rPr>
          </w:r>
          <w:r>
            <w:rPr>
              <w:noProof/>
              <w:webHidden/>
            </w:rPr>
            <w:fldChar w:fldCharType="separate"/>
          </w:r>
          <w:ins w:id="123" w:author="Isha Gupta" w:date="2017-05-08T12:24:00Z">
            <w:r>
              <w:rPr>
                <w:noProof/>
                <w:webHidden/>
              </w:rPr>
              <w:t>20</w:t>
            </w:r>
            <w:r>
              <w:rPr>
                <w:noProof/>
                <w:webHidden/>
              </w:rPr>
              <w:fldChar w:fldCharType="end"/>
            </w:r>
            <w:r w:rsidRPr="00CC4679">
              <w:rPr>
                <w:rStyle w:val="Hyperlink"/>
                <w:noProof/>
              </w:rPr>
              <w:fldChar w:fldCharType="end"/>
            </w:r>
          </w:ins>
        </w:p>
        <w:p w14:paraId="01EB6823" w14:textId="23428660" w:rsidR="00B947F0" w:rsidRDefault="00B947F0">
          <w:pPr>
            <w:pStyle w:val="TOC2"/>
            <w:tabs>
              <w:tab w:val="left" w:pos="880"/>
              <w:tab w:val="right" w:leader="dot" w:pos="9736"/>
            </w:tabs>
            <w:rPr>
              <w:ins w:id="124" w:author="Isha Gupta" w:date="2017-05-08T12:24:00Z"/>
              <w:rFonts w:eastAsiaTheme="minorEastAsia"/>
              <w:noProof/>
              <w:lang w:val="en-US"/>
            </w:rPr>
          </w:pPr>
          <w:ins w:id="125" w:author="Isha Gupta" w:date="2017-05-08T12:24:00Z">
            <w:r w:rsidRPr="00CC4679">
              <w:rPr>
                <w:rStyle w:val="Hyperlink"/>
                <w:noProof/>
              </w:rPr>
              <w:fldChar w:fldCharType="begin"/>
            </w:r>
            <w:r w:rsidRPr="00CC4679">
              <w:rPr>
                <w:rStyle w:val="Hyperlink"/>
                <w:noProof/>
              </w:rPr>
              <w:instrText xml:space="preserve"> </w:instrText>
            </w:r>
            <w:r>
              <w:rPr>
                <w:noProof/>
              </w:rPr>
              <w:instrText>HYPERLINK \l "_Toc482009656"</w:instrText>
            </w:r>
            <w:r w:rsidRPr="00CC4679">
              <w:rPr>
                <w:rStyle w:val="Hyperlink"/>
                <w:noProof/>
              </w:rPr>
              <w:instrText xml:space="preserve"> </w:instrText>
            </w:r>
            <w:r w:rsidRPr="00CC4679">
              <w:rPr>
                <w:rStyle w:val="Hyperlink"/>
                <w:noProof/>
              </w:rPr>
              <w:fldChar w:fldCharType="separate"/>
            </w:r>
            <w:r w:rsidRPr="00CC4679">
              <w:rPr>
                <w:rStyle w:val="Hyperlink"/>
                <w:noProof/>
              </w:rPr>
              <w:t>10.1</w:t>
            </w:r>
            <w:r>
              <w:rPr>
                <w:rFonts w:eastAsiaTheme="minorEastAsia"/>
                <w:noProof/>
                <w:lang w:val="en-US"/>
              </w:rPr>
              <w:tab/>
            </w:r>
            <w:r w:rsidRPr="00CC4679">
              <w:rPr>
                <w:rStyle w:val="Hyperlink"/>
                <w:noProof/>
              </w:rPr>
              <w:t>Requirements Traceability Matrix</w:t>
            </w:r>
            <w:r>
              <w:rPr>
                <w:noProof/>
                <w:webHidden/>
              </w:rPr>
              <w:tab/>
            </w:r>
            <w:r>
              <w:rPr>
                <w:noProof/>
                <w:webHidden/>
              </w:rPr>
              <w:fldChar w:fldCharType="begin"/>
            </w:r>
            <w:r>
              <w:rPr>
                <w:noProof/>
                <w:webHidden/>
              </w:rPr>
              <w:instrText xml:space="preserve"> PAGEREF _Toc482009656 \h </w:instrText>
            </w:r>
          </w:ins>
          <w:r>
            <w:rPr>
              <w:noProof/>
              <w:webHidden/>
            </w:rPr>
          </w:r>
          <w:r>
            <w:rPr>
              <w:noProof/>
              <w:webHidden/>
            </w:rPr>
            <w:fldChar w:fldCharType="separate"/>
          </w:r>
          <w:ins w:id="126" w:author="Isha Gupta" w:date="2017-05-08T12:24:00Z">
            <w:r>
              <w:rPr>
                <w:noProof/>
                <w:webHidden/>
              </w:rPr>
              <w:t>20</w:t>
            </w:r>
            <w:r>
              <w:rPr>
                <w:noProof/>
                <w:webHidden/>
              </w:rPr>
              <w:fldChar w:fldCharType="end"/>
            </w:r>
            <w:r w:rsidRPr="00CC4679">
              <w:rPr>
                <w:rStyle w:val="Hyperlink"/>
                <w:noProof/>
              </w:rPr>
              <w:fldChar w:fldCharType="end"/>
            </w:r>
          </w:ins>
        </w:p>
        <w:p w14:paraId="3F06BFBC" w14:textId="21A35A03" w:rsidR="00B947F0" w:rsidRDefault="00B947F0">
          <w:pPr>
            <w:pStyle w:val="TOC2"/>
            <w:tabs>
              <w:tab w:val="left" w:pos="880"/>
              <w:tab w:val="right" w:leader="dot" w:pos="9736"/>
            </w:tabs>
            <w:rPr>
              <w:ins w:id="127" w:author="Isha Gupta" w:date="2017-05-08T12:24:00Z"/>
              <w:rFonts w:eastAsiaTheme="minorEastAsia"/>
              <w:noProof/>
              <w:lang w:val="en-US"/>
            </w:rPr>
          </w:pPr>
          <w:ins w:id="128" w:author="Isha Gupta" w:date="2017-05-08T12:24:00Z">
            <w:r w:rsidRPr="00CC4679">
              <w:rPr>
                <w:rStyle w:val="Hyperlink"/>
                <w:noProof/>
              </w:rPr>
              <w:fldChar w:fldCharType="begin"/>
            </w:r>
            <w:r w:rsidRPr="00CC4679">
              <w:rPr>
                <w:rStyle w:val="Hyperlink"/>
                <w:noProof/>
              </w:rPr>
              <w:instrText xml:space="preserve"> </w:instrText>
            </w:r>
            <w:r>
              <w:rPr>
                <w:noProof/>
              </w:rPr>
              <w:instrText>HYPERLINK \l "_Toc482009657"</w:instrText>
            </w:r>
            <w:r w:rsidRPr="00CC4679">
              <w:rPr>
                <w:rStyle w:val="Hyperlink"/>
                <w:noProof/>
              </w:rPr>
              <w:instrText xml:space="preserve"> </w:instrText>
            </w:r>
            <w:r w:rsidRPr="00CC4679">
              <w:rPr>
                <w:rStyle w:val="Hyperlink"/>
                <w:noProof/>
              </w:rPr>
              <w:fldChar w:fldCharType="separate"/>
            </w:r>
            <w:r w:rsidRPr="00CC4679">
              <w:rPr>
                <w:rStyle w:val="Hyperlink"/>
                <w:noProof/>
              </w:rPr>
              <w:t>10.2</w:t>
            </w:r>
            <w:r>
              <w:rPr>
                <w:rFonts w:eastAsiaTheme="minorEastAsia"/>
                <w:noProof/>
                <w:lang w:val="en-US"/>
              </w:rPr>
              <w:tab/>
            </w:r>
            <w:r w:rsidRPr="00CC4679">
              <w:rPr>
                <w:rStyle w:val="Hyperlink"/>
                <w:noProof/>
              </w:rPr>
              <w:t>Terms</w:t>
            </w:r>
            <w:r>
              <w:rPr>
                <w:noProof/>
                <w:webHidden/>
              </w:rPr>
              <w:tab/>
            </w:r>
            <w:r>
              <w:rPr>
                <w:noProof/>
                <w:webHidden/>
              </w:rPr>
              <w:fldChar w:fldCharType="begin"/>
            </w:r>
            <w:r>
              <w:rPr>
                <w:noProof/>
                <w:webHidden/>
              </w:rPr>
              <w:instrText xml:space="preserve"> PAGEREF _Toc482009657 \h </w:instrText>
            </w:r>
          </w:ins>
          <w:r>
            <w:rPr>
              <w:noProof/>
              <w:webHidden/>
            </w:rPr>
          </w:r>
          <w:r>
            <w:rPr>
              <w:noProof/>
              <w:webHidden/>
            </w:rPr>
            <w:fldChar w:fldCharType="separate"/>
          </w:r>
          <w:ins w:id="129" w:author="Isha Gupta" w:date="2017-05-08T12:24:00Z">
            <w:r>
              <w:rPr>
                <w:noProof/>
                <w:webHidden/>
              </w:rPr>
              <w:t>20</w:t>
            </w:r>
            <w:r>
              <w:rPr>
                <w:noProof/>
                <w:webHidden/>
              </w:rPr>
              <w:fldChar w:fldCharType="end"/>
            </w:r>
            <w:r w:rsidRPr="00CC4679">
              <w:rPr>
                <w:rStyle w:val="Hyperlink"/>
                <w:noProof/>
              </w:rPr>
              <w:fldChar w:fldCharType="end"/>
            </w:r>
          </w:ins>
        </w:p>
        <w:p w14:paraId="00F671E9" w14:textId="1FAD47B5" w:rsidR="00B947F0" w:rsidRDefault="00B947F0">
          <w:pPr>
            <w:pStyle w:val="TOC2"/>
            <w:tabs>
              <w:tab w:val="left" w:pos="880"/>
              <w:tab w:val="right" w:leader="dot" w:pos="9736"/>
            </w:tabs>
            <w:rPr>
              <w:ins w:id="130" w:author="Isha Gupta" w:date="2017-05-08T12:24:00Z"/>
              <w:rFonts w:eastAsiaTheme="minorEastAsia"/>
              <w:noProof/>
              <w:lang w:val="en-US"/>
            </w:rPr>
          </w:pPr>
          <w:ins w:id="131" w:author="Isha Gupta" w:date="2017-05-08T12:24:00Z">
            <w:r w:rsidRPr="00CC4679">
              <w:rPr>
                <w:rStyle w:val="Hyperlink"/>
                <w:noProof/>
              </w:rPr>
              <w:fldChar w:fldCharType="begin"/>
            </w:r>
            <w:r w:rsidRPr="00CC4679">
              <w:rPr>
                <w:rStyle w:val="Hyperlink"/>
                <w:noProof/>
              </w:rPr>
              <w:instrText xml:space="preserve"> </w:instrText>
            </w:r>
            <w:r>
              <w:rPr>
                <w:noProof/>
              </w:rPr>
              <w:instrText>HYPERLINK \l "_Toc482009658"</w:instrText>
            </w:r>
            <w:r w:rsidRPr="00CC4679">
              <w:rPr>
                <w:rStyle w:val="Hyperlink"/>
                <w:noProof/>
              </w:rPr>
              <w:instrText xml:space="preserve"> </w:instrText>
            </w:r>
            <w:r w:rsidRPr="00CC4679">
              <w:rPr>
                <w:rStyle w:val="Hyperlink"/>
                <w:noProof/>
              </w:rPr>
              <w:fldChar w:fldCharType="separate"/>
            </w:r>
            <w:r w:rsidRPr="00CC4679">
              <w:rPr>
                <w:rStyle w:val="Hyperlink"/>
                <w:noProof/>
              </w:rPr>
              <w:t>10.3</w:t>
            </w:r>
            <w:r>
              <w:rPr>
                <w:rFonts w:eastAsiaTheme="minorEastAsia"/>
                <w:noProof/>
                <w:lang w:val="en-US"/>
              </w:rPr>
              <w:tab/>
            </w:r>
            <w:r w:rsidRPr="00CC4679">
              <w:rPr>
                <w:rStyle w:val="Hyperlink"/>
                <w:noProof/>
              </w:rPr>
              <w:t>Technology POCs</w:t>
            </w:r>
            <w:r>
              <w:rPr>
                <w:noProof/>
                <w:webHidden/>
              </w:rPr>
              <w:tab/>
            </w:r>
            <w:r>
              <w:rPr>
                <w:noProof/>
                <w:webHidden/>
              </w:rPr>
              <w:fldChar w:fldCharType="begin"/>
            </w:r>
            <w:r>
              <w:rPr>
                <w:noProof/>
                <w:webHidden/>
              </w:rPr>
              <w:instrText xml:space="preserve"> PAGEREF _Toc482009658 \h </w:instrText>
            </w:r>
          </w:ins>
          <w:r>
            <w:rPr>
              <w:noProof/>
              <w:webHidden/>
            </w:rPr>
          </w:r>
          <w:r>
            <w:rPr>
              <w:noProof/>
              <w:webHidden/>
            </w:rPr>
            <w:fldChar w:fldCharType="separate"/>
          </w:r>
          <w:ins w:id="132" w:author="Isha Gupta" w:date="2017-05-08T12:24:00Z">
            <w:r>
              <w:rPr>
                <w:noProof/>
                <w:webHidden/>
              </w:rPr>
              <w:t>21</w:t>
            </w:r>
            <w:r>
              <w:rPr>
                <w:noProof/>
                <w:webHidden/>
              </w:rPr>
              <w:fldChar w:fldCharType="end"/>
            </w:r>
            <w:r w:rsidRPr="00CC4679">
              <w:rPr>
                <w:rStyle w:val="Hyperlink"/>
                <w:noProof/>
              </w:rPr>
              <w:fldChar w:fldCharType="end"/>
            </w:r>
          </w:ins>
        </w:p>
        <w:p w14:paraId="097C9D43" w14:textId="7B1C76EF" w:rsidR="00B947F0" w:rsidRDefault="00B947F0">
          <w:pPr>
            <w:pStyle w:val="TOC3"/>
            <w:rPr>
              <w:ins w:id="133" w:author="Isha Gupta" w:date="2017-05-08T12:24:00Z"/>
              <w:rFonts w:eastAsiaTheme="minorEastAsia"/>
              <w:noProof/>
              <w:lang w:val="en-US"/>
            </w:rPr>
          </w:pPr>
          <w:ins w:id="134" w:author="Isha Gupta" w:date="2017-05-08T12:24:00Z">
            <w:r w:rsidRPr="00CC4679">
              <w:rPr>
                <w:rStyle w:val="Hyperlink"/>
                <w:noProof/>
              </w:rPr>
              <w:fldChar w:fldCharType="begin"/>
            </w:r>
            <w:r w:rsidRPr="00CC4679">
              <w:rPr>
                <w:rStyle w:val="Hyperlink"/>
                <w:noProof/>
              </w:rPr>
              <w:instrText xml:space="preserve"> </w:instrText>
            </w:r>
            <w:r>
              <w:rPr>
                <w:noProof/>
              </w:rPr>
              <w:instrText>HYPERLINK \l "_Toc482009659"</w:instrText>
            </w:r>
            <w:r w:rsidRPr="00CC4679">
              <w:rPr>
                <w:rStyle w:val="Hyperlink"/>
                <w:noProof/>
              </w:rPr>
              <w:instrText xml:space="preserve"> </w:instrText>
            </w:r>
            <w:r w:rsidRPr="00CC4679">
              <w:rPr>
                <w:rStyle w:val="Hyperlink"/>
                <w:noProof/>
              </w:rPr>
              <w:fldChar w:fldCharType="separate"/>
            </w:r>
            <w:r w:rsidRPr="00CC4679">
              <w:rPr>
                <w:rStyle w:val="Hyperlink"/>
                <w:noProof/>
              </w:rPr>
              <w:t>10.3.1</w:t>
            </w:r>
            <w:r>
              <w:rPr>
                <w:rFonts w:eastAsiaTheme="minorEastAsia"/>
                <w:noProof/>
                <w:lang w:val="en-US"/>
              </w:rPr>
              <w:tab/>
            </w:r>
            <w:r w:rsidRPr="00CC4679">
              <w:rPr>
                <w:rStyle w:val="Hyperlink"/>
                <w:noProof/>
              </w:rPr>
              <w:t>&lt;POC1&gt;</w:t>
            </w:r>
            <w:r>
              <w:rPr>
                <w:noProof/>
                <w:webHidden/>
              </w:rPr>
              <w:tab/>
            </w:r>
            <w:r>
              <w:rPr>
                <w:noProof/>
                <w:webHidden/>
              </w:rPr>
              <w:fldChar w:fldCharType="begin"/>
            </w:r>
            <w:r>
              <w:rPr>
                <w:noProof/>
                <w:webHidden/>
              </w:rPr>
              <w:instrText xml:space="preserve"> PAGEREF _Toc482009659 \h </w:instrText>
            </w:r>
          </w:ins>
          <w:r>
            <w:rPr>
              <w:noProof/>
              <w:webHidden/>
            </w:rPr>
          </w:r>
          <w:r>
            <w:rPr>
              <w:noProof/>
              <w:webHidden/>
            </w:rPr>
            <w:fldChar w:fldCharType="separate"/>
          </w:r>
          <w:ins w:id="135" w:author="Isha Gupta" w:date="2017-05-08T12:24:00Z">
            <w:r>
              <w:rPr>
                <w:noProof/>
                <w:webHidden/>
              </w:rPr>
              <w:t>21</w:t>
            </w:r>
            <w:r>
              <w:rPr>
                <w:noProof/>
                <w:webHidden/>
              </w:rPr>
              <w:fldChar w:fldCharType="end"/>
            </w:r>
            <w:r w:rsidRPr="00CC4679">
              <w:rPr>
                <w:rStyle w:val="Hyperlink"/>
                <w:noProof/>
              </w:rPr>
              <w:fldChar w:fldCharType="end"/>
            </w:r>
          </w:ins>
        </w:p>
        <w:p w14:paraId="0CA9CDDD" w14:textId="0D03557E" w:rsidR="00B947F0" w:rsidRDefault="00B947F0">
          <w:pPr>
            <w:pStyle w:val="TOC3"/>
            <w:rPr>
              <w:ins w:id="136" w:author="Isha Gupta" w:date="2017-05-08T12:24:00Z"/>
              <w:rFonts w:eastAsiaTheme="minorEastAsia"/>
              <w:noProof/>
              <w:lang w:val="en-US"/>
            </w:rPr>
          </w:pPr>
          <w:ins w:id="137" w:author="Isha Gupta" w:date="2017-05-08T12:24:00Z">
            <w:r w:rsidRPr="00CC4679">
              <w:rPr>
                <w:rStyle w:val="Hyperlink"/>
                <w:noProof/>
              </w:rPr>
              <w:fldChar w:fldCharType="begin"/>
            </w:r>
            <w:r w:rsidRPr="00CC4679">
              <w:rPr>
                <w:rStyle w:val="Hyperlink"/>
                <w:noProof/>
              </w:rPr>
              <w:instrText xml:space="preserve"> </w:instrText>
            </w:r>
            <w:r>
              <w:rPr>
                <w:noProof/>
              </w:rPr>
              <w:instrText>HYPERLINK \l "_Toc482009660"</w:instrText>
            </w:r>
            <w:r w:rsidRPr="00CC4679">
              <w:rPr>
                <w:rStyle w:val="Hyperlink"/>
                <w:noProof/>
              </w:rPr>
              <w:instrText xml:space="preserve"> </w:instrText>
            </w:r>
            <w:r w:rsidRPr="00CC4679">
              <w:rPr>
                <w:rStyle w:val="Hyperlink"/>
                <w:noProof/>
              </w:rPr>
              <w:fldChar w:fldCharType="separate"/>
            </w:r>
            <w:r w:rsidRPr="00CC4679">
              <w:rPr>
                <w:rStyle w:val="Hyperlink"/>
                <w:noProof/>
              </w:rPr>
              <w:t>10.3.2</w:t>
            </w:r>
            <w:r>
              <w:rPr>
                <w:rFonts w:eastAsiaTheme="minorEastAsia"/>
                <w:noProof/>
                <w:lang w:val="en-US"/>
              </w:rPr>
              <w:tab/>
            </w:r>
            <w:r w:rsidRPr="00CC4679">
              <w:rPr>
                <w:rStyle w:val="Hyperlink"/>
                <w:noProof/>
              </w:rPr>
              <w:t>&lt;POC2&gt;</w:t>
            </w:r>
            <w:r>
              <w:rPr>
                <w:noProof/>
                <w:webHidden/>
              </w:rPr>
              <w:tab/>
            </w:r>
            <w:r>
              <w:rPr>
                <w:noProof/>
                <w:webHidden/>
              </w:rPr>
              <w:fldChar w:fldCharType="begin"/>
            </w:r>
            <w:r>
              <w:rPr>
                <w:noProof/>
                <w:webHidden/>
              </w:rPr>
              <w:instrText xml:space="preserve"> PAGEREF _Toc482009660 \h </w:instrText>
            </w:r>
          </w:ins>
          <w:r>
            <w:rPr>
              <w:noProof/>
              <w:webHidden/>
            </w:rPr>
          </w:r>
          <w:r>
            <w:rPr>
              <w:noProof/>
              <w:webHidden/>
            </w:rPr>
            <w:fldChar w:fldCharType="separate"/>
          </w:r>
          <w:ins w:id="138" w:author="Isha Gupta" w:date="2017-05-08T12:24:00Z">
            <w:r>
              <w:rPr>
                <w:noProof/>
                <w:webHidden/>
              </w:rPr>
              <w:t>21</w:t>
            </w:r>
            <w:r>
              <w:rPr>
                <w:noProof/>
                <w:webHidden/>
              </w:rPr>
              <w:fldChar w:fldCharType="end"/>
            </w:r>
            <w:r w:rsidRPr="00CC4679">
              <w:rPr>
                <w:rStyle w:val="Hyperlink"/>
                <w:noProof/>
              </w:rPr>
              <w:fldChar w:fldCharType="end"/>
            </w:r>
          </w:ins>
        </w:p>
        <w:p w14:paraId="1BAE567F" w14:textId="61F7A2C4" w:rsidR="006428FA" w:rsidDel="007F5593" w:rsidRDefault="006428FA">
          <w:pPr>
            <w:pStyle w:val="TOC1"/>
            <w:tabs>
              <w:tab w:val="left" w:pos="440"/>
              <w:tab w:val="right" w:leader="dot" w:pos="9736"/>
            </w:tabs>
            <w:rPr>
              <w:del w:id="139" w:author="Isha Gupta" w:date="2017-05-08T12:11:00Z"/>
              <w:rFonts w:eastAsiaTheme="minorEastAsia"/>
              <w:noProof/>
              <w:lang w:eastAsia="en-IN"/>
            </w:rPr>
          </w:pPr>
          <w:del w:id="140" w:author="Isha Gupta" w:date="2017-05-08T12:11:00Z">
            <w:r w:rsidRPr="007F5593" w:rsidDel="007F5593">
              <w:rPr>
                <w:rPrChange w:id="141" w:author="Isha Gupta" w:date="2017-05-08T12:11:00Z">
                  <w:rPr>
                    <w:rStyle w:val="Hyperlink"/>
                    <w:noProof/>
                  </w:rPr>
                </w:rPrChange>
              </w:rPr>
              <w:delText>1</w:delText>
            </w:r>
            <w:r w:rsidDel="007F5593">
              <w:rPr>
                <w:rFonts w:eastAsiaTheme="minorEastAsia"/>
                <w:noProof/>
                <w:lang w:eastAsia="en-IN"/>
              </w:rPr>
              <w:tab/>
            </w:r>
            <w:r w:rsidRPr="007F5593" w:rsidDel="007F5593">
              <w:rPr>
                <w:rPrChange w:id="142" w:author="Isha Gupta" w:date="2017-05-08T12:11:00Z">
                  <w:rPr>
                    <w:rStyle w:val="Hyperlink"/>
                    <w:noProof/>
                  </w:rPr>
                </w:rPrChange>
              </w:rPr>
              <w:delText>Introduction</w:delText>
            </w:r>
            <w:r w:rsidDel="007F5593">
              <w:rPr>
                <w:noProof/>
                <w:webHidden/>
              </w:rPr>
              <w:tab/>
            </w:r>
            <w:r w:rsidR="00C3108A" w:rsidDel="007F5593">
              <w:rPr>
                <w:noProof/>
                <w:webHidden/>
              </w:rPr>
              <w:delText>2</w:delText>
            </w:r>
          </w:del>
        </w:p>
        <w:p w14:paraId="0A390408" w14:textId="54172D66" w:rsidR="006428FA" w:rsidDel="007F5593" w:rsidRDefault="006428FA">
          <w:pPr>
            <w:pStyle w:val="TOC1"/>
            <w:tabs>
              <w:tab w:val="left" w:pos="440"/>
              <w:tab w:val="right" w:leader="dot" w:pos="9736"/>
            </w:tabs>
            <w:rPr>
              <w:del w:id="143" w:author="Isha Gupta" w:date="2017-05-08T12:11:00Z"/>
              <w:rFonts w:eastAsiaTheme="minorEastAsia"/>
              <w:noProof/>
              <w:lang w:eastAsia="en-IN"/>
            </w:rPr>
          </w:pPr>
          <w:del w:id="144" w:author="Isha Gupta" w:date="2017-05-08T12:11:00Z">
            <w:r w:rsidRPr="007F5593" w:rsidDel="007F5593">
              <w:rPr>
                <w:rPrChange w:id="145" w:author="Isha Gupta" w:date="2017-05-08T12:11:00Z">
                  <w:rPr>
                    <w:rStyle w:val="Hyperlink"/>
                    <w:noProof/>
                  </w:rPr>
                </w:rPrChange>
              </w:rPr>
              <w:delText>2</w:delText>
            </w:r>
            <w:r w:rsidDel="007F5593">
              <w:rPr>
                <w:rFonts w:eastAsiaTheme="minorEastAsia"/>
                <w:noProof/>
                <w:lang w:eastAsia="en-IN"/>
              </w:rPr>
              <w:tab/>
            </w:r>
            <w:r w:rsidRPr="007F5593" w:rsidDel="007F5593">
              <w:rPr>
                <w:rPrChange w:id="146" w:author="Isha Gupta" w:date="2017-05-08T12:11:00Z">
                  <w:rPr>
                    <w:rStyle w:val="Hyperlink"/>
                    <w:noProof/>
                  </w:rPr>
                </w:rPrChange>
              </w:rPr>
              <w:delText>System Overview</w:delText>
            </w:r>
            <w:r w:rsidDel="007F5593">
              <w:rPr>
                <w:noProof/>
                <w:webHidden/>
              </w:rPr>
              <w:tab/>
            </w:r>
            <w:r w:rsidR="00C3108A" w:rsidDel="007F5593">
              <w:rPr>
                <w:noProof/>
                <w:webHidden/>
              </w:rPr>
              <w:delText>2</w:delText>
            </w:r>
          </w:del>
        </w:p>
        <w:p w14:paraId="485C5BBB" w14:textId="7C8C1B83" w:rsidR="006428FA" w:rsidDel="007F5593" w:rsidRDefault="006428FA">
          <w:pPr>
            <w:pStyle w:val="TOC1"/>
            <w:tabs>
              <w:tab w:val="left" w:pos="440"/>
              <w:tab w:val="right" w:leader="dot" w:pos="9736"/>
            </w:tabs>
            <w:rPr>
              <w:del w:id="147" w:author="Isha Gupta" w:date="2017-05-08T12:11:00Z"/>
              <w:rFonts w:eastAsiaTheme="minorEastAsia"/>
              <w:noProof/>
              <w:lang w:eastAsia="en-IN"/>
            </w:rPr>
          </w:pPr>
          <w:del w:id="148" w:author="Isha Gupta" w:date="2017-05-08T12:11:00Z">
            <w:r w:rsidRPr="007F5593" w:rsidDel="007F5593">
              <w:rPr>
                <w:rPrChange w:id="149" w:author="Isha Gupta" w:date="2017-05-08T12:11:00Z">
                  <w:rPr>
                    <w:rStyle w:val="Hyperlink"/>
                    <w:noProof/>
                  </w:rPr>
                </w:rPrChange>
              </w:rPr>
              <w:delText>3</w:delText>
            </w:r>
            <w:r w:rsidDel="007F5593">
              <w:rPr>
                <w:rFonts w:eastAsiaTheme="minorEastAsia"/>
                <w:noProof/>
                <w:lang w:eastAsia="en-IN"/>
              </w:rPr>
              <w:tab/>
            </w:r>
            <w:r w:rsidRPr="007F5593" w:rsidDel="007F5593">
              <w:rPr>
                <w:rPrChange w:id="150" w:author="Isha Gupta" w:date="2017-05-08T12:11:00Z">
                  <w:rPr>
                    <w:rStyle w:val="Hyperlink"/>
                    <w:noProof/>
                  </w:rPr>
                </w:rPrChange>
              </w:rPr>
              <w:delText>Design Considerations</w:delText>
            </w:r>
            <w:r w:rsidDel="007F5593">
              <w:rPr>
                <w:noProof/>
                <w:webHidden/>
              </w:rPr>
              <w:tab/>
            </w:r>
            <w:r w:rsidR="00C3108A" w:rsidDel="007F5593">
              <w:rPr>
                <w:noProof/>
                <w:webHidden/>
              </w:rPr>
              <w:delText>2</w:delText>
            </w:r>
          </w:del>
        </w:p>
        <w:p w14:paraId="1A37F0F3" w14:textId="1BC1E35B" w:rsidR="006428FA" w:rsidDel="007F5593" w:rsidRDefault="006428FA">
          <w:pPr>
            <w:pStyle w:val="TOC2"/>
            <w:tabs>
              <w:tab w:val="left" w:pos="880"/>
              <w:tab w:val="right" w:leader="dot" w:pos="9736"/>
            </w:tabs>
            <w:rPr>
              <w:del w:id="151" w:author="Isha Gupta" w:date="2017-05-08T12:11:00Z"/>
              <w:rFonts w:eastAsiaTheme="minorEastAsia"/>
              <w:noProof/>
              <w:lang w:eastAsia="en-IN"/>
            </w:rPr>
          </w:pPr>
          <w:del w:id="152" w:author="Isha Gupta" w:date="2017-05-08T12:11:00Z">
            <w:r w:rsidRPr="007F5593" w:rsidDel="007F5593">
              <w:rPr>
                <w:rPrChange w:id="153" w:author="Isha Gupta" w:date="2017-05-08T12:11:00Z">
                  <w:rPr>
                    <w:rStyle w:val="Hyperlink"/>
                    <w:noProof/>
                  </w:rPr>
                </w:rPrChange>
              </w:rPr>
              <w:delText>3.1</w:delText>
            </w:r>
            <w:r w:rsidDel="007F5593">
              <w:rPr>
                <w:rFonts w:eastAsiaTheme="minorEastAsia"/>
                <w:noProof/>
                <w:lang w:eastAsia="en-IN"/>
              </w:rPr>
              <w:tab/>
            </w:r>
            <w:r w:rsidRPr="007F5593" w:rsidDel="007F5593">
              <w:rPr>
                <w:rPrChange w:id="154" w:author="Isha Gupta" w:date="2017-05-08T12:11:00Z">
                  <w:rPr>
                    <w:rStyle w:val="Hyperlink"/>
                    <w:noProof/>
                  </w:rPr>
                </w:rPrChange>
              </w:rPr>
              <w:delText>Assumptions and Dependencies</w:delText>
            </w:r>
            <w:r w:rsidDel="007F5593">
              <w:rPr>
                <w:noProof/>
                <w:webHidden/>
              </w:rPr>
              <w:tab/>
            </w:r>
            <w:r w:rsidR="00C3108A" w:rsidDel="007F5593">
              <w:rPr>
                <w:noProof/>
                <w:webHidden/>
              </w:rPr>
              <w:delText>2</w:delText>
            </w:r>
          </w:del>
        </w:p>
        <w:p w14:paraId="6F234FD9" w14:textId="6C541024" w:rsidR="006428FA" w:rsidDel="007F5593" w:rsidRDefault="006428FA">
          <w:pPr>
            <w:pStyle w:val="TOC2"/>
            <w:tabs>
              <w:tab w:val="left" w:pos="880"/>
              <w:tab w:val="right" w:leader="dot" w:pos="9736"/>
            </w:tabs>
            <w:rPr>
              <w:del w:id="155" w:author="Isha Gupta" w:date="2017-05-08T12:11:00Z"/>
              <w:rFonts w:eastAsiaTheme="minorEastAsia"/>
              <w:noProof/>
              <w:lang w:eastAsia="en-IN"/>
            </w:rPr>
          </w:pPr>
          <w:del w:id="156" w:author="Isha Gupta" w:date="2017-05-08T12:11:00Z">
            <w:r w:rsidRPr="007F5593" w:rsidDel="007F5593">
              <w:rPr>
                <w:rPrChange w:id="157" w:author="Isha Gupta" w:date="2017-05-08T12:11:00Z">
                  <w:rPr>
                    <w:rStyle w:val="Hyperlink"/>
                    <w:noProof/>
                  </w:rPr>
                </w:rPrChange>
              </w:rPr>
              <w:delText>3.2</w:delText>
            </w:r>
            <w:r w:rsidDel="007F5593">
              <w:rPr>
                <w:rFonts w:eastAsiaTheme="minorEastAsia"/>
                <w:noProof/>
                <w:lang w:eastAsia="en-IN"/>
              </w:rPr>
              <w:tab/>
            </w:r>
            <w:r w:rsidRPr="007F5593" w:rsidDel="007F5593">
              <w:rPr>
                <w:rPrChange w:id="158" w:author="Isha Gupta" w:date="2017-05-08T12:11:00Z">
                  <w:rPr>
                    <w:rStyle w:val="Hyperlink"/>
                    <w:noProof/>
                  </w:rPr>
                </w:rPrChange>
              </w:rPr>
              <w:delText>General Constraints</w:delText>
            </w:r>
            <w:r w:rsidDel="007F5593">
              <w:rPr>
                <w:noProof/>
                <w:webHidden/>
              </w:rPr>
              <w:tab/>
            </w:r>
            <w:r w:rsidR="00C3108A" w:rsidDel="007F5593">
              <w:rPr>
                <w:noProof/>
                <w:webHidden/>
              </w:rPr>
              <w:delText>2</w:delText>
            </w:r>
          </w:del>
        </w:p>
        <w:p w14:paraId="38BB332A" w14:textId="73E4B7AE" w:rsidR="006428FA" w:rsidDel="007F5593" w:rsidRDefault="006428FA">
          <w:pPr>
            <w:pStyle w:val="TOC2"/>
            <w:tabs>
              <w:tab w:val="left" w:pos="880"/>
              <w:tab w:val="right" w:leader="dot" w:pos="9736"/>
            </w:tabs>
            <w:rPr>
              <w:del w:id="159" w:author="Isha Gupta" w:date="2017-05-08T12:11:00Z"/>
              <w:rFonts w:eastAsiaTheme="minorEastAsia"/>
              <w:noProof/>
              <w:lang w:eastAsia="en-IN"/>
            </w:rPr>
          </w:pPr>
          <w:del w:id="160" w:author="Isha Gupta" w:date="2017-05-08T12:11:00Z">
            <w:r w:rsidRPr="007F5593" w:rsidDel="007F5593">
              <w:rPr>
                <w:rPrChange w:id="161" w:author="Isha Gupta" w:date="2017-05-08T12:11:00Z">
                  <w:rPr>
                    <w:rStyle w:val="Hyperlink"/>
                    <w:noProof/>
                  </w:rPr>
                </w:rPrChange>
              </w:rPr>
              <w:delText>3.3</w:delText>
            </w:r>
            <w:r w:rsidDel="007F5593">
              <w:rPr>
                <w:rFonts w:eastAsiaTheme="minorEastAsia"/>
                <w:noProof/>
                <w:lang w:eastAsia="en-IN"/>
              </w:rPr>
              <w:tab/>
            </w:r>
            <w:r w:rsidRPr="007F5593" w:rsidDel="007F5593">
              <w:rPr>
                <w:rPrChange w:id="162" w:author="Isha Gupta" w:date="2017-05-08T12:11:00Z">
                  <w:rPr>
                    <w:rStyle w:val="Hyperlink"/>
                    <w:noProof/>
                  </w:rPr>
                </w:rPrChange>
              </w:rPr>
              <w:delText>Goals and Guidelines</w:delText>
            </w:r>
            <w:r w:rsidDel="007F5593">
              <w:rPr>
                <w:noProof/>
                <w:webHidden/>
              </w:rPr>
              <w:tab/>
            </w:r>
            <w:r w:rsidR="00C3108A" w:rsidDel="007F5593">
              <w:rPr>
                <w:noProof/>
                <w:webHidden/>
              </w:rPr>
              <w:delText>2</w:delText>
            </w:r>
          </w:del>
        </w:p>
        <w:p w14:paraId="00A6AB80" w14:textId="5F3C138C" w:rsidR="006428FA" w:rsidDel="007F5593" w:rsidRDefault="006428FA">
          <w:pPr>
            <w:pStyle w:val="TOC1"/>
            <w:tabs>
              <w:tab w:val="left" w:pos="440"/>
              <w:tab w:val="right" w:leader="dot" w:pos="9736"/>
            </w:tabs>
            <w:rPr>
              <w:del w:id="163" w:author="Isha Gupta" w:date="2017-05-08T12:11:00Z"/>
              <w:rFonts w:eastAsiaTheme="minorEastAsia"/>
              <w:noProof/>
              <w:lang w:eastAsia="en-IN"/>
            </w:rPr>
          </w:pPr>
          <w:del w:id="164" w:author="Isha Gupta" w:date="2017-05-08T12:11:00Z">
            <w:r w:rsidRPr="007F5593" w:rsidDel="007F5593">
              <w:rPr>
                <w:rPrChange w:id="165" w:author="Isha Gupta" w:date="2017-05-08T12:11:00Z">
                  <w:rPr>
                    <w:rStyle w:val="Hyperlink"/>
                    <w:noProof/>
                  </w:rPr>
                </w:rPrChange>
              </w:rPr>
              <w:delText>4</w:delText>
            </w:r>
            <w:r w:rsidDel="007F5593">
              <w:rPr>
                <w:rFonts w:eastAsiaTheme="minorEastAsia"/>
                <w:noProof/>
                <w:lang w:eastAsia="en-IN"/>
              </w:rPr>
              <w:tab/>
            </w:r>
            <w:r w:rsidRPr="007F5593" w:rsidDel="007F5593">
              <w:rPr>
                <w:rPrChange w:id="166" w:author="Isha Gupta" w:date="2017-05-08T12:11:00Z">
                  <w:rPr>
                    <w:rStyle w:val="Hyperlink"/>
                    <w:noProof/>
                  </w:rPr>
                </w:rPrChange>
              </w:rPr>
              <w:delText>NFR Considerations</w:delText>
            </w:r>
            <w:r w:rsidDel="007F5593">
              <w:rPr>
                <w:noProof/>
                <w:webHidden/>
              </w:rPr>
              <w:tab/>
            </w:r>
            <w:r w:rsidR="00C3108A" w:rsidDel="007F5593">
              <w:rPr>
                <w:noProof/>
                <w:webHidden/>
              </w:rPr>
              <w:delText>2</w:delText>
            </w:r>
          </w:del>
        </w:p>
        <w:p w14:paraId="150E0DCB" w14:textId="363A52F2" w:rsidR="006428FA" w:rsidDel="007F5593" w:rsidRDefault="006428FA">
          <w:pPr>
            <w:pStyle w:val="TOC2"/>
            <w:tabs>
              <w:tab w:val="left" w:pos="880"/>
              <w:tab w:val="right" w:leader="dot" w:pos="9736"/>
            </w:tabs>
            <w:rPr>
              <w:del w:id="167" w:author="Isha Gupta" w:date="2017-05-08T12:11:00Z"/>
              <w:rFonts w:eastAsiaTheme="minorEastAsia"/>
              <w:noProof/>
              <w:lang w:eastAsia="en-IN"/>
            </w:rPr>
          </w:pPr>
          <w:del w:id="168" w:author="Isha Gupta" w:date="2017-05-08T12:11:00Z">
            <w:r w:rsidRPr="007F5593" w:rsidDel="007F5593">
              <w:rPr>
                <w:rPrChange w:id="169" w:author="Isha Gupta" w:date="2017-05-08T12:11:00Z">
                  <w:rPr>
                    <w:rStyle w:val="Hyperlink"/>
                    <w:noProof/>
                  </w:rPr>
                </w:rPrChange>
              </w:rPr>
              <w:delText>4.1</w:delText>
            </w:r>
            <w:r w:rsidDel="007F5593">
              <w:rPr>
                <w:rFonts w:eastAsiaTheme="minorEastAsia"/>
                <w:noProof/>
                <w:lang w:eastAsia="en-IN"/>
              </w:rPr>
              <w:tab/>
            </w:r>
            <w:r w:rsidRPr="007F5593" w:rsidDel="007F5593">
              <w:rPr>
                <w:rPrChange w:id="170" w:author="Isha Gupta" w:date="2017-05-08T12:11:00Z">
                  <w:rPr>
                    <w:rStyle w:val="Hyperlink"/>
                    <w:noProof/>
                  </w:rPr>
                </w:rPrChange>
              </w:rPr>
              <w:delText>Usability</w:delText>
            </w:r>
            <w:r w:rsidDel="007F5593">
              <w:rPr>
                <w:noProof/>
                <w:webHidden/>
              </w:rPr>
              <w:tab/>
            </w:r>
            <w:r w:rsidR="00C3108A" w:rsidDel="007F5593">
              <w:rPr>
                <w:noProof/>
                <w:webHidden/>
              </w:rPr>
              <w:delText>2</w:delText>
            </w:r>
          </w:del>
        </w:p>
        <w:p w14:paraId="5733D261" w14:textId="3068BB2A" w:rsidR="006428FA" w:rsidDel="007F5593" w:rsidRDefault="006428FA">
          <w:pPr>
            <w:pStyle w:val="TOC2"/>
            <w:tabs>
              <w:tab w:val="left" w:pos="880"/>
              <w:tab w:val="right" w:leader="dot" w:pos="9736"/>
            </w:tabs>
            <w:rPr>
              <w:del w:id="171" w:author="Isha Gupta" w:date="2017-05-08T12:11:00Z"/>
              <w:rFonts w:eastAsiaTheme="minorEastAsia"/>
              <w:noProof/>
              <w:lang w:eastAsia="en-IN"/>
            </w:rPr>
          </w:pPr>
          <w:del w:id="172" w:author="Isha Gupta" w:date="2017-05-08T12:11:00Z">
            <w:r w:rsidRPr="007F5593" w:rsidDel="007F5593">
              <w:rPr>
                <w:rPrChange w:id="173" w:author="Isha Gupta" w:date="2017-05-08T12:11:00Z">
                  <w:rPr>
                    <w:rStyle w:val="Hyperlink"/>
                    <w:noProof/>
                  </w:rPr>
                </w:rPrChange>
              </w:rPr>
              <w:delText>4.2</w:delText>
            </w:r>
            <w:r w:rsidDel="007F5593">
              <w:rPr>
                <w:rFonts w:eastAsiaTheme="minorEastAsia"/>
                <w:noProof/>
                <w:lang w:eastAsia="en-IN"/>
              </w:rPr>
              <w:tab/>
            </w:r>
            <w:r w:rsidRPr="007F5593" w:rsidDel="007F5593">
              <w:rPr>
                <w:rPrChange w:id="174" w:author="Isha Gupta" w:date="2017-05-08T12:11:00Z">
                  <w:rPr>
                    <w:rStyle w:val="Hyperlink"/>
                    <w:noProof/>
                  </w:rPr>
                </w:rPrChange>
              </w:rPr>
              <w:delText>Reliability</w:delText>
            </w:r>
            <w:r w:rsidDel="007F5593">
              <w:rPr>
                <w:noProof/>
                <w:webHidden/>
              </w:rPr>
              <w:tab/>
            </w:r>
            <w:r w:rsidR="00C3108A" w:rsidDel="007F5593">
              <w:rPr>
                <w:noProof/>
                <w:webHidden/>
              </w:rPr>
              <w:delText>2</w:delText>
            </w:r>
          </w:del>
        </w:p>
        <w:p w14:paraId="7A1AA9F7" w14:textId="2850670A" w:rsidR="006428FA" w:rsidDel="007F5593" w:rsidRDefault="006428FA">
          <w:pPr>
            <w:pStyle w:val="TOC2"/>
            <w:tabs>
              <w:tab w:val="left" w:pos="880"/>
              <w:tab w:val="right" w:leader="dot" w:pos="9736"/>
            </w:tabs>
            <w:rPr>
              <w:del w:id="175" w:author="Isha Gupta" w:date="2017-05-08T12:11:00Z"/>
              <w:rFonts w:eastAsiaTheme="minorEastAsia"/>
              <w:noProof/>
              <w:lang w:eastAsia="en-IN"/>
            </w:rPr>
          </w:pPr>
          <w:del w:id="176" w:author="Isha Gupta" w:date="2017-05-08T12:11:00Z">
            <w:r w:rsidRPr="007F5593" w:rsidDel="007F5593">
              <w:rPr>
                <w:rPrChange w:id="177" w:author="Isha Gupta" w:date="2017-05-08T12:11:00Z">
                  <w:rPr>
                    <w:rStyle w:val="Hyperlink"/>
                    <w:noProof/>
                  </w:rPr>
                </w:rPrChange>
              </w:rPr>
              <w:delText>4.3</w:delText>
            </w:r>
            <w:r w:rsidDel="007F5593">
              <w:rPr>
                <w:rFonts w:eastAsiaTheme="minorEastAsia"/>
                <w:noProof/>
                <w:lang w:eastAsia="en-IN"/>
              </w:rPr>
              <w:tab/>
            </w:r>
            <w:r w:rsidRPr="007F5593" w:rsidDel="007F5593">
              <w:rPr>
                <w:rPrChange w:id="178" w:author="Isha Gupta" w:date="2017-05-08T12:11:00Z">
                  <w:rPr>
                    <w:rStyle w:val="Hyperlink"/>
                    <w:noProof/>
                  </w:rPr>
                </w:rPrChange>
              </w:rPr>
              <w:delText>Performance</w:delText>
            </w:r>
            <w:r w:rsidDel="007F5593">
              <w:rPr>
                <w:noProof/>
                <w:webHidden/>
              </w:rPr>
              <w:tab/>
            </w:r>
            <w:r w:rsidR="00C3108A" w:rsidDel="007F5593">
              <w:rPr>
                <w:noProof/>
                <w:webHidden/>
              </w:rPr>
              <w:delText>2</w:delText>
            </w:r>
          </w:del>
        </w:p>
        <w:p w14:paraId="6BF75F44" w14:textId="6331E969" w:rsidR="006428FA" w:rsidDel="007F5593" w:rsidRDefault="006428FA">
          <w:pPr>
            <w:pStyle w:val="TOC2"/>
            <w:tabs>
              <w:tab w:val="left" w:pos="880"/>
              <w:tab w:val="right" w:leader="dot" w:pos="9736"/>
            </w:tabs>
            <w:rPr>
              <w:del w:id="179" w:author="Isha Gupta" w:date="2017-05-08T12:11:00Z"/>
              <w:rFonts w:eastAsiaTheme="minorEastAsia"/>
              <w:noProof/>
              <w:lang w:eastAsia="en-IN"/>
            </w:rPr>
          </w:pPr>
          <w:del w:id="180" w:author="Isha Gupta" w:date="2017-05-08T12:11:00Z">
            <w:r w:rsidRPr="007F5593" w:rsidDel="007F5593">
              <w:rPr>
                <w:rPrChange w:id="181" w:author="Isha Gupta" w:date="2017-05-08T12:11:00Z">
                  <w:rPr>
                    <w:rStyle w:val="Hyperlink"/>
                    <w:noProof/>
                  </w:rPr>
                </w:rPrChange>
              </w:rPr>
              <w:delText>4.4</w:delText>
            </w:r>
            <w:r w:rsidDel="007F5593">
              <w:rPr>
                <w:rFonts w:eastAsiaTheme="minorEastAsia"/>
                <w:noProof/>
                <w:lang w:eastAsia="en-IN"/>
              </w:rPr>
              <w:tab/>
            </w:r>
            <w:r w:rsidRPr="007F5593" w:rsidDel="007F5593">
              <w:rPr>
                <w:rPrChange w:id="182" w:author="Isha Gupta" w:date="2017-05-08T12:11:00Z">
                  <w:rPr>
                    <w:rStyle w:val="Hyperlink"/>
                    <w:noProof/>
                  </w:rPr>
                </w:rPrChange>
              </w:rPr>
              <w:delText>Security</w:delText>
            </w:r>
            <w:r w:rsidDel="007F5593">
              <w:rPr>
                <w:noProof/>
                <w:webHidden/>
              </w:rPr>
              <w:tab/>
            </w:r>
            <w:r w:rsidR="00C3108A" w:rsidDel="007F5593">
              <w:rPr>
                <w:noProof/>
                <w:webHidden/>
              </w:rPr>
              <w:delText>2</w:delText>
            </w:r>
          </w:del>
        </w:p>
        <w:p w14:paraId="0C0E9B55" w14:textId="1F61133F" w:rsidR="006428FA" w:rsidDel="007F5593" w:rsidRDefault="006428FA">
          <w:pPr>
            <w:pStyle w:val="TOC2"/>
            <w:tabs>
              <w:tab w:val="left" w:pos="880"/>
              <w:tab w:val="right" w:leader="dot" w:pos="9736"/>
            </w:tabs>
            <w:rPr>
              <w:del w:id="183" w:author="Isha Gupta" w:date="2017-05-08T12:11:00Z"/>
              <w:rFonts w:eastAsiaTheme="minorEastAsia"/>
              <w:noProof/>
              <w:lang w:eastAsia="en-IN"/>
            </w:rPr>
          </w:pPr>
          <w:del w:id="184" w:author="Isha Gupta" w:date="2017-05-08T12:11:00Z">
            <w:r w:rsidRPr="007F5593" w:rsidDel="007F5593">
              <w:rPr>
                <w:rPrChange w:id="185" w:author="Isha Gupta" w:date="2017-05-08T12:11:00Z">
                  <w:rPr>
                    <w:rStyle w:val="Hyperlink"/>
                    <w:noProof/>
                  </w:rPr>
                </w:rPrChange>
              </w:rPr>
              <w:delText>4.5</w:delText>
            </w:r>
            <w:r w:rsidDel="007F5593">
              <w:rPr>
                <w:rFonts w:eastAsiaTheme="minorEastAsia"/>
                <w:noProof/>
                <w:lang w:eastAsia="en-IN"/>
              </w:rPr>
              <w:tab/>
            </w:r>
            <w:r w:rsidRPr="007F5593" w:rsidDel="007F5593">
              <w:rPr>
                <w:rPrChange w:id="186" w:author="Isha Gupta" w:date="2017-05-08T12:11:00Z">
                  <w:rPr>
                    <w:rStyle w:val="Hyperlink"/>
                    <w:noProof/>
                  </w:rPr>
                </w:rPrChange>
              </w:rPr>
              <w:delText>Supportability</w:delText>
            </w:r>
            <w:r w:rsidDel="007F5593">
              <w:rPr>
                <w:noProof/>
                <w:webHidden/>
              </w:rPr>
              <w:tab/>
            </w:r>
            <w:r w:rsidR="00C3108A" w:rsidDel="007F5593">
              <w:rPr>
                <w:noProof/>
                <w:webHidden/>
              </w:rPr>
              <w:delText>2</w:delText>
            </w:r>
          </w:del>
        </w:p>
        <w:p w14:paraId="2769C773" w14:textId="38E8B99E" w:rsidR="006428FA" w:rsidDel="007F5593" w:rsidRDefault="006428FA">
          <w:pPr>
            <w:pStyle w:val="TOC2"/>
            <w:tabs>
              <w:tab w:val="left" w:pos="880"/>
              <w:tab w:val="right" w:leader="dot" w:pos="9736"/>
            </w:tabs>
            <w:rPr>
              <w:del w:id="187" w:author="Isha Gupta" w:date="2017-05-08T12:11:00Z"/>
              <w:rFonts w:eastAsiaTheme="minorEastAsia"/>
              <w:noProof/>
              <w:lang w:eastAsia="en-IN"/>
            </w:rPr>
          </w:pPr>
          <w:del w:id="188" w:author="Isha Gupta" w:date="2017-05-08T12:11:00Z">
            <w:r w:rsidRPr="007F5593" w:rsidDel="007F5593">
              <w:rPr>
                <w:rPrChange w:id="189" w:author="Isha Gupta" w:date="2017-05-08T12:11:00Z">
                  <w:rPr>
                    <w:rStyle w:val="Hyperlink"/>
                    <w:noProof/>
                  </w:rPr>
                </w:rPrChange>
              </w:rPr>
              <w:delText>4.6</w:delText>
            </w:r>
            <w:r w:rsidDel="007F5593">
              <w:rPr>
                <w:rFonts w:eastAsiaTheme="minorEastAsia"/>
                <w:noProof/>
                <w:lang w:eastAsia="en-IN"/>
              </w:rPr>
              <w:tab/>
            </w:r>
            <w:r w:rsidRPr="007F5593" w:rsidDel="007F5593">
              <w:rPr>
                <w:rPrChange w:id="190" w:author="Isha Gupta" w:date="2017-05-08T12:11:00Z">
                  <w:rPr>
                    <w:rStyle w:val="Hyperlink"/>
                    <w:noProof/>
                  </w:rPr>
                </w:rPrChange>
              </w:rPr>
              <w:delText>Infrastructure Requirements</w:delText>
            </w:r>
            <w:r w:rsidDel="007F5593">
              <w:rPr>
                <w:noProof/>
                <w:webHidden/>
              </w:rPr>
              <w:tab/>
            </w:r>
            <w:r w:rsidR="00C3108A" w:rsidDel="007F5593">
              <w:rPr>
                <w:noProof/>
                <w:webHidden/>
              </w:rPr>
              <w:delText>2</w:delText>
            </w:r>
          </w:del>
        </w:p>
        <w:p w14:paraId="201549C4" w14:textId="21D45FF1" w:rsidR="006428FA" w:rsidDel="007F5593" w:rsidRDefault="006428FA">
          <w:pPr>
            <w:pStyle w:val="TOC2"/>
            <w:tabs>
              <w:tab w:val="left" w:pos="880"/>
              <w:tab w:val="right" w:leader="dot" w:pos="9736"/>
            </w:tabs>
            <w:rPr>
              <w:del w:id="191" w:author="Isha Gupta" w:date="2017-05-08T12:11:00Z"/>
              <w:rFonts w:eastAsiaTheme="minorEastAsia"/>
              <w:noProof/>
              <w:lang w:eastAsia="en-IN"/>
            </w:rPr>
          </w:pPr>
          <w:del w:id="192" w:author="Isha Gupta" w:date="2017-05-08T12:11:00Z">
            <w:r w:rsidRPr="007F5593" w:rsidDel="007F5593">
              <w:rPr>
                <w:rPrChange w:id="193" w:author="Isha Gupta" w:date="2017-05-08T12:11:00Z">
                  <w:rPr>
                    <w:rStyle w:val="Hyperlink"/>
                    <w:noProof/>
                  </w:rPr>
                </w:rPrChange>
              </w:rPr>
              <w:delText>4.7</w:delText>
            </w:r>
            <w:r w:rsidDel="007F5593">
              <w:rPr>
                <w:rFonts w:eastAsiaTheme="minorEastAsia"/>
                <w:noProof/>
                <w:lang w:eastAsia="en-IN"/>
              </w:rPr>
              <w:tab/>
            </w:r>
            <w:r w:rsidRPr="007F5593" w:rsidDel="007F5593">
              <w:rPr>
                <w:rPrChange w:id="194" w:author="Isha Gupta" w:date="2017-05-08T12:11:00Z">
                  <w:rPr>
                    <w:rStyle w:val="Hyperlink"/>
                    <w:noProof/>
                  </w:rPr>
                </w:rPrChange>
              </w:rPr>
              <w:delText>Implementation Constraints</w:delText>
            </w:r>
            <w:r w:rsidDel="007F5593">
              <w:rPr>
                <w:noProof/>
                <w:webHidden/>
              </w:rPr>
              <w:tab/>
            </w:r>
            <w:r w:rsidR="00C3108A" w:rsidDel="007F5593">
              <w:rPr>
                <w:noProof/>
                <w:webHidden/>
              </w:rPr>
              <w:delText>2</w:delText>
            </w:r>
          </w:del>
        </w:p>
        <w:p w14:paraId="6BBBA683" w14:textId="5CE16327" w:rsidR="006428FA" w:rsidDel="007F5593" w:rsidRDefault="006428FA">
          <w:pPr>
            <w:pStyle w:val="TOC1"/>
            <w:tabs>
              <w:tab w:val="left" w:pos="440"/>
              <w:tab w:val="right" w:leader="dot" w:pos="9736"/>
            </w:tabs>
            <w:rPr>
              <w:del w:id="195" w:author="Isha Gupta" w:date="2017-05-08T12:11:00Z"/>
              <w:rFonts w:eastAsiaTheme="minorEastAsia"/>
              <w:noProof/>
              <w:lang w:eastAsia="en-IN"/>
            </w:rPr>
          </w:pPr>
          <w:del w:id="196" w:author="Isha Gupta" w:date="2017-05-08T12:11:00Z">
            <w:r w:rsidRPr="007F5593" w:rsidDel="007F5593">
              <w:rPr>
                <w:rPrChange w:id="197" w:author="Isha Gupta" w:date="2017-05-08T12:11:00Z">
                  <w:rPr>
                    <w:rStyle w:val="Hyperlink"/>
                    <w:noProof/>
                  </w:rPr>
                </w:rPrChange>
              </w:rPr>
              <w:delText>5</w:delText>
            </w:r>
            <w:r w:rsidDel="007F5593">
              <w:rPr>
                <w:rFonts w:eastAsiaTheme="minorEastAsia"/>
                <w:noProof/>
                <w:lang w:eastAsia="en-IN"/>
              </w:rPr>
              <w:tab/>
            </w:r>
            <w:r w:rsidRPr="007F5593" w:rsidDel="007F5593">
              <w:rPr>
                <w:rPrChange w:id="198" w:author="Isha Gupta" w:date="2017-05-08T12:11:00Z">
                  <w:rPr>
                    <w:rStyle w:val="Hyperlink"/>
                    <w:noProof/>
                  </w:rPr>
                </w:rPrChange>
              </w:rPr>
              <w:delText>Solution Architecture</w:delText>
            </w:r>
            <w:r w:rsidDel="007F5593">
              <w:rPr>
                <w:noProof/>
                <w:webHidden/>
              </w:rPr>
              <w:tab/>
            </w:r>
            <w:r w:rsidR="00C3108A" w:rsidDel="007F5593">
              <w:rPr>
                <w:noProof/>
                <w:webHidden/>
              </w:rPr>
              <w:delText>2</w:delText>
            </w:r>
          </w:del>
        </w:p>
        <w:p w14:paraId="18EFE647" w14:textId="16C58CC0" w:rsidR="006428FA" w:rsidDel="007F5593" w:rsidRDefault="006428FA">
          <w:pPr>
            <w:pStyle w:val="TOC2"/>
            <w:tabs>
              <w:tab w:val="left" w:pos="880"/>
              <w:tab w:val="right" w:leader="dot" w:pos="9736"/>
            </w:tabs>
            <w:rPr>
              <w:del w:id="199" w:author="Isha Gupta" w:date="2017-05-08T12:11:00Z"/>
              <w:rFonts w:eastAsiaTheme="minorEastAsia"/>
              <w:noProof/>
              <w:lang w:eastAsia="en-IN"/>
            </w:rPr>
          </w:pPr>
          <w:del w:id="200" w:author="Isha Gupta" w:date="2017-05-08T12:11:00Z">
            <w:r w:rsidRPr="007F5593" w:rsidDel="007F5593">
              <w:rPr>
                <w:rPrChange w:id="201" w:author="Isha Gupta" w:date="2017-05-08T12:11:00Z">
                  <w:rPr>
                    <w:rStyle w:val="Hyperlink"/>
                    <w:noProof/>
                  </w:rPr>
                </w:rPrChange>
              </w:rPr>
              <w:delText>5.1</w:delText>
            </w:r>
            <w:r w:rsidDel="007F5593">
              <w:rPr>
                <w:rFonts w:eastAsiaTheme="minorEastAsia"/>
                <w:noProof/>
                <w:lang w:eastAsia="en-IN"/>
              </w:rPr>
              <w:tab/>
            </w:r>
            <w:r w:rsidRPr="007F5593" w:rsidDel="007F5593">
              <w:rPr>
                <w:rPrChange w:id="202" w:author="Isha Gupta" w:date="2017-05-08T12:11:00Z">
                  <w:rPr>
                    <w:rStyle w:val="Hyperlink"/>
                    <w:noProof/>
                  </w:rPr>
                </w:rPrChange>
              </w:rPr>
              <w:delText>Solution Diagram</w:delText>
            </w:r>
            <w:r w:rsidDel="007F5593">
              <w:rPr>
                <w:noProof/>
                <w:webHidden/>
              </w:rPr>
              <w:tab/>
            </w:r>
            <w:r w:rsidR="00C3108A" w:rsidDel="007F5593">
              <w:rPr>
                <w:noProof/>
                <w:webHidden/>
              </w:rPr>
              <w:delText>2</w:delText>
            </w:r>
          </w:del>
        </w:p>
        <w:p w14:paraId="466200D8" w14:textId="1FC1D2A8" w:rsidR="006428FA" w:rsidDel="007F5593" w:rsidRDefault="006428FA">
          <w:pPr>
            <w:pStyle w:val="TOC2"/>
            <w:tabs>
              <w:tab w:val="left" w:pos="880"/>
              <w:tab w:val="right" w:leader="dot" w:pos="9736"/>
            </w:tabs>
            <w:rPr>
              <w:del w:id="203" w:author="Isha Gupta" w:date="2017-05-08T12:11:00Z"/>
              <w:rFonts w:eastAsiaTheme="minorEastAsia"/>
              <w:noProof/>
              <w:lang w:eastAsia="en-IN"/>
            </w:rPr>
          </w:pPr>
          <w:del w:id="204" w:author="Isha Gupta" w:date="2017-05-08T12:11:00Z">
            <w:r w:rsidRPr="007F5593" w:rsidDel="007F5593">
              <w:rPr>
                <w:rPrChange w:id="205" w:author="Isha Gupta" w:date="2017-05-08T12:11:00Z">
                  <w:rPr>
                    <w:rStyle w:val="Hyperlink"/>
                    <w:noProof/>
                  </w:rPr>
                </w:rPrChange>
              </w:rPr>
              <w:delText>5.2</w:delText>
            </w:r>
            <w:r w:rsidDel="007F5593">
              <w:rPr>
                <w:rFonts w:eastAsiaTheme="minorEastAsia"/>
                <w:noProof/>
                <w:lang w:eastAsia="en-IN"/>
              </w:rPr>
              <w:tab/>
            </w:r>
            <w:r w:rsidRPr="007F5593" w:rsidDel="007F5593">
              <w:rPr>
                <w:rPrChange w:id="206" w:author="Isha Gupta" w:date="2017-05-08T12:11:00Z">
                  <w:rPr>
                    <w:rStyle w:val="Hyperlink"/>
                    <w:noProof/>
                  </w:rPr>
                </w:rPrChange>
              </w:rPr>
              <w:delText>Components Description</w:delText>
            </w:r>
            <w:r w:rsidDel="007F5593">
              <w:rPr>
                <w:noProof/>
                <w:webHidden/>
              </w:rPr>
              <w:tab/>
            </w:r>
            <w:r w:rsidR="00C3108A" w:rsidDel="007F5593">
              <w:rPr>
                <w:noProof/>
                <w:webHidden/>
              </w:rPr>
              <w:delText>2</w:delText>
            </w:r>
          </w:del>
        </w:p>
        <w:p w14:paraId="38C72A26" w14:textId="31DF956D" w:rsidR="006428FA" w:rsidDel="007F5593" w:rsidRDefault="006428FA">
          <w:pPr>
            <w:pStyle w:val="TOC3"/>
            <w:rPr>
              <w:del w:id="207" w:author="Isha Gupta" w:date="2017-05-08T12:11:00Z"/>
              <w:rFonts w:eastAsiaTheme="minorEastAsia"/>
              <w:noProof/>
              <w:lang w:eastAsia="en-IN"/>
            </w:rPr>
          </w:pPr>
          <w:del w:id="208" w:author="Isha Gupta" w:date="2017-05-08T12:11:00Z">
            <w:r w:rsidRPr="007F5593" w:rsidDel="007F5593">
              <w:rPr>
                <w:rPrChange w:id="209" w:author="Isha Gupta" w:date="2017-05-08T12:11:00Z">
                  <w:rPr>
                    <w:rStyle w:val="Hyperlink"/>
                    <w:noProof/>
                  </w:rPr>
                </w:rPrChange>
              </w:rPr>
              <w:delText>5.2.1</w:delText>
            </w:r>
            <w:r w:rsidDel="007F5593">
              <w:rPr>
                <w:rFonts w:eastAsiaTheme="minorEastAsia"/>
                <w:noProof/>
                <w:lang w:eastAsia="en-IN"/>
              </w:rPr>
              <w:tab/>
            </w:r>
            <w:r w:rsidRPr="007F5593" w:rsidDel="007F5593">
              <w:rPr>
                <w:rPrChange w:id="210" w:author="Isha Gupta" w:date="2017-05-08T12:11:00Z">
                  <w:rPr>
                    <w:rStyle w:val="Hyperlink"/>
                    <w:noProof/>
                  </w:rPr>
                </w:rPrChange>
              </w:rPr>
              <w:delText>&lt;Component 1&gt;</w:delText>
            </w:r>
            <w:r w:rsidDel="007F5593">
              <w:rPr>
                <w:noProof/>
                <w:webHidden/>
              </w:rPr>
              <w:tab/>
            </w:r>
            <w:r w:rsidR="00C3108A" w:rsidDel="007F5593">
              <w:rPr>
                <w:noProof/>
                <w:webHidden/>
              </w:rPr>
              <w:delText>2</w:delText>
            </w:r>
          </w:del>
        </w:p>
        <w:p w14:paraId="4BA8B8D0" w14:textId="10213E3F" w:rsidR="006428FA" w:rsidDel="007F5593" w:rsidRDefault="006428FA">
          <w:pPr>
            <w:pStyle w:val="TOC3"/>
            <w:rPr>
              <w:del w:id="211" w:author="Isha Gupta" w:date="2017-05-08T12:11:00Z"/>
              <w:rFonts w:eastAsiaTheme="minorEastAsia"/>
              <w:noProof/>
              <w:lang w:eastAsia="en-IN"/>
            </w:rPr>
          </w:pPr>
          <w:del w:id="212" w:author="Isha Gupta" w:date="2017-05-08T12:11:00Z">
            <w:r w:rsidRPr="007F5593" w:rsidDel="007F5593">
              <w:rPr>
                <w:rPrChange w:id="213" w:author="Isha Gupta" w:date="2017-05-08T12:11:00Z">
                  <w:rPr>
                    <w:rStyle w:val="Hyperlink"/>
                    <w:noProof/>
                  </w:rPr>
                </w:rPrChange>
              </w:rPr>
              <w:delText>5.2.2</w:delText>
            </w:r>
            <w:r w:rsidDel="007F5593">
              <w:rPr>
                <w:rFonts w:eastAsiaTheme="minorEastAsia"/>
                <w:noProof/>
                <w:lang w:eastAsia="en-IN"/>
              </w:rPr>
              <w:tab/>
            </w:r>
            <w:r w:rsidRPr="007F5593" w:rsidDel="007F5593">
              <w:rPr>
                <w:rPrChange w:id="214" w:author="Isha Gupta" w:date="2017-05-08T12:11:00Z">
                  <w:rPr>
                    <w:rStyle w:val="Hyperlink"/>
                    <w:noProof/>
                  </w:rPr>
                </w:rPrChange>
              </w:rPr>
              <w:delText>&lt;Component 2&gt;</w:delText>
            </w:r>
            <w:r w:rsidDel="007F5593">
              <w:rPr>
                <w:noProof/>
                <w:webHidden/>
              </w:rPr>
              <w:tab/>
            </w:r>
            <w:r w:rsidR="00C3108A" w:rsidDel="007F5593">
              <w:rPr>
                <w:noProof/>
                <w:webHidden/>
              </w:rPr>
              <w:delText>2</w:delText>
            </w:r>
          </w:del>
        </w:p>
        <w:p w14:paraId="22C6E891" w14:textId="7F40FE83" w:rsidR="006428FA" w:rsidDel="007F5593" w:rsidRDefault="006428FA">
          <w:pPr>
            <w:pStyle w:val="TOC1"/>
            <w:tabs>
              <w:tab w:val="left" w:pos="440"/>
              <w:tab w:val="right" w:leader="dot" w:pos="9736"/>
            </w:tabs>
            <w:rPr>
              <w:del w:id="215" w:author="Isha Gupta" w:date="2017-05-08T12:11:00Z"/>
              <w:rFonts w:eastAsiaTheme="minorEastAsia"/>
              <w:noProof/>
              <w:lang w:eastAsia="en-IN"/>
            </w:rPr>
          </w:pPr>
          <w:del w:id="216" w:author="Isha Gupta" w:date="2017-05-08T12:11:00Z">
            <w:r w:rsidRPr="007F5593" w:rsidDel="007F5593">
              <w:rPr>
                <w:rPrChange w:id="217" w:author="Isha Gupta" w:date="2017-05-08T12:11:00Z">
                  <w:rPr>
                    <w:rStyle w:val="Hyperlink"/>
                    <w:noProof/>
                  </w:rPr>
                </w:rPrChange>
              </w:rPr>
              <w:delText>6</w:delText>
            </w:r>
            <w:r w:rsidDel="007F5593">
              <w:rPr>
                <w:rFonts w:eastAsiaTheme="minorEastAsia"/>
                <w:noProof/>
                <w:lang w:eastAsia="en-IN"/>
              </w:rPr>
              <w:tab/>
            </w:r>
            <w:r w:rsidRPr="007F5593" w:rsidDel="007F5593">
              <w:rPr>
                <w:rPrChange w:id="218" w:author="Isha Gupta" w:date="2017-05-08T12:11:00Z">
                  <w:rPr>
                    <w:rStyle w:val="Hyperlink"/>
                    <w:noProof/>
                  </w:rPr>
                </w:rPrChange>
              </w:rPr>
              <w:delText>Framework/Infrastructural Components</w:delText>
            </w:r>
            <w:r w:rsidDel="007F5593">
              <w:rPr>
                <w:noProof/>
                <w:webHidden/>
              </w:rPr>
              <w:tab/>
            </w:r>
            <w:r w:rsidR="00C3108A" w:rsidDel="007F5593">
              <w:rPr>
                <w:noProof/>
                <w:webHidden/>
              </w:rPr>
              <w:delText>2</w:delText>
            </w:r>
          </w:del>
        </w:p>
        <w:p w14:paraId="43D4D6D2" w14:textId="34AFC76D" w:rsidR="006428FA" w:rsidDel="007F5593" w:rsidRDefault="006428FA">
          <w:pPr>
            <w:pStyle w:val="TOC2"/>
            <w:tabs>
              <w:tab w:val="left" w:pos="880"/>
              <w:tab w:val="right" w:leader="dot" w:pos="9736"/>
            </w:tabs>
            <w:rPr>
              <w:del w:id="219" w:author="Isha Gupta" w:date="2017-05-08T12:11:00Z"/>
              <w:rFonts w:eastAsiaTheme="minorEastAsia"/>
              <w:noProof/>
              <w:lang w:eastAsia="en-IN"/>
            </w:rPr>
          </w:pPr>
          <w:del w:id="220" w:author="Isha Gupta" w:date="2017-05-08T12:11:00Z">
            <w:r w:rsidRPr="007F5593" w:rsidDel="007F5593">
              <w:rPr>
                <w:rPrChange w:id="221" w:author="Isha Gupta" w:date="2017-05-08T12:11:00Z">
                  <w:rPr>
                    <w:rStyle w:val="Hyperlink"/>
                    <w:noProof/>
                  </w:rPr>
                </w:rPrChange>
              </w:rPr>
              <w:delText>6.1</w:delText>
            </w:r>
            <w:r w:rsidDel="007F5593">
              <w:rPr>
                <w:rFonts w:eastAsiaTheme="minorEastAsia"/>
                <w:noProof/>
                <w:lang w:eastAsia="en-IN"/>
              </w:rPr>
              <w:tab/>
            </w:r>
            <w:r w:rsidRPr="007F5593" w:rsidDel="007F5593">
              <w:rPr>
                <w:rPrChange w:id="222" w:author="Isha Gupta" w:date="2017-05-08T12:11:00Z">
                  <w:rPr>
                    <w:rStyle w:val="Hyperlink"/>
                    <w:noProof/>
                  </w:rPr>
                </w:rPrChange>
              </w:rPr>
              <w:delText>Logging</w:delText>
            </w:r>
            <w:r w:rsidDel="007F5593">
              <w:rPr>
                <w:noProof/>
                <w:webHidden/>
              </w:rPr>
              <w:tab/>
            </w:r>
            <w:r w:rsidR="00C3108A" w:rsidDel="007F5593">
              <w:rPr>
                <w:noProof/>
                <w:webHidden/>
              </w:rPr>
              <w:delText>2</w:delText>
            </w:r>
          </w:del>
        </w:p>
        <w:p w14:paraId="57420F74" w14:textId="65C59567" w:rsidR="006428FA" w:rsidDel="007F5593" w:rsidRDefault="006428FA">
          <w:pPr>
            <w:pStyle w:val="TOC2"/>
            <w:tabs>
              <w:tab w:val="left" w:pos="880"/>
              <w:tab w:val="right" w:leader="dot" w:pos="9736"/>
            </w:tabs>
            <w:rPr>
              <w:del w:id="223" w:author="Isha Gupta" w:date="2017-05-08T12:11:00Z"/>
              <w:rFonts w:eastAsiaTheme="minorEastAsia"/>
              <w:noProof/>
              <w:lang w:eastAsia="en-IN"/>
            </w:rPr>
          </w:pPr>
          <w:del w:id="224" w:author="Isha Gupta" w:date="2017-05-08T12:11:00Z">
            <w:r w:rsidRPr="007F5593" w:rsidDel="007F5593">
              <w:rPr>
                <w:rPrChange w:id="225" w:author="Isha Gupta" w:date="2017-05-08T12:11:00Z">
                  <w:rPr>
                    <w:rStyle w:val="Hyperlink"/>
                    <w:noProof/>
                  </w:rPr>
                </w:rPrChange>
              </w:rPr>
              <w:delText>6.2</w:delText>
            </w:r>
            <w:r w:rsidDel="007F5593">
              <w:rPr>
                <w:rFonts w:eastAsiaTheme="minorEastAsia"/>
                <w:noProof/>
                <w:lang w:eastAsia="en-IN"/>
              </w:rPr>
              <w:tab/>
            </w:r>
            <w:r w:rsidRPr="007F5593" w:rsidDel="007F5593">
              <w:rPr>
                <w:rPrChange w:id="226" w:author="Isha Gupta" w:date="2017-05-08T12:11:00Z">
                  <w:rPr>
                    <w:rStyle w:val="Hyperlink"/>
                    <w:noProof/>
                  </w:rPr>
                </w:rPrChange>
              </w:rPr>
              <w:delText>Exception Handling</w:delText>
            </w:r>
            <w:r w:rsidDel="007F5593">
              <w:rPr>
                <w:noProof/>
                <w:webHidden/>
              </w:rPr>
              <w:tab/>
            </w:r>
            <w:r w:rsidR="00C3108A" w:rsidDel="007F5593">
              <w:rPr>
                <w:noProof/>
                <w:webHidden/>
              </w:rPr>
              <w:delText>2</w:delText>
            </w:r>
          </w:del>
        </w:p>
        <w:p w14:paraId="1C57B4D4" w14:textId="5BC477FA" w:rsidR="006428FA" w:rsidDel="007F5593" w:rsidRDefault="006428FA">
          <w:pPr>
            <w:pStyle w:val="TOC2"/>
            <w:tabs>
              <w:tab w:val="left" w:pos="880"/>
              <w:tab w:val="right" w:leader="dot" w:pos="9736"/>
            </w:tabs>
            <w:rPr>
              <w:del w:id="227" w:author="Isha Gupta" w:date="2017-05-08T12:11:00Z"/>
              <w:rFonts w:eastAsiaTheme="minorEastAsia"/>
              <w:noProof/>
              <w:lang w:eastAsia="en-IN"/>
            </w:rPr>
          </w:pPr>
          <w:del w:id="228" w:author="Isha Gupta" w:date="2017-05-08T12:11:00Z">
            <w:r w:rsidRPr="007F5593" w:rsidDel="007F5593">
              <w:rPr>
                <w:rPrChange w:id="229" w:author="Isha Gupta" w:date="2017-05-08T12:11:00Z">
                  <w:rPr>
                    <w:rStyle w:val="Hyperlink"/>
                    <w:noProof/>
                  </w:rPr>
                </w:rPrChange>
              </w:rPr>
              <w:delText>6.3</w:delText>
            </w:r>
            <w:r w:rsidDel="007F5593">
              <w:rPr>
                <w:rFonts w:eastAsiaTheme="minorEastAsia"/>
                <w:noProof/>
                <w:lang w:eastAsia="en-IN"/>
              </w:rPr>
              <w:tab/>
            </w:r>
            <w:r w:rsidRPr="007F5593" w:rsidDel="007F5593">
              <w:rPr>
                <w:rPrChange w:id="230" w:author="Isha Gupta" w:date="2017-05-08T12:11:00Z">
                  <w:rPr>
                    <w:rStyle w:val="Hyperlink"/>
                    <w:noProof/>
                  </w:rPr>
                </w:rPrChange>
              </w:rPr>
              <w:delText>Security</w:delText>
            </w:r>
            <w:r w:rsidDel="007F5593">
              <w:rPr>
                <w:noProof/>
                <w:webHidden/>
              </w:rPr>
              <w:tab/>
            </w:r>
            <w:r w:rsidR="00C3108A" w:rsidDel="007F5593">
              <w:rPr>
                <w:noProof/>
                <w:webHidden/>
              </w:rPr>
              <w:delText>2</w:delText>
            </w:r>
          </w:del>
        </w:p>
        <w:p w14:paraId="6BC0DAC4" w14:textId="7178EBEC" w:rsidR="006428FA" w:rsidDel="007F5593" w:rsidRDefault="006428FA">
          <w:pPr>
            <w:pStyle w:val="TOC2"/>
            <w:tabs>
              <w:tab w:val="left" w:pos="880"/>
              <w:tab w:val="right" w:leader="dot" w:pos="9736"/>
            </w:tabs>
            <w:rPr>
              <w:del w:id="231" w:author="Isha Gupta" w:date="2017-05-08T12:11:00Z"/>
              <w:rFonts w:eastAsiaTheme="minorEastAsia"/>
              <w:noProof/>
              <w:lang w:eastAsia="en-IN"/>
            </w:rPr>
          </w:pPr>
          <w:del w:id="232" w:author="Isha Gupta" w:date="2017-05-08T12:11:00Z">
            <w:r w:rsidRPr="007F5593" w:rsidDel="007F5593">
              <w:rPr>
                <w:rPrChange w:id="233" w:author="Isha Gupta" w:date="2017-05-08T12:11:00Z">
                  <w:rPr>
                    <w:rStyle w:val="Hyperlink"/>
                    <w:noProof/>
                  </w:rPr>
                </w:rPrChange>
              </w:rPr>
              <w:delText>6.4</w:delText>
            </w:r>
            <w:r w:rsidDel="007F5593">
              <w:rPr>
                <w:rFonts w:eastAsiaTheme="minorEastAsia"/>
                <w:noProof/>
                <w:lang w:eastAsia="en-IN"/>
              </w:rPr>
              <w:tab/>
            </w:r>
            <w:r w:rsidRPr="007F5593" w:rsidDel="007F5593">
              <w:rPr>
                <w:rPrChange w:id="234" w:author="Isha Gupta" w:date="2017-05-08T12:11:00Z">
                  <w:rPr>
                    <w:rStyle w:val="Hyperlink"/>
                    <w:noProof/>
                  </w:rPr>
                </w:rPrChange>
              </w:rPr>
              <w:delText>Data Access</w:delText>
            </w:r>
            <w:r w:rsidDel="007F5593">
              <w:rPr>
                <w:noProof/>
                <w:webHidden/>
              </w:rPr>
              <w:tab/>
            </w:r>
            <w:r w:rsidR="00C3108A" w:rsidDel="007F5593">
              <w:rPr>
                <w:noProof/>
                <w:webHidden/>
              </w:rPr>
              <w:delText>2</w:delText>
            </w:r>
          </w:del>
        </w:p>
        <w:p w14:paraId="6095826B" w14:textId="7CB6F4AF" w:rsidR="006428FA" w:rsidDel="007F5593" w:rsidRDefault="006428FA">
          <w:pPr>
            <w:pStyle w:val="TOC2"/>
            <w:tabs>
              <w:tab w:val="left" w:pos="880"/>
              <w:tab w:val="right" w:leader="dot" w:pos="9736"/>
            </w:tabs>
            <w:rPr>
              <w:del w:id="235" w:author="Isha Gupta" w:date="2017-05-08T12:11:00Z"/>
              <w:rFonts w:eastAsiaTheme="minorEastAsia"/>
              <w:noProof/>
              <w:lang w:eastAsia="en-IN"/>
            </w:rPr>
          </w:pPr>
          <w:del w:id="236" w:author="Isha Gupta" w:date="2017-05-08T12:11:00Z">
            <w:r w:rsidRPr="007F5593" w:rsidDel="007F5593">
              <w:rPr>
                <w:rPrChange w:id="237" w:author="Isha Gupta" w:date="2017-05-08T12:11:00Z">
                  <w:rPr>
                    <w:rStyle w:val="Hyperlink"/>
                    <w:noProof/>
                  </w:rPr>
                </w:rPrChange>
              </w:rPr>
              <w:delText>6.5</w:delText>
            </w:r>
            <w:r w:rsidDel="007F5593">
              <w:rPr>
                <w:rFonts w:eastAsiaTheme="minorEastAsia"/>
                <w:noProof/>
                <w:lang w:eastAsia="en-IN"/>
              </w:rPr>
              <w:tab/>
            </w:r>
            <w:r w:rsidRPr="007F5593" w:rsidDel="007F5593">
              <w:rPr>
                <w:rPrChange w:id="238" w:author="Isha Gupta" w:date="2017-05-08T12:11:00Z">
                  <w:rPr>
                    <w:rStyle w:val="Hyperlink"/>
                    <w:noProof/>
                  </w:rPr>
                </w:rPrChange>
              </w:rPr>
              <w:delText>Caching</w:delText>
            </w:r>
            <w:r w:rsidDel="007F5593">
              <w:rPr>
                <w:noProof/>
                <w:webHidden/>
              </w:rPr>
              <w:tab/>
            </w:r>
            <w:r w:rsidR="00C3108A" w:rsidDel="007F5593">
              <w:rPr>
                <w:noProof/>
                <w:webHidden/>
              </w:rPr>
              <w:delText>2</w:delText>
            </w:r>
          </w:del>
        </w:p>
        <w:p w14:paraId="62B92E64" w14:textId="247B563F" w:rsidR="006428FA" w:rsidDel="007F5593" w:rsidRDefault="006428FA">
          <w:pPr>
            <w:pStyle w:val="TOC2"/>
            <w:tabs>
              <w:tab w:val="left" w:pos="880"/>
              <w:tab w:val="right" w:leader="dot" w:pos="9736"/>
            </w:tabs>
            <w:rPr>
              <w:del w:id="239" w:author="Isha Gupta" w:date="2017-05-08T12:11:00Z"/>
              <w:rFonts w:eastAsiaTheme="minorEastAsia"/>
              <w:noProof/>
              <w:lang w:eastAsia="en-IN"/>
            </w:rPr>
          </w:pPr>
          <w:del w:id="240" w:author="Isha Gupta" w:date="2017-05-08T12:11:00Z">
            <w:r w:rsidRPr="007F5593" w:rsidDel="007F5593">
              <w:rPr>
                <w:rPrChange w:id="241" w:author="Isha Gupta" w:date="2017-05-08T12:11:00Z">
                  <w:rPr>
                    <w:rStyle w:val="Hyperlink"/>
                    <w:noProof/>
                  </w:rPr>
                </w:rPrChange>
              </w:rPr>
              <w:delText>6.6</w:delText>
            </w:r>
            <w:r w:rsidDel="007F5593">
              <w:rPr>
                <w:rFonts w:eastAsiaTheme="minorEastAsia"/>
                <w:noProof/>
                <w:lang w:eastAsia="en-IN"/>
              </w:rPr>
              <w:tab/>
            </w:r>
            <w:r w:rsidRPr="007F5593" w:rsidDel="007F5593">
              <w:rPr>
                <w:rPrChange w:id="242" w:author="Isha Gupta" w:date="2017-05-08T12:11:00Z">
                  <w:rPr>
                    <w:rStyle w:val="Hyperlink"/>
                    <w:noProof/>
                  </w:rPr>
                </w:rPrChange>
              </w:rPr>
              <w:delText>Input Validation</w:delText>
            </w:r>
            <w:r w:rsidDel="007F5593">
              <w:rPr>
                <w:noProof/>
                <w:webHidden/>
              </w:rPr>
              <w:tab/>
            </w:r>
            <w:r w:rsidR="00C3108A" w:rsidDel="007F5593">
              <w:rPr>
                <w:noProof/>
                <w:webHidden/>
              </w:rPr>
              <w:delText>2</w:delText>
            </w:r>
          </w:del>
        </w:p>
        <w:p w14:paraId="7535A544" w14:textId="34674A91" w:rsidR="006428FA" w:rsidDel="007F5593" w:rsidRDefault="006428FA">
          <w:pPr>
            <w:pStyle w:val="TOC2"/>
            <w:tabs>
              <w:tab w:val="left" w:pos="880"/>
              <w:tab w:val="right" w:leader="dot" w:pos="9736"/>
            </w:tabs>
            <w:rPr>
              <w:del w:id="243" w:author="Isha Gupta" w:date="2017-05-08T12:11:00Z"/>
              <w:rFonts w:eastAsiaTheme="minorEastAsia"/>
              <w:noProof/>
              <w:lang w:eastAsia="en-IN"/>
            </w:rPr>
          </w:pPr>
          <w:del w:id="244" w:author="Isha Gupta" w:date="2017-05-08T12:11:00Z">
            <w:r w:rsidRPr="007F5593" w:rsidDel="007F5593">
              <w:rPr>
                <w:rPrChange w:id="245" w:author="Isha Gupta" w:date="2017-05-08T12:11:00Z">
                  <w:rPr>
                    <w:rStyle w:val="Hyperlink"/>
                    <w:noProof/>
                  </w:rPr>
                </w:rPrChange>
              </w:rPr>
              <w:delText>6.7</w:delText>
            </w:r>
            <w:r w:rsidDel="007F5593">
              <w:rPr>
                <w:rFonts w:eastAsiaTheme="minorEastAsia"/>
                <w:noProof/>
                <w:lang w:eastAsia="en-IN"/>
              </w:rPr>
              <w:tab/>
            </w:r>
            <w:r w:rsidRPr="007F5593" w:rsidDel="007F5593">
              <w:rPr>
                <w:rPrChange w:id="246" w:author="Isha Gupta" w:date="2017-05-08T12:11:00Z">
                  <w:rPr>
                    <w:rStyle w:val="Hyperlink"/>
                    <w:noProof/>
                  </w:rPr>
                </w:rPrChange>
              </w:rPr>
              <w:delText>Object Creation</w:delText>
            </w:r>
            <w:r w:rsidDel="007F5593">
              <w:rPr>
                <w:noProof/>
                <w:webHidden/>
              </w:rPr>
              <w:tab/>
            </w:r>
            <w:r w:rsidR="00C3108A" w:rsidDel="007F5593">
              <w:rPr>
                <w:noProof/>
                <w:webHidden/>
              </w:rPr>
              <w:delText>2</w:delText>
            </w:r>
          </w:del>
        </w:p>
        <w:p w14:paraId="261213F8" w14:textId="778CFDD1" w:rsidR="006428FA" w:rsidDel="007F5593" w:rsidRDefault="006428FA">
          <w:pPr>
            <w:pStyle w:val="TOC2"/>
            <w:tabs>
              <w:tab w:val="left" w:pos="880"/>
              <w:tab w:val="right" w:leader="dot" w:pos="9736"/>
            </w:tabs>
            <w:rPr>
              <w:del w:id="247" w:author="Isha Gupta" w:date="2017-05-08T12:11:00Z"/>
              <w:rFonts w:eastAsiaTheme="minorEastAsia"/>
              <w:noProof/>
              <w:lang w:eastAsia="en-IN"/>
            </w:rPr>
          </w:pPr>
          <w:del w:id="248" w:author="Isha Gupta" w:date="2017-05-08T12:11:00Z">
            <w:r w:rsidRPr="007F5593" w:rsidDel="007F5593">
              <w:rPr>
                <w:rPrChange w:id="249" w:author="Isha Gupta" w:date="2017-05-08T12:11:00Z">
                  <w:rPr>
                    <w:rStyle w:val="Hyperlink"/>
                    <w:noProof/>
                  </w:rPr>
                </w:rPrChange>
              </w:rPr>
              <w:delText>6.8</w:delText>
            </w:r>
            <w:r w:rsidDel="007F5593">
              <w:rPr>
                <w:rFonts w:eastAsiaTheme="minorEastAsia"/>
                <w:noProof/>
                <w:lang w:eastAsia="en-IN"/>
              </w:rPr>
              <w:tab/>
            </w:r>
            <w:r w:rsidRPr="007F5593" w:rsidDel="007F5593">
              <w:rPr>
                <w:rPrChange w:id="250" w:author="Isha Gupta" w:date="2017-05-08T12:11:00Z">
                  <w:rPr>
                    <w:rStyle w:val="Hyperlink"/>
                    <w:noProof/>
                  </w:rPr>
                </w:rPrChange>
              </w:rPr>
              <w:delText>Data Transfer between Layers</w:delText>
            </w:r>
            <w:r w:rsidDel="007F5593">
              <w:rPr>
                <w:noProof/>
                <w:webHidden/>
              </w:rPr>
              <w:tab/>
            </w:r>
            <w:r w:rsidR="00C3108A" w:rsidDel="007F5593">
              <w:rPr>
                <w:noProof/>
                <w:webHidden/>
              </w:rPr>
              <w:delText>2</w:delText>
            </w:r>
          </w:del>
        </w:p>
        <w:p w14:paraId="1E94EB16" w14:textId="615257D4" w:rsidR="006428FA" w:rsidDel="007F5593" w:rsidRDefault="006428FA">
          <w:pPr>
            <w:pStyle w:val="TOC1"/>
            <w:tabs>
              <w:tab w:val="left" w:pos="440"/>
              <w:tab w:val="right" w:leader="dot" w:pos="9736"/>
            </w:tabs>
            <w:rPr>
              <w:del w:id="251" w:author="Isha Gupta" w:date="2017-05-08T12:11:00Z"/>
              <w:rFonts w:eastAsiaTheme="minorEastAsia"/>
              <w:noProof/>
              <w:lang w:eastAsia="en-IN"/>
            </w:rPr>
          </w:pPr>
          <w:del w:id="252" w:author="Isha Gupta" w:date="2017-05-08T12:11:00Z">
            <w:r w:rsidRPr="007F5593" w:rsidDel="007F5593">
              <w:rPr>
                <w:rPrChange w:id="253" w:author="Isha Gupta" w:date="2017-05-08T12:11:00Z">
                  <w:rPr>
                    <w:rStyle w:val="Hyperlink"/>
                    <w:noProof/>
                  </w:rPr>
                </w:rPrChange>
              </w:rPr>
              <w:delText>7</w:delText>
            </w:r>
            <w:r w:rsidDel="007F5593">
              <w:rPr>
                <w:rFonts w:eastAsiaTheme="minorEastAsia"/>
                <w:noProof/>
                <w:lang w:eastAsia="en-IN"/>
              </w:rPr>
              <w:tab/>
            </w:r>
            <w:r w:rsidRPr="007F5593" w:rsidDel="007F5593">
              <w:rPr>
                <w:rPrChange w:id="254" w:author="Isha Gupta" w:date="2017-05-08T12:11:00Z">
                  <w:rPr>
                    <w:rStyle w:val="Hyperlink"/>
                    <w:noProof/>
                  </w:rPr>
                </w:rPrChange>
              </w:rPr>
              <w:delText>Integration (External Systems) Architecture</w:delText>
            </w:r>
            <w:r w:rsidDel="007F5593">
              <w:rPr>
                <w:noProof/>
                <w:webHidden/>
              </w:rPr>
              <w:tab/>
            </w:r>
            <w:r w:rsidR="00C3108A" w:rsidDel="007F5593">
              <w:rPr>
                <w:noProof/>
                <w:webHidden/>
              </w:rPr>
              <w:delText>2</w:delText>
            </w:r>
          </w:del>
        </w:p>
        <w:p w14:paraId="520B643D" w14:textId="75583E39" w:rsidR="006428FA" w:rsidDel="007F5593" w:rsidRDefault="006428FA">
          <w:pPr>
            <w:pStyle w:val="TOC2"/>
            <w:tabs>
              <w:tab w:val="left" w:pos="880"/>
              <w:tab w:val="right" w:leader="dot" w:pos="9736"/>
            </w:tabs>
            <w:rPr>
              <w:del w:id="255" w:author="Isha Gupta" w:date="2017-05-08T12:11:00Z"/>
              <w:rFonts w:eastAsiaTheme="minorEastAsia"/>
              <w:noProof/>
              <w:lang w:eastAsia="en-IN"/>
            </w:rPr>
          </w:pPr>
          <w:del w:id="256" w:author="Isha Gupta" w:date="2017-05-08T12:11:00Z">
            <w:r w:rsidRPr="007F5593" w:rsidDel="007F5593">
              <w:rPr>
                <w:rPrChange w:id="257" w:author="Isha Gupta" w:date="2017-05-08T12:11:00Z">
                  <w:rPr>
                    <w:rStyle w:val="Hyperlink"/>
                    <w:noProof/>
                  </w:rPr>
                </w:rPrChange>
              </w:rPr>
              <w:delText>7.1</w:delText>
            </w:r>
            <w:r w:rsidDel="007F5593">
              <w:rPr>
                <w:rFonts w:eastAsiaTheme="minorEastAsia"/>
                <w:noProof/>
                <w:lang w:eastAsia="en-IN"/>
              </w:rPr>
              <w:tab/>
            </w:r>
            <w:r w:rsidRPr="007F5593" w:rsidDel="007F5593">
              <w:rPr>
                <w:rPrChange w:id="258" w:author="Isha Gupta" w:date="2017-05-08T12:11:00Z">
                  <w:rPr>
                    <w:rStyle w:val="Hyperlink"/>
                    <w:noProof/>
                  </w:rPr>
                </w:rPrChange>
              </w:rPr>
              <w:delText>Solution Integration Diagram</w:delText>
            </w:r>
            <w:r w:rsidDel="007F5593">
              <w:rPr>
                <w:noProof/>
                <w:webHidden/>
              </w:rPr>
              <w:tab/>
            </w:r>
            <w:r w:rsidR="00C3108A" w:rsidDel="007F5593">
              <w:rPr>
                <w:noProof/>
                <w:webHidden/>
              </w:rPr>
              <w:delText>2</w:delText>
            </w:r>
          </w:del>
        </w:p>
        <w:p w14:paraId="1A11494F" w14:textId="2343E3A3" w:rsidR="006428FA" w:rsidDel="007F5593" w:rsidRDefault="006428FA">
          <w:pPr>
            <w:pStyle w:val="TOC2"/>
            <w:tabs>
              <w:tab w:val="left" w:pos="880"/>
              <w:tab w:val="right" w:leader="dot" w:pos="9736"/>
            </w:tabs>
            <w:rPr>
              <w:del w:id="259" w:author="Isha Gupta" w:date="2017-05-08T12:11:00Z"/>
              <w:rFonts w:eastAsiaTheme="minorEastAsia"/>
              <w:noProof/>
              <w:lang w:eastAsia="en-IN"/>
            </w:rPr>
          </w:pPr>
          <w:del w:id="260" w:author="Isha Gupta" w:date="2017-05-08T12:11:00Z">
            <w:r w:rsidRPr="007F5593" w:rsidDel="007F5593">
              <w:rPr>
                <w:rPrChange w:id="261" w:author="Isha Gupta" w:date="2017-05-08T12:11:00Z">
                  <w:rPr>
                    <w:rStyle w:val="Hyperlink"/>
                    <w:noProof/>
                  </w:rPr>
                </w:rPrChange>
              </w:rPr>
              <w:delText>7.2</w:delText>
            </w:r>
            <w:r w:rsidDel="007F5593">
              <w:rPr>
                <w:rFonts w:eastAsiaTheme="minorEastAsia"/>
                <w:noProof/>
                <w:lang w:eastAsia="en-IN"/>
              </w:rPr>
              <w:tab/>
            </w:r>
            <w:r w:rsidRPr="007F5593" w:rsidDel="007F5593">
              <w:rPr>
                <w:rPrChange w:id="262" w:author="Isha Gupta" w:date="2017-05-08T12:11:00Z">
                  <w:rPr>
                    <w:rStyle w:val="Hyperlink"/>
                    <w:noProof/>
                  </w:rPr>
                </w:rPrChange>
              </w:rPr>
              <w:delText>Integration Components Description</w:delText>
            </w:r>
            <w:r w:rsidDel="007F5593">
              <w:rPr>
                <w:noProof/>
                <w:webHidden/>
              </w:rPr>
              <w:tab/>
            </w:r>
            <w:r w:rsidR="00C3108A" w:rsidDel="007F5593">
              <w:rPr>
                <w:noProof/>
                <w:webHidden/>
              </w:rPr>
              <w:delText>2</w:delText>
            </w:r>
          </w:del>
        </w:p>
        <w:p w14:paraId="24362AAD" w14:textId="6A316460" w:rsidR="006428FA" w:rsidDel="007F5593" w:rsidRDefault="006428FA">
          <w:pPr>
            <w:pStyle w:val="TOC3"/>
            <w:rPr>
              <w:del w:id="263" w:author="Isha Gupta" w:date="2017-05-08T12:11:00Z"/>
              <w:rFonts w:eastAsiaTheme="minorEastAsia"/>
              <w:noProof/>
              <w:lang w:eastAsia="en-IN"/>
            </w:rPr>
          </w:pPr>
          <w:del w:id="264" w:author="Isha Gupta" w:date="2017-05-08T12:11:00Z">
            <w:r w:rsidRPr="007F5593" w:rsidDel="007F5593">
              <w:rPr>
                <w:rPrChange w:id="265" w:author="Isha Gupta" w:date="2017-05-08T12:11:00Z">
                  <w:rPr>
                    <w:rStyle w:val="Hyperlink"/>
                    <w:noProof/>
                  </w:rPr>
                </w:rPrChange>
              </w:rPr>
              <w:delText>7.2.1</w:delText>
            </w:r>
            <w:r w:rsidDel="007F5593">
              <w:rPr>
                <w:rFonts w:eastAsiaTheme="minorEastAsia"/>
                <w:noProof/>
                <w:lang w:eastAsia="en-IN"/>
              </w:rPr>
              <w:tab/>
            </w:r>
            <w:r w:rsidRPr="007F5593" w:rsidDel="007F5593">
              <w:rPr>
                <w:rPrChange w:id="266" w:author="Isha Gupta" w:date="2017-05-08T12:11:00Z">
                  <w:rPr>
                    <w:rStyle w:val="Hyperlink"/>
                    <w:noProof/>
                  </w:rPr>
                </w:rPrChange>
              </w:rPr>
              <w:delText>&lt;Component 1&gt;</w:delText>
            </w:r>
            <w:r w:rsidDel="007F5593">
              <w:rPr>
                <w:noProof/>
                <w:webHidden/>
              </w:rPr>
              <w:tab/>
            </w:r>
            <w:r w:rsidR="00C3108A" w:rsidDel="007F5593">
              <w:rPr>
                <w:noProof/>
                <w:webHidden/>
              </w:rPr>
              <w:delText>2</w:delText>
            </w:r>
          </w:del>
        </w:p>
        <w:p w14:paraId="4D0FF38E" w14:textId="2BF4F0B1" w:rsidR="006428FA" w:rsidDel="007F5593" w:rsidRDefault="006428FA">
          <w:pPr>
            <w:pStyle w:val="TOC3"/>
            <w:rPr>
              <w:del w:id="267" w:author="Isha Gupta" w:date="2017-05-08T12:11:00Z"/>
              <w:rFonts w:eastAsiaTheme="minorEastAsia"/>
              <w:noProof/>
              <w:lang w:eastAsia="en-IN"/>
            </w:rPr>
          </w:pPr>
          <w:del w:id="268" w:author="Isha Gupta" w:date="2017-05-08T12:11:00Z">
            <w:r w:rsidRPr="007F5593" w:rsidDel="007F5593">
              <w:rPr>
                <w:rPrChange w:id="269" w:author="Isha Gupta" w:date="2017-05-08T12:11:00Z">
                  <w:rPr>
                    <w:rStyle w:val="Hyperlink"/>
                    <w:noProof/>
                  </w:rPr>
                </w:rPrChange>
              </w:rPr>
              <w:delText>7.2.2</w:delText>
            </w:r>
            <w:r w:rsidDel="007F5593">
              <w:rPr>
                <w:rFonts w:eastAsiaTheme="minorEastAsia"/>
                <w:noProof/>
                <w:lang w:eastAsia="en-IN"/>
              </w:rPr>
              <w:tab/>
            </w:r>
            <w:r w:rsidRPr="007F5593" w:rsidDel="007F5593">
              <w:rPr>
                <w:rPrChange w:id="270" w:author="Isha Gupta" w:date="2017-05-08T12:11:00Z">
                  <w:rPr>
                    <w:rStyle w:val="Hyperlink"/>
                    <w:noProof/>
                  </w:rPr>
                </w:rPrChange>
              </w:rPr>
              <w:delText>&lt;Component 2&gt;</w:delText>
            </w:r>
            <w:r w:rsidDel="007F5593">
              <w:rPr>
                <w:noProof/>
                <w:webHidden/>
              </w:rPr>
              <w:tab/>
            </w:r>
            <w:r w:rsidR="00C3108A" w:rsidDel="007F5593">
              <w:rPr>
                <w:noProof/>
                <w:webHidden/>
              </w:rPr>
              <w:delText>2</w:delText>
            </w:r>
          </w:del>
        </w:p>
        <w:p w14:paraId="77FF7E13" w14:textId="547CC44A" w:rsidR="006428FA" w:rsidDel="007F5593" w:rsidRDefault="006428FA">
          <w:pPr>
            <w:pStyle w:val="TOC2"/>
            <w:tabs>
              <w:tab w:val="left" w:pos="880"/>
              <w:tab w:val="right" w:leader="dot" w:pos="9736"/>
            </w:tabs>
            <w:rPr>
              <w:del w:id="271" w:author="Isha Gupta" w:date="2017-05-08T12:11:00Z"/>
              <w:rFonts w:eastAsiaTheme="minorEastAsia"/>
              <w:noProof/>
              <w:lang w:eastAsia="en-IN"/>
            </w:rPr>
          </w:pPr>
          <w:del w:id="272" w:author="Isha Gupta" w:date="2017-05-08T12:11:00Z">
            <w:r w:rsidRPr="007F5593" w:rsidDel="007F5593">
              <w:rPr>
                <w:rPrChange w:id="273" w:author="Isha Gupta" w:date="2017-05-08T12:11:00Z">
                  <w:rPr>
                    <w:rStyle w:val="Hyperlink"/>
                    <w:noProof/>
                  </w:rPr>
                </w:rPrChange>
              </w:rPr>
              <w:delText>7.3</w:delText>
            </w:r>
            <w:r w:rsidDel="007F5593">
              <w:rPr>
                <w:rFonts w:eastAsiaTheme="minorEastAsia"/>
                <w:noProof/>
                <w:lang w:eastAsia="en-IN"/>
              </w:rPr>
              <w:tab/>
            </w:r>
            <w:r w:rsidRPr="007F5593" w:rsidDel="007F5593">
              <w:rPr>
                <w:rPrChange w:id="274" w:author="Isha Gupta" w:date="2017-05-08T12:11:00Z">
                  <w:rPr>
                    <w:rStyle w:val="Hyperlink"/>
                    <w:noProof/>
                  </w:rPr>
                </w:rPrChange>
              </w:rPr>
              <w:delText>Trade Offs Made</w:delText>
            </w:r>
            <w:r w:rsidDel="007F5593">
              <w:rPr>
                <w:noProof/>
                <w:webHidden/>
              </w:rPr>
              <w:tab/>
            </w:r>
            <w:r w:rsidR="00C3108A" w:rsidDel="007F5593">
              <w:rPr>
                <w:noProof/>
                <w:webHidden/>
              </w:rPr>
              <w:delText>2</w:delText>
            </w:r>
          </w:del>
        </w:p>
        <w:p w14:paraId="1F94A9E6" w14:textId="77F9B795" w:rsidR="006428FA" w:rsidDel="007F5593" w:rsidRDefault="006428FA">
          <w:pPr>
            <w:pStyle w:val="TOC1"/>
            <w:tabs>
              <w:tab w:val="left" w:pos="440"/>
              <w:tab w:val="right" w:leader="dot" w:pos="9736"/>
            </w:tabs>
            <w:rPr>
              <w:del w:id="275" w:author="Isha Gupta" w:date="2017-05-08T12:11:00Z"/>
              <w:rFonts w:eastAsiaTheme="minorEastAsia"/>
              <w:noProof/>
              <w:lang w:eastAsia="en-IN"/>
            </w:rPr>
          </w:pPr>
          <w:del w:id="276" w:author="Isha Gupta" w:date="2017-05-08T12:11:00Z">
            <w:r w:rsidRPr="007F5593" w:rsidDel="007F5593">
              <w:rPr>
                <w:rPrChange w:id="277" w:author="Isha Gupta" w:date="2017-05-08T12:11:00Z">
                  <w:rPr>
                    <w:rStyle w:val="Hyperlink"/>
                    <w:noProof/>
                  </w:rPr>
                </w:rPrChange>
              </w:rPr>
              <w:delText>8</w:delText>
            </w:r>
            <w:r w:rsidDel="007F5593">
              <w:rPr>
                <w:rFonts w:eastAsiaTheme="minorEastAsia"/>
                <w:noProof/>
                <w:lang w:eastAsia="en-IN"/>
              </w:rPr>
              <w:tab/>
            </w:r>
            <w:r w:rsidRPr="007F5593" w:rsidDel="007F5593">
              <w:rPr>
                <w:rPrChange w:id="278" w:author="Isha Gupta" w:date="2017-05-08T12:11:00Z">
                  <w:rPr>
                    <w:rStyle w:val="Hyperlink"/>
                    <w:noProof/>
                  </w:rPr>
                </w:rPrChange>
              </w:rPr>
              <w:delText>Deployment Architecture</w:delText>
            </w:r>
            <w:r w:rsidDel="007F5593">
              <w:rPr>
                <w:noProof/>
                <w:webHidden/>
              </w:rPr>
              <w:tab/>
            </w:r>
            <w:r w:rsidR="00C3108A" w:rsidDel="007F5593">
              <w:rPr>
                <w:noProof/>
                <w:webHidden/>
              </w:rPr>
              <w:delText>2</w:delText>
            </w:r>
          </w:del>
        </w:p>
        <w:p w14:paraId="25468DEF" w14:textId="23B1D14B" w:rsidR="006428FA" w:rsidDel="007F5593" w:rsidRDefault="006428FA">
          <w:pPr>
            <w:pStyle w:val="TOC2"/>
            <w:tabs>
              <w:tab w:val="left" w:pos="880"/>
              <w:tab w:val="right" w:leader="dot" w:pos="9736"/>
            </w:tabs>
            <w:rPr>
              <w:del w:id="279" w:author="Isha Gupta" w:date="2017-05-08T12:11:00Z"/>
              <w:rFonts w:eastAsiaTheme="minorEastAsia"/>
              <w:noProof/>
              <w:lang w:eastAsia="en-IN"/>
            </w:rPr>
          </w:pPr>
          <w:del w:id="280" w:author="Isha Gupta" w:date="2017-05-08T12:11:00Z">
            <w:r w:rsidRPr="007F5593" w:rsidDel="007F5593">
              <w:rPr>
                <w:rPrChange w:id="281" w:author="Isha Gupta" w:date="2017-05-08T12:11:00Z">
                  <w:rPr>
                    <w:rStyle w:val="Hyperlink"/>
                    <w:noProof/>
                  </w:rPr>
                </w:rPrChange>
              </w:rPr>
              <w:delText>8.1</w:delText>
            </w:r>
            <w:r w:rsidDel="007F5593">
              <w:rPr>
                <w:rFonts w:eastAsiaTheme="minorEastAsia"/>
                <w:noProof/>
                <w:lang w:eastAsia="en-IN"/>
              </w:rPr>
              <w:tab/>
            </w:r>
            <w:r w:rsidRPr="007F5593" w:rsidDel="007F5593">
              <w:rPr>
                <w:rPrChange w:id="282" w:author="Isha Gupta" w:date="2017-05-08T12:11:00Z">
                  <w:rPr>
                    <w:rStyle w:val="Hyperlink"/>
                    <w:noProof/>
                  </w:rPr>
                </w:rPrChange>
              </w:rPr>
              <w:delText>Deployment Diagram</w:delText>
            </w:r>
            <w:r w:rsidDel="007F5593">
              <w:rPr>
                <w:noProof/>
                <w:webHidden/>
              </w:rPr>
              <w:tab/>
            </w:r>
            <w:r w:rsidR="00C3108A" w:rsidDel="007F5593">
              <w:rPr>
                <w:noProof/>
                <w:webHidden/>
              </w:rPr>
              <w:delText>2</w:delText>
            </w:r>
          </w:del>
        </w:p>
        <w:p w14:paraId="1EBFD834" w14:textId="7CBA1C6C" w:rsidR="006428FA" w:rsidDel="007F5593" w:rsidRDefault="006428FA">
          <w:pPr>
            <w:pStyle w:val="TOC2"/>
            <w:tabs>
              <w:tab w:val="left" w:pos="880"/>
              <w:tab w:val="right" w:leader="dot" w:pos="9736"/>
            </w:tabs>
            <w:rPr>
              <w:del w:id="283" w:author="Isha Gupta" w:date="2017-05-08T12:11:00Z"/>
              <w:rFonts w:eastAsiaTheme="minorEastAsia"/>
              <w:noProof/>
              <w:lang w:eastAsia="en-IN"/>
            </w:rPr>
          </w:pPr>
          <w:del w:id="284" w:author="Isha Gupta" w:date="2017-05-08T12:11:00Z">
            <w:r w:rsidRPr="007F5593" w:rsidDel="007F5593">
              <w:rPr>
                <w:rPrChange w:id="285" w:author="Isha Gupta" w:date="2017-05-08T12:11:00Z">
                  <w:rPr>
                    <w:rStyle w:val="Hyperlink"/>
                    <w:noProof/>
                  </w:rPr>
                </w:rPrChange>
              </w:rPr>
              <w:delText>8.2</w:delText>
            </w:r>
            <w:r w:rsidDel="007F5593">
              <w:rPr>
                <w:rFonts w:eastAsiaTheme="minorEastAsia"/>
                <w:noProof/>
                <w:lang w:eastAsia="en-IN"/>
              </w:rPr>
              <w:tab/>
            </w:r>
            <w:r w:rsidRPr="007F5593" w:rsidDel="007F5593">
              <w:rPr>
                <w:rPrChange w:id="286" w:author="Isha Gupta" w:date="2017-05-08T12:11:00Z">
                  <w:rPr>
                    <w:rStyle w:val="Hyperlink"/>
                    <w:noProof/>
                  </w:rPr>
                </w:rPrChange>
              </w:rPr>
              <w:delText>Components Description</w:delText>
            </w:r>
            <w:r w:rsidDel="007F5593">
              <w:rPr>
                <w:noProof/>
                <w:webHidden/>
              </w:rPr>
              <w:tab/>
            </w:r>
            <w:r w:rsidR="00C3108A" w:rsidDel="007F5593">
              <w:rPr>
                <w:noProof/>
                <w:webHidden/>
              </w:rPr>
              <w:delText>2</w:delText>
            </w:r>
          </w:del>
        </w:p>
        <w:p w14:paraId="40D5F637" w14:textId="2B35B4C2" w:rsidR="006428FA" w:rsidDel="007F5593" w:rsidRDefault="006428FA">
          <w:pPr>
            <w:pStyle w:val="TOC3"/>
            <w:rPr>
              <w:del w:id="287" w:author="Isha Gupta" w:date="2017-05-08T12:11:00Z"/>
              <w:rFonts w:eastAsiaTheme="minorEastAsia"/>
              <w:noProof/>
              <w:lang w:eastAsia="en-IN"/>
            </w:rPr>
          </w:pPr>
          <w:del w:id="288" w:author="Isha Gupta" w:date="2017-05-08T12:11:00Z">
            <w:r w:rsidRPr="007F5593" w:rsidDel="007F5593">
              <w:rPr>
                <w:rPrChange w:id="289" w:author="Isha Gupta" w:date="2017-05-08T12:11:00Z">
                  <w:rPr>
                    <w:rStyle w:val="Hyperlink"/>
                    <w:noProof/>
                  </w:rPr>
                </w:rPrChange>
              </w:rPr>
              <w:delText>8.2.1</w:delText>
            </w:r>
            <w:r w:rsidDel="007F5593">
              <w:rPr>
                <w:rFonts w:eastAsiaTheme="minorEastAsia"/>
                <w:noProof/>
                <w:lang w:eastAsia="en-IN"/>
              </w:rPr>
              <w:tab/>
            </w:r>
            <w:r w:rsidRPr="007F5593" w:rsidDel="007F5593">
              <w:rPr>
                <w:rPrChange w:id="290" w:author="Isha Gupta" w:date="2017-05-08T12:11:00Z">
                  <w:rPr>
                    <w:rStyle w:val="Hyperlink"/>
                    <w:noProof/>
                  </w:rPr>
                </w:rPrChange>
              </w:rPr>
              <w:delText>&lt;Component 1&gt;</w:delText>
            </w:r>
            <w:r w:rsidDel="007F5593">
              <w:rPr>
                <w:noProof/>
                <w:webHidden/>
              </w:rPr>
              <w:tab/>
            </w:r>
            <w:r w:rsidR="00C3108A" w:rsidDel="007F5593">
              <w:rPr>
                <w:noProof/>
                <w:webHidden/>
              </w:rPr>
              <w:delText>2</w:delText>
            </w:r>
          </w:del>
        </w:p>
        <w:p w14:paraId="6B538614" w14:textId="63B7EB90" w:rsidR="006428FA" w:rsidDel="007F5593" w:rsidRDefault="006428FA">
          <w:pPr>
            <w:pStyle w:val="TOC3"/>
            <w:rPr>
              <w:del w:id="291" w:author="Isha Gupta" w:date="2017-05-08T12:11:00Z"/>
              <w:rFonts w:eastAsiaTheme="minorEastAsia"/>
              <w:noProof/>
              <w:lang w:eastAsia="en-IN"/>
            </w:rPr>
          </w:pPr>
          <w:del w:id="292" w:author="Isha Gupta" w:date="2017-05-08T12:11:00Z">
            <w:r w:rsidRPr="007F5593" w:rsidDel="007F5593">
              <w:rPr>
                <w:rPrChange w:id="293" w:author="Isha Gupta" w:date="2017-05-08T12:11:00Z">
                  <w:rPr>
                    <w:rStyle w:val="Hyperlink"/>
                    <w:noProof/>
                  </w:rPr>
                </w:rPrChange>
              </w:rPr>
              <w:delText>8.2.2</w:delText>
            </w:r>
            <w:r w:rsidDel="007F5593">
              <w:rPr>
                <w:rFonts w:eastAsiaTheme="minorEastAsia"/>
                <w:noProof/>
                <w:lang w:eastAsia="en-IN"/>
              </w:rPr>
              <w:tab/>
            </w:r>
            <w:r w:rsidRPr="007F5593" w:rsidDel="007F5593">
              <w:rPr>
                <w:rPrChange w:id="294" w:author="Isha Gupta" w:date="2017-05-08T12:11:00Z">
                  <w:rPr>
                    <w:rStyle w:val="Hyperlink"/>
                    <w:noProof/>
                  </w:rPr>
                </w:rPrChange>
              </w:rPr>
              <w:delText>&lt;Component 2&gt;</w:delText>
            </w:r>
            <w:r w:rsidDel="007F5593">
              <w:rPr>
                <w:noProof/>
                <w:webHidden/>
              </w:rPr>
              <w:tab/>
            </w:r>
            <w:r w:rsidR="00C3108A" w:rsidDel="007F5593">
              <w:rPr>
                <w:noProof/>
                <w:webHidden/>
              </w:rPr>
              <w:delText>2</w:delText>
            </w:r>
          </w:del>
        </w:p>
        <w:p w14:paraId="7E4B8EE5" w14:textId="4A2F87B3" w:rsidR="006428FA" w:rsidDel="007F5593" w:rsidRDefault="006428FA">
          <w:pPr>
            <w:pStyle w:val="TOC2"/>
            <w:tabs>
              <w:tab w:val="left" w:pos="880"/>
              <w:tab w:val="right" w:leader="dot" w:pos="9736"/>
            </w:tabs>
            <w:rPr>
              <w:del w:id="295" w:author="Isha Gupta" w:date="2017-05-08T12:11:00Z"/>
              <w:rFonts w:eastAsiaTheme="minorEastAsia"/>
              <w:noProof/>
              <w:lang w:eastAsia="en-IN"/>
            </w:rPr>
          </w:pPr>
          <w:del w:id="296" w:author="Isha Gupta" w:date="2017-05-08T12:11:00Z">
            <w:r w:rsidRPr="007F5593" w:rsidDel="007F5593">
              <w:rPr>
                <w:rPrChange w:id="297" w:author="Isha Gupta" w:date="2017-05-08T12:11:00Z">
                  <w:rPr>
                    <w:rStyle w:val="Hyperlink"/>
                    <w:noProof/>
                  </w:rPr>
                </w:rPrChange>
              </w:rPr>
              <w:delText>8.3</w:delText>
            </w:r>
            <w:r w:rsidDel="007F5593">
              <w:rPr>
                <w:rFonts w:eastAsiaTheme="minorEastAsia"/>
                <w:noProof/>
                <w:lang w:eastAsia="en-IN"/>
              </w:rPr>
              <w:tab/>
            </w:r>
            <w:r w:rsidRPr="007F5593" w:rsidDel="007F5593">
              <w:rPr>
                <w:rPrChange w:id="298" w:author="Isha Gupta" w:date="2017-05-08T12:11:00Z">
                  <w:rPr>
                    <w:rStyle w:val="Hyperlink"/>
                    <w:noProof/>
                  </w:rPr>
                </w:rPrChange>
              </w:rPr>
              <w:delText>Trade Offs Made</w:delText>
            </w:r>
            <w:r w:rsidDel="007F5593">
              <w:rPr>
                <w:noProof/>
                <w:webHidden/>
              </w:rPr>
              <w:tab/>
            </w:r>
            <w:r w:rsidR="00C3108A" w:rsidDel="007F5593">
              <w:rPr>
                <w:noProof/>
                <w:webHidden/>
              </w:rPr>
              <w:delText>2</w:delText>
            </w:r>
          </w:del>
        </w:p>
        <w:p w14:paraId="33B5DB1B" w14:textId="4DD34502" w:rsidR="006428FA" w:rsidDel="007F5593" w:rsidRDefault="006428FA">
          <w:pPr>
            <w:pStyle w:val="TOC1"/>
            <w:tabs>
              <w:tab w:val="left" w:pos="440"/>
              <w:tab w:val="right" w:leader="dot" w:pos="9736"/>
            </w:tabs>
            <w:rPr>
              <w:del w:id="299" w:author="Isha Gupta" w:date="2017-05-08T12:11:00Z"/>
              <w:rFonts w:eastAsiaTheme="minorEastAsia"/>
              <w:noProof/>
              <w:lang w:eastAsia="en-IN"/>
            </w:rPr>
          </w:pPr>
          <w:del w:id="300" w:author="Isha Gupta" w:date="2017-05-08T12:11:00Z">
            <w:r w:rsidRPr="007F5593" w:rsidDel="007F5593">
              <w:rPr>
                <w:rPrChange w:id="301" w:author="Isha Gupta" w:date="2017-05-08T12:11:00Z">
                  <w:rPr>
                    <w:rStyle w:val="Hyperlink"/>
                    <w:noProof/>
                  </w:rPr>
                </w:rPrChange>
              </w:rPr>
              <w:delText>9</w:delText>
            </w:r>
            <w:r w:rsidDel="007F5593">
              <w:rPr>
                <w:rFonts w:eastAsiaTheme="minorEastAsia"/>
                <w:noProof/>
                <w:lang w:eastAsia="en-IN"/>
              </w:rPr>
              <w:tab/>
            </w:r>
            <w:r w:rsidRPr="007F5593" w:rsidDel="007F5593">
              <w:rPr>
                <w:rPrChange w:id="302" w:author="Isha Gupta" w:date="2017-05-08T12:11:00Z">
                  <w:rPr>
                    <w:rStyle w:val="Hyperlink"/>
                    <w:noProof/>
                  </w:rPr>
                </w:rPrChange>
              </w:rPr>
              <w:delText>Solution Maintenance Tips and Caveats</w:delText>
            </w:r>
            <w:r w:rsidDel="007F5593">
              <w:rPr>
                <w:noProof/>
                <w:webHidden/>
              </w:rPr>
              <w:tab/>
            </w:r>
            <w:r w:rsidR="00C3108A" w:rsidDel="007F5593">
              <w:rPr>
                <w:noProof/>
                <w:webHidden/>
              </w:rPr>
              <w:delText>2</w:delText>
            </w:r>
          </w:del>
        </w:p>
        <w:p w14:paraId="62A374A5" w14:textId="6B9CCCA9" w:rsidR="006428FA" w:rsidDel="007F5593" w:rsidRDefault="006428FA">
          <w:pPr>
            <w:pStyle w:val="TOC2"/>
            <w:tabs>
              <w:tab w:val="left" w:pos="880"/>
              <w:tab w:val="right" w:leader="dot" w:pos="9736"/>
            </w:tabs>
            <w:rPr>
              <w:del w:id="303" w:author="Isha Gupta" w:date="2017-05-08T12:11:00Z"/>
              <w:rFonts w:eastAsiaTheme="minorEastAsia"/>
              <w:noProof/>
              <w:lang w:eastAsia="en-IN"/>
            </w:rPr>
          </w:pPr>
          <w:del w:id="304" w:author="Isha Gupta" w:date="2017-05-08T12:11:00Z">
            <w:r w:rsidRPr="007F5593" w:rsidDel="007F5593">
              <w:rPr>
                <w:rPrChange w:id="305" w:author="Isha Gupta" w:date="2017-05-08T12:11:00Z">
                  <w:rPr>
                    <w:rStyle w:val="Hyperlink"/>
                    <w:noProof/>
                  </w:rPr>
                </w:rPrChange>
              </w:rPr>
              <w:delText>9.1</w:delText>
            </w:r>
            <w:r w:rsidDel="007F5593">
              <w:rPr>
                <w:rFonts w:eastAsiaTheme="minorEastAsia"/>
                <w:noProof/>
                <w:lang w:eastAsia="en-IN"/>
              </w:rPr>
              <w:tab/>
            </w:r>
            <w:r w:rsidRPr="007F5593" w:rsidDel="007F5593">
              <w:rPr>
                <w:rPrChange w:id="306" w:author="Isha Gupta" w:date="2017-05-08T12:11:00Z">
                  <w:rPr>
                    <w:rStyle w:val="Hyperlink"/>
                    <w:noProof/>
                  </w:rPr>
                </w:rPrChange>
              </w:rPr>
              <w:delText>What to do to add a new module?</w:delText>
            </w:r>
            <w:r w:rsidDel="007F5593">
              <w:rPr>
                <w:noProof/>
                <w:webHidden/>
              </w:rPr>
              <w:tab/>
            </w:r>
            <w:r w:rsidR="00C3108A" w:rsidDel="007F5593">
              <w:rPr>
                <w:noProof/>
                <w:webHidden/>
              </w:rPr>
              <w:delText>2</w:delText>
            </w:r>
          </w:del>
        </w:p>
        <w:p w14:paraId="33BED5FA" w14:textId="1BF6399E" w:rsidR="006428FA" w:rsidDel="007F5593" w:rsidRDefault="006428FA">
          <w:pPr>
            <w:pStyle w:val="TOC2"/>
            <w:tabs>
              <w:tab w:val="left" w:pos="880"/>
              <w:tab w:val="right" w:leader="dot" w:pos="9736"/>
            </w:tabs>
            <w:rPr>
              <w:del w:id="307" w:author="Isha Gupta" w:date="2017-05-08T12:11:00Z"/>
              <w:rFonts w:eastAsiaTheme="minorEastAsia"/>
              <w:noProof/>
              <w:lang w:eastAsia="en-IN"/>
            </w:rPr>
          </w:pPr>
          <w:del w:id="308" w:author="Isha Gupta" w:date="2017-05-08T12:11:00Z">
            <w:r w:rsidRPr="007F5593" w:rsidDel="007F5593">
              <w:rPr>
                <w:rPrChange w:id="309" w:author="Isha Gupta" w:date="2017-05-08T12:11:00Z">
                  <w:rPr>
                    <w:rStyle w:val="Hyperlink"/>
                    <w:noProof/>
                  </w:rPr>
                </w:rPrChange>
              </w:rPr>
              <w:delText>9.2</w:delText>
            </w:r>
            <w:r w:rsidDel="007F5593">
              <w:rPr>
                <w:rFonts w:eastAsiaTheme="minorEastAsia"/>
                <w:noProof/>
                <w:lang w:eastAsia="en-IN"/>
              </w:rPr>
              <w:tab/>
            </w:r>
            <w:r w:rsidRPr="007F5593" w:rsidDel="007F5593">
              <w:rPr>
                <w:rPrChange w:id="310" w:author="Isha Gupta" w:date="2017-05-08T12:11:00Z">
                  <w:rPr>
                    <w:rStyle w:val="Hyperlink"/>
                    <w:noProof/>
                  </w:rPr>
                </w:rPrChange>
              </w:rPr>
              <w:delText>What to do to run application in debug mode?</w:delText>
            </w:r>
            <w:r w:rsidDel="007F5593">
              <w:rPr>
                <w:noProof/>
                <w:webHidden/>
              </w:rPr>
              <w:tab/>
            </w:r>
            <w:r w:rsidR="00C3108A" w:rsidDel="007F5593">
              <w:rPr>
                <w:noProof/>
                <w:webHidden/>
              </w:rPr>
              <w:delText>2</w:delText>
            </w:r>
          </w:del>
        </w:p>
        <w:p w14:paraId="3B23B136" w14:textId="1146D78A" w:rsidR="006428FA" w:rsidDel="007F5593" w:rsidRDefault="006428FA">
          <w:pPr>
            <w:pStyle w:val="TOC2"/>
            <w:tabs>
              <w:tab w:val="left" w:pos="880"/>
              <w:tab w:val="right" w:leader="dot" w:pos="9736"/>
            </w:tabs>
            <w:rPr>
              <w:del w:id="311" w:author="Isha Gupta" w:date="2017-05-08T12:11:00Z"/>
              <w:rFonts w:eastAsiaTheme="minorEastAsia"/>
              <w:noProof/>
              <w:lang w:eastAsia="en-IN"/>
            </w:rPr>
          </w:pPr>
          <w:del w:id="312" w:author="Isha Gupta" w:date="2017-05-08T12:11:00Z">
            <w:r w:rsidRPr="007F5593" w:rsidDel="007F5593">
              <w:rPr>
                <w:rPrChange w:id="313" w:author="Isha Gupta" w:date="2017-05-08T12:11:00Z">
                  <w:rPr>
                    <w:rStyle w:val="Hyperlink"/>
                    <w:noProof/>
                  </w:rPr>
                </w:rPrChange>
              </w:rPr>
              <w:delText>9.3</w:delText>
            </w:r>
            <w:r w:rsidDel="007F5593">
              <w:rPr>
                <w:rFonts w:eastAsiaTheme="minorEastAsia"/>
                <w:noProof/>
                <w:lang w:eastAsia="en-IN"/>
              </w:rPr>
              <w:tab/>
            </w:r>
            <w:r w:rsidRPr="007F5593" w:rsidDel="007F5593">
              <w:rPr>
                <w:rPrChange w:id="314" w:author="Isha Gupta" w:date="2017-05-08T12:11:00Z">
                  <w:rPr>
                    <w:rStyle w:val="Hyperlink"/>
                    <w:noProof/>
                  </w:rPr>
                </w:rPrChange>
              </w:rPr>
              <w:delText>……</w:delText>
            </w:r>
            <w:r w:rsidDel="007F5593">
              <w:rPr>
                <w:noProof/>
                <w:webHidden/>
              </w:rPr>
              <w:tab/>
            </w:r>
            <w:r w:rsidR="00C3108A" w:rsidDel="007F5593">
              <w:rPr>
                <w:noProof/>
                <w:webHidden/>
              </w:rPr>
              <w:delText>2</w:delText>
            </w:r>
          </w:del>
        </w:p>
        <w:p w14:paraId="635232D7" w14:textId="1AED0E7B" w:rsidR="006428FA" w:rsidDel="007F5593" w:rsidRDefault="006428FA">
          <w:pPr>
            <w:pStyle w:val="TOC1"/>
            <w:tabs>
              <w:tab w:val="left" w:pos="660"/>
              <w:tab w:val="right" w:leader="dot" w:pos="9736"/>
            </w:tabs>
            <w:rPr>
              <w:del w:id="315" w:author="Isha Gupta" w:date="2017-05-08T12:11:00Z"/>
              <w:rFonts w:eastAsiaTheme="minorEastAsia"/>
              <w:noProof/>
              <w:lang w:eastAsia="en-IN"/>
            </w:rPr>
          </w:pPr>
          <w:del w:id="316" w:author="Isha Gupta" w:date="2017-05-08T12:11:00Z">
            <w:r w:rsidRPr="007F5593" w:rsidDel="007F5593">
              <w:rPr>
                <w:rPrChange w:id="317" w:author="Isha Gupta" w:date="2017-05-08T12:11:00Z">
                  <w:rPr>
                    <w:rStyle w:val="Hyperlink"/>
                    <w:noProof/>
                  </w:rPr>
                </w:rPrChange>
              </w:rPr>
              <w:delText>10</w:delText>
            </w:r>
            <w:r w:rsidDel="007F5593">
              <w:rPr>
                <w:rFonts w:eastAsiaTheme="minorEastAsia"/>
                <w:noProof/>
                <w:lang w:eastAsia="en-IN"/>
              </w:rPr>
              <w:tab/>
            </w:r>
            <w:r w:rsidRPr="007F5593" w:rsidDel="007F5593">
              <w:rPr>
                <w:rPrChange w:id="318" w:author="Isha Gupta" w:date="2017-05-08T12:11:00Z">
                  <w:rPr>
                    <w:rStyle w:val="Hyperlink"/>
                    <w:noProof/>
                  </w:rPr>
                </w:rPrChange>
              </w:rPr>
              <w:delText>Glossary</w:delText>
            </w:r>
            <w:r w:rsidDel="007F5593">
              <w:rPr>
                <w:noProof/>
                <w:webHidden/>
              </w:rPr>
              <w:tab/>
            </w:r>
            <w:r w:rsidR="00C3108A" w:rsidDel="007F5593">
              <w:rPr>
                <w:noProof/>
                <w:webHidden/>
              </w:rPr>
              <w:delText>2</w:delText>
            </w:r>
          </w:del>
        </w:p>
        <w:p w14:paraId="63755438" w14:textId="4D4586D5" w:rsidR="006428FA" w:rsidDel="007F5593" w:rsidRDefault="006428FA">
          <w:pPr>
            <w:pStyle w:val="TOC2"/>
            <w:tabs>
              <w:tab w:val="left" w:pos="880"/>
              <w:tab w:val="right" w:leader="dot" w:pos="9736"/>
            </w:tabs>
            <w:rPr>
              <w:del w:id="319" w:author="Isha Gupta" w:date="2017-05-08T12:11:00Z"/>
              <w:rFonts w:eastAsiaTheme="minorEastAsia"/>
              <w:noProof/>
              <w:lang w:eastAsia="en-IN"/>
            </w:rPr>
          </w:pPr>
          <w:del w:id="320" w:author="Isha Gupta" w:date="2017-05-08T12:11:00Z">
            <w:r w:rsidRPr="007F5593" w:rsidDel="007F5593">
              <w:rPr>
                <w:rPrChange w:id="321" w:author="Isha Gupta" w:date="2017-05-08T12:11:00Z">
                  <w:rPr>
                    <w:rStyle w:val="Hyperlink"/>
                    <w:noProof/>
                  </w:rPr>
                </w:rPrChange>
              </w:rPr>
              <w:delText>10.1</w:delText>
            </w:r>
            <w:r w:rsidDel="007F5593">
              <w:rPr>
                <w:rFonts w:eastAsiaTheme="minorEastAsia"/>
                <w:noProof/>
                <w:lang w:eastAsia="en-IN"/>
              </w:rPr>
              <w:tab/>
            </w:r>
            <w:r w:rsidRPr="007F5593" w:rsidDel="007F5593">
              <w:rPr>
                <w:rPrChange w:id="322" w:author="Isha Gupta" w:date="2017-05-08T12:11:00Z">
                  <w:rPr>
                    <w:rStyle w:val="Hyperlink"/>
                    <w:noProof/>
                  </w:rPr>
                </w:rPrChange>
              </w:rPr>
              <w:delText>Requirements Traceability Matrix</w:delText>
            </w:r>
            <w:r w:rsidDel="007F5593">
              <w:rPr>
                <w:noProof/>
                <w:webHidden/>
              </w:rPr>
              <w:tab/>
            </w:r>
            <w:r w:rsidR="00C3108A" w:rsidDel="007F5593">
              <w:rPr>
                <w:noProof/>
                <w:webHidden/>
              </w:rPr>
              <w:delText>2</w:delText>
            </w:r>
          </w:del>
        </w:p>
        <w:p w14:paraId="272CDAB0" w14:textId="1B03D8B1" w:rsidR="006428FA" w:rsidDel="007F5593" w:rsidRDefault="006428FA">
          <w:pPr>
            <w:pStyle w:val="TOC2"/>
            <w:tabs>
              <w:tab w:val="left" w:pos="880"/>
              <w:tab w:val="right" w:leader="dot" w:pos="9736"/>
            </w:tabs>
            <w:rPr>
              <w:del w:id="323" w:author="Isha Gupta" w:date="2017-05-08T12:11:00Z"/>
              <w:rFonts w:eastAsiaTheme="minorEastAsia"/>
              <w:noProof/>
              <w:lang w:eastAsia="en-IN"/>
            </w:rPr>
          </w:pPr>
          <w:del w:id="324" w:author="Isha Gupta" w:date="2017-05-08T12:11:00Z">
            <w:r w:rsidRPr="007F5593" w:rsidDel="007F5593">
              <w:rPr>
                <w:rPrChange w:id="325" w:author="Isha Gupta" w:date="2017-05-08T12:11:00Z">
                  <w:rPr>
                    <w:rStyle w:val="Hyperlink"/>
                    <w:noProof/>
                  </w:rPr>
                </w:rPrChange>
              </w:rPr>
              <w:delText>10.2</w:delText>
            </w:r>
            <w:r w:rsidDel="007F5593">
              <w:rPr>
                <w:rFonts w:eastAsiaTheme="minorEastAsia"/>
                <w:noProof/>
                <w:lang w:eastAsia="en-IN"/>
              </w:rPr>
              <w:tab/>
            </w:r>
            <w:r w:rsidRPr="007F5593" w:rsidDel="007F5593">
              <w:rPr>
                <w:rPrChange w:id="326" w:author="Isha Gupta" w:date="2017-05-08T12:11:00Z">
                  <w:rPr>
                    <w:rStyle w:val="Hyperlink"/>
                    <w:noProof/>
                  </w:rPr>
                </w:rPrChange>
              </w:rPr>
              <w:delText>Terms</w:delText>
            </w:r>
            <w:r w:rsidDel="007F5593">
              <w:rPr>
                <w:noProof/>
                <w:webHidden/>
              </w:rPr>
              <w:tab/>
            </w:r>
            <w:r w:rsidR="00C3108A" w:rsidDel="007F5593">
              <w:rPr>
                <w:noProof/>
                <w:webHidden/>
              </w:rPr>
              <w:delText>2</w:delText>
            </w:r>
          </w:del>
        </w:p>
        <w:p w14:paraId="7ECE4C74" w14:textId="3335B066" w:rsidR="006428FA" w:rsidDel="007F5593" w:rsidRDefault="006428FA">
          <w:pPr>
            <w:pStyle w:val="TOC2"/>
            <w:tabs>
              <w:tab w:val="left" w:pos="880"/>
              <w:tab w:val="right" w:leader="dot" w:pos="9736"/>
            </w:tabs>
            <w:rPr>
              <w:del w:id="327" w:author="Isha Gupta" w:date="2017-05-08T12:11:00Z"/>
              <w:rFonts w:eastAsiaTheme="minorEastAsia"/>
              <w:noProof/>
              <w:lang w:eastAsia="en-IN"/>
            </w:rPr>
          </w:pPr>
          <w:del w:id="328" w:author="Isha Gupta" w:date="2017-05-08T12:11:00Z">
            <w:r w:rsidRPr="007F5593" w:rsidDel="007F5593">
              <w:rPr>
                <w:rPrChange w:id="329" w:author="Isha Gupta" w:date="2017-05-08T12:11:00Z">
                  <w:rPr>
                    <w:rStyle w:val="Hyperlink"/>
                    <w:noProof/>
                  </w:rPr>
                </w:rPrChange>
              </w:rPr>
              <w:delText>10.3</w:delText>
            </w:r>
            <w:r w:rsidDel="007F5593">
              <w:rPr>
                <w:rFonts w:eastAsiaTheme="minorEastAsia"/>
                <w:noProof/>
                <w:lang w:eastAsia="en-IN"/>
              </w:rPr>
              <w:tab/>
            </w:r>
            <w:r w:rsidRPr="007F5593" w:rsidDel="007F5593">
              <w:rPr>
                <w:rPrChange w:id="330" w:author="Isha Gupta" w:date="2017-05-08T12:11:00Z">
                  <w:rPr>
                    <w:rStyle w:val="Hyperlink"/>
                    <w:noProof/>
                  </w:rPr>
                </w:rPrChange>
              </w:rPr>
              <w:delText>Technology POCs</w:delText>
            </w:r>
            <w:r w:rsidDel="007F5593">
              <w:rPr>
                <w:noProof/>
                <w:webHidden/>
              </w:rPr>
              <w:tab/>
            </w:r>
            <w:r w:rsidR="00C3108A" w:rsidDel="007F5593">
              <w:rPr>
                <w:noProof/>
                <w:webHidden/>
              </w:rPr>
              <w:delText>2</w:delText>
            </w:r>
          </w:del>
        </w:p>
        <w:p w14:paraId="4B57F906" w14:textId="718FD306" w:rsidR="006428FA" w:rsidDel="007F5593" w:rsidRDefault="006428FA">
          <w:pPr>
            <w:pStyle w:val="TOC3"/>
            <w:rPr>
              <w:del w:id="331" w:author="Isha Gupta" w:date="2017-05-08T12:11:00Z"/>
              <w:rFonts w:eastAsiaTheme="minorEastAsia"/>
              <w:noProof/>
              <w:lang w:eastAsia="en-IN"/>
            </w:rPr>
          </w:pPr>
          <w:del w:id="332" w:author="Isha Gupta" w:date="2017-05-08T12:11:00Z">
            <w:r w:rsidRPr="007F5593" w:rsidDel="007F5593">
              <w:rPr>
                <w:rPrChange w:id="333" w:author="Isha Gupta" w:date="2017-05-08T12:11:00Z">
                  <w:rPr>
                    <w:rStyle w:val="Hyperlink"/>
                    <w:noProof/>
                  </w:rPr>
                </w:rPrChange>
              </w:rPr>
              <w:delText>10.3.1</w:delText>
            </w:r>
            <w:r w:rsidDel="007F5593">
              <w:rPr>
                <w:rFonts w:eastAsiaTheme="minorEastAsia"/>
                <w:noProof/>
                <w:lang w:eastAsia="en-IN"/>
              </w:rPr>
              <w:tab/>
            </w:r>
            <w:r w:rsidRPr="007F5593" w:rsidDel="007F5593">
              <w:rPr>
                <w:rPrChange w:id="334" w:author="Isha Gupta" w:date="2017-05-08T12:11:00Z">
                  <w:rPr>
                    <w:rStyle w:val="Hyperlink"/>
                    <w:noProof/>
                  </w:rPr>
                </w:rPrChange>
              </w:rPr>
              <w:delText>&lt;POC1&gt;</w:delText>
            </w:r>
            <w:r w:rsidDel="007F5593">
              <w:rPr>
                <w:noProof/>
                <w:webHidden/>
              </w:rPr>
              <w:tab/>
            </w:r>
            <w:r w:rsidR="00C3108A" w:rsidDel="007F5593">
              <w:rPr>
                <w:noProof/>
                <w:webHidden/>
              </w:rPr>
              <w:delText>2</w:delText>
            </w:r>
          </w:del>
        </w:p>
        <w:p w14:paraId="08F930D4" w14:textId="47752F34" w:rsidR="006428FA" w:rsidDel="007F5593" w:rsidRDefault="006428FA">
          <w:pPr>
            <w:pStyle w:val="TOC3"/>
            <w:rPr>
              <w:del w:id="335" w:author="Isha Gupta" w:date="2017-05-08T12:11:00Z"/>
              <w:rFonts w:eastAsiaTheme="minorEastAsia"/>
              <w:noProof/>
              <w:lang w:eastAsia="en-IN"/>
            </w:rPr>
          </w:pPr>
          <w:del w:id="336" w:author="Isha Gupta" w:date="2017-05-08T12:11:00Z">
            <w:r w:rsidRPr="007F5593" w:rsidDel="007F5593">
              <w:rPr>
                <w:rPrChange w:id="337" w:author="Isha Gupta" w:date="2017-05-08T12:11:00Z">
                  <w:rPr>
                    <w:rStyle w:val="Hyperlink"/>
                    <w:noProof/>
                  </w:rPr>
                </w:rPrChange>
              </w:rPr>
              <w:delText>10.3.2</w:delText>
            </w:r>
            <w:r w:rsidDel="007F5593">
              <w:rPr>
                <w:rFonts w:eastAsiaTheme="minorEastAsia"/>
                <w:noProof/>
                <w:lang w:eastAsia="en-IN"/>
              </w:rPr>
              <w:tab/>
            </w:r>
            <w:r w:rsidRPr="007F5593" w:rsidDel="007F5593">
              <w:rPr>
                <w:rPrChange w:id="338" w:author="Isha Gupta" w:date="2017-05-08T12:11:00Z">
                  <w:rPr>
                    <w:rStyle w:val="Hyperlink"/>
                    <w:noProof/>
                  </w:rPr>
                </w:rPrChange>
              </w:rPr>
              <w:delText>&lt;POC2&gt;</w:delText>
            </w:r>
            <w:r w:rsidDel="007F5593">
              <w:rPr>
                <w:noProof/>
                <w:webHidden/>
              </w:rPr>
              <w:tab/>
            </w:r>
            <w:r w:rsidR="00C3108A" w:rsidDel="007F5593">
              <w:rPr>
                <w:noProof/>
                <w:webHidden/>
              </w:rPr>
              <w:delText>2</w:delText>
            </w:r>
          </w:del>
        </w:p>
        <w:p w14:paraId="5AD2D9BB" w14:textId="77777777" w:rsidR="00C74BC8" w:rsidRDefault="00C74BC8">
          <w:r>
            <w:rPr>
              <w:b/>
              <w:bCs/>
              <w:noProof/>
            </w:rPr>
            <w:fldChar w:fldCharType="end"/>
          </w:r>
        </w:p>
      </w:sdtContent>
    </w:sdt>
    <w:p w14:paraId="65F7B4EC" w14:textId="77777777" w:rsidR="00030A15" w:rsidRDefault="00E41049" w:rsidP="00B062F7">
      <w:pPr>
        <w:pStyle w:val="Heading1"/>
      </w:pPr>
      <w:bookmarkStart w:id="339" w:name="_Toc482009604"/>
      <w:r>
        <w:lastRenderedPageBreak/>
        <w:t>Introduction</w:t>
      </w:r>
      <w:bookmarkEnd w:id="339"/>
    </w:p>
    <w:p w14:paraId="6AE4A157" w14:textId="77777777" w:rsidR="007C02E1" w:rsidRDefault="007C02E1" w:rsidP="007C02E1">
      <w:pPr>
        <w:pStyle w:val="BodyText"/>
      </w:pPr>
      <w:r>
        <w:t>“YCompany” is one of the renowned name in Insurance providers in industry</w:t>
      </w:r>
      <w:r w:rsidR="005C2C6E">
        <w:t>, providing ter</w:t>
      </w:r>
      <w:r>
        <w:t>m and life insurance to customers in US. The company's product offerings include term and life insurance.</w:t>
      </w:r>
    </w:p>
    <w:p w14:paraId="600E7E1D" w14:textId="536177FC" w:rsidR="00454351" w:rsidRDefault="007C02E1" w:rsidP="007C02E1">
      <w:pPr>
        <w:pStyle w:val="BodyText"/>
        <w:rPr>
          <w:ins w:id="340" w:author="Isha Gupta" w:date="2017-05-18T10:14:00Z"/>
        </w:rPr>
      </w:pPr>
      <w:r>
        <w:t>The company is planning to modernize the application intake process, underwriting process, policy issue and policy maintenance process.</w:t>
      </w:r>
    </w:p>
    <w:p w14:paraId="5D44F1DC" w14:textId="46AD51AD" w:rsidR="001922D9" w:rsidRDefault="001922D9" w:rsidP="007C02E1">
      <w:pPr>
        <w:pStyle w:val="BodyText"/>
        <w:rPr>
          <w:ins w:id="341" w:author="Isha Gupta" w:date="2017-05-18T10:14:00Z"/>
        </w:rPr>
      </w:pPr>
      <w:ins w:id="342" w:author="Isha Gupta" w:date="2017-05-18T10:14:00Z">
        <w:r>
          <w:t xml:space="preserve">This document describes the current process in place and </w:t>
        </w:r>
        <w:r w:rsidR="00A7363A">
          <w:t>System architec</w:t>
        </w:r>
        <w:r>
          <w:t xml:space="preserve">ture &amp; high level design of the new solution </w:t>
        </w:r>
      </w:ins>
      <w:ins w:id="343" w:author="Isha Gupta" w:date="2017-05-18T10:15:00Z">
        <w:r w:rsidR="00A7363A">
          <w:t xml:space="preserve">being </w:t>
        </w:r>
      </w:ins>
      <w:ins w:id="344" w:author="Isha Gupta" w:date="2017-05-18T10:14:00Z">
        <w:r>
          <w:t>proposed</w:t>
        </w:r>
        <w:r w:rsidR="00A7363A">
          <w:t>.</w:t>
        </w:r>
      </w:ins>
    </w:p>
    <w:p w14:paraId="022341ED" w14:textId="43C365FE" w:rsidR="00A7363A" w:rsidRDefault="00A7363A" w:rsidP="007C02E1">
      <w:pPr>
        <w:pStyle w:val="BodyText"/>
      </w:pPr>
      <w:ins w:id="345" w:author="Isha Gupta" w:date="2017-05-18T10:16:00Z">
        <w:r>
          <w:t>The specifications</w:t>
        </w:r>
      </w:ins>
      <w:ins w:id="346" w:author="Isha Gupta" w:date="2017-05-18T10:15:00Z">
        <w:r>
          <w:t xml:space="preserve"> described in this document can be used to initiate development of the application. However, the </w:t>
        </w:r>
      </w:ins>
      <w:ins w:id="347" w:author="Isha Gupta" w:date="2017-05-18T10:16:00Z">
        <w:r>
          <w:t>design</w:t>
        </w:r>
      </w:ins>
      <w:ins w:id="348" w:author="Isha Gupta" w:date="2017-05-18T10:15:00Z">
        <w:r>
          <w:t xml:space="preserve"> described would require appropriate approvals from the compan</w:t>
        </w:r>
      </w:ins>
      <w:ins w:id="349" w:author="Isha Gupta" w:date="2017-05-18T10:16:00Z">
        <w:r>
          <w:t>y.</w:t>
        </w:r>
      </w:ins>
    </w:p>
    <w:p w14:paraId="270913F3" w14:textId="77777777" w:rsidR="00030A15" w:rsidRDefault="00E41049" w:rsidP="00764460">
      <w:pPr>
        <w:pStyle w:val="Heading1"/>
      </w:pPr>
      <w:bookmarkStart w:id="350" w:name="_Toc482009605"/>
      <w:r>
        <w:lastRenderedPageBreak/>
        <w:t>System Overview</w:t>
      </w:r>
      <w:bookmarkEnd w:id="350"/>
    </w:p>
    <w:p w14:paraId="224F1CF5" w14:textId="77777777" w:rsidR="008E3F1E" w:rsidRDefault="008E3F1E" w:rsidP="000A10CF">
      <w:pPr>
        <w:pStyle w:val="BodyText"/>
        <w:rPr>
          <w:lang w:val="en-US" w:eastAsia="ja-JP"/>
        </w:rPr>
      </w:pPr>
      <w:r>
        <w:rPr>
          <w:lang w:val="en-US" w:eastAsia="ja-JP"/>
        </w:rPr>
        <w:t>YCompany serves</w:t>
      </w:r>
      <w:r w:rsidRPr="008E3F1E">
        <w:rPr>
          <w:lang w:val="en-US" w:eastAsia="ja-JP"/>
        </w:rPr>
        <w:t xml:space="preserve"> more than 200 million custome</w:t>
      </w:r>
      <w:r w:rsidR="003C7935">
        <w:rPr>
          <w:lang w:val="en-US" w:eastAsia="ja-JP"/>
        </w:rPr>
        <w:t>rs across various geographies. B</w:t>
      </w:r>
      <w:r w:rsidRPr="008E3F1E">
        <w:rPr>
          <w:lang w:val="en-US" w:eastAsia="ja-JP"/>
        </w:rPr>
        <w:t xml:space="preserve">eing a key player in its business area </w:t>
      </w:r>
      <w:r w:rsidR="00962302">
        <w:rPr>
          <w:lang w:val="en-US" w:eastAsia="ja-JP"/>
        </w:rPr>
        <w:t>they have</w:t>
      </w:r>
      <w:r w:rsidRPr="008E3F1E">
        <w:rPr>
          <w:lang w:val="en-US" w:eastAsia="ja-JP"/>
        </w:rPr>
        <w:t xml:space="preserve"> been facing challenges with the manual process currently in place</w:t>
      </w:r>
      <w:r>
        <w:rPr>
          <w:lang w:val="en-US" w:eastAsia="ja-JP"/>
        </w:rPr>
        <w:t>.</w:t>
      </w:r>
    </w:p>
    <w:p w14:paraId="5016A803" w14:textId="77777777" w:rsidR="00566AD0" w:rsidRDefault="008E3F1E" w:rsidP="00566AD0">
      <w:pPr>
        <w:pStyle w:val="BodyText"/>
        <w:rPr>
          <w:lang w:val="en-US" w:eastAsia="ja-JP"/>
        </w:rPr>
      </w:pPr>
      <w:r>
        <w:rPr>
          <w:lang w:val="en-US" w:eastAsia="ja-JP"/>
        </w:rPr>
        <w:t xml:space="preserve">Hence, </w:t>
      </w:r>
      <w:bookmarkStart w:id="351" w:name="_Hlk480973659"/>
      <w:r w:rsidR="00901DB9">
        <w:rPr>
          <w:lang w:val="en-US" w:eastAsia="ja-JP"/>
        </w:rPr>
        <w:t xml:space="preserve">the company is planning to modernize its existing process by building different portals for different processes currently in place. </w:t>
      </w:r>
      <w:r w:rsidR="000A10CF">
        <w:rPr>
          <w:lang w:val="en-US" w:eastAsia="ja-JP"/>
        </w:rPr>
        <w:t>They have</w:t>
      </w:r>
      <w:r w:rsidR="000A10CF" w:rsidRPr="000A10CF">
        <w:rPr>
          <w:lang w:val="en-US" w:eastAsia="ja-JP"/>
        </w:rPr>
        <w:t xml:space="preserve"> collaborated with 3</w:t>
      </w:r>
      <w:r w:rsidR="000A10CF" w:rsidRPr="000A10CF">
        <w:rPr>
          <w:vertAlign w:val="superscript"/>
          <w:lang w:val="en-US" w:eastAsia="ja-JP"/>
        </w:rPr>
        <w:t>rd</w:t>
      </w:r>
      <w:r w:rsidR="000A10CF" w:rsidRPr="000A10CF">
        <w:rPr>
          <w:lang w:val="en-US" w:eastAsia="ja-JP"/>
        </w:rPr>
        <w:t xml:space="preserve"> party to provide underwriting service or them and they expose service to be consumed for any application coming it.</w:t>
      </w:r>
      <w:r w:rsidR="004D36A3" w:rsidRPr="004D36A3">
        <w:rPr>
          <w:lang w:val="en-US" w:eastAsia="ja-JP"/>
        </w:rPr>
        <w:t xml:space="preserve"> </w:t>
      </w:r>
      <w:r w:rsidR="004D36A3">
        <w:rPr>
          <w:lang w:val="en-US" w:eastAsia="ja-JP"/>
        </w:rPr>
        <w:t>The main expectations from these portals are mentioned below:</w:t>
      </w:r>
    </w:p>
    <w:bookmarkEnd w:id="351"/>
    <w:p w14:paraId="10386019" w14:textId="77777777" w:rsidR="00566AD0" w:rsidRPr="000A10CF" w:rsidRDefault="00566AD0" w:rsidP="002C118B">
      <w:pPr>
        <w:pStyle w:val="BodyText"/>
        <w:numPr>
          <w:ilvl w:val="0"/>
          <w:numId w:val="10"/>
        </w:numPr>
        <w:rPr>
          <w:lang w:val="en-US" w:eastAsia="ja-JP"/>
        </w:rPr>
      </w:pPr>
      <w:r w:rsidRPr="000A10CF">
        <w:rPr>
          <w:lang w:val="en-US" w:eastAsia="ja-JP"/>
        </w:rPr>
        <w:t>Customer Self Service Portal</w:t>
      </w:r>
    </w:p>
    <w:p w14:paraId="5DCB4CDD" w14:textId="77777777" w:rsidR="00566AD0" w:rsidRPr="000A10CF" w:rsidRDefault="00566AD0" w:rsidP="002C118B">
      <w:pPr>
        <w:pStyle w:val="BodyText"/>
        <w:numPr>
          <w:ilvl w:val="1"/>
          <w:numId w:val="10"/>
        </w:numPr>
        <w:rPr>
          <w:lang w:val="en-US" w:eastAsia="ja-JP"/>
        </w:rPr>
      </w:pPr>
      <w:r w:rsidRPr="00CF306C">
        <w:rPr>
          <w:lang w:val="en-US" w:eastAsia="ja-JP"/>
        </w:rPr>
        <w:t>Customer</w:t>
      </w:r>
      <w:r w:rsidRPr="000A10CF">
        <w:rPr>
          <w:lang w:val="en-US" w:eastAsia="ja-JP"/>
        </w:rPr>
        <w:t xml:space="preserve"> can </w:t>
      </w:r>
      <w:r w:rsidRPr="0091002D">
        <w:rPr>
          <w:b/>
          <w:u w:val="single"/>
          <w:lang w:val="en-US" w:eastAsia="ja-JP"/>
        </w:rPr>
        <w:t>create a login using their policy details</w:t>
      </w:r>
    </w:p>
    <w:p w14:paraId="5B509373" w14:textId="77777777" w:rsidR="00566AD0" w:rsidRPr="000A10CF" w:rsidRDefault="00566AD0" w:rsidP="002C118B">
      <w:pPr>
        <w:pStyle w:val="BodyText"/>
        <w:numPr>
          <w:ilvl w:val="1"/>
          <w:numId w:val="10"/>
        </w:numPr>
        <w:rPr>
          <w:lang w:val="en-US" w:eastAsia="ja-JP"/>
        </w:rPr>
      </w:pPr>
      <w:r w:rsidRPr="000A10CF">
        <w:rPr>
          <w:lang w:val="en-US" w:eastAsia="ja-JP"/>
        </w:rPr>
        <w:t>Customer should be able to change the correspondence address</w:t>
      </w:r>
    </w:p>
    <w:p w14:paraId="3D358276" w14:textId="77777777" w:rsidR="00566AD0" w:rsidRPr="000A10CF" w:rsidRDefault="00566AD0" w:rsidP="002C118B">
      <w:pPr>
        <w:pStyle w:val="BodyText"/>
        <w:numPr>
          <w:ilvl w:val="1"/>
          <w:numId w:val="10"/>
        </w:numPr>
        <w:rPr>
          <w:lang w:val="en-US" w:eastAsia="ja-JP"/>
        </w:rPr>
      </w:pPr>
      <w:r w:rsidRPr="000A10CF">
        <w:rPr>
          <w:lang w:val="en-US" w:eastAsia="ja-JP"/>
        </w:rPr>
        <w:t>Customer should be able to change the billing cycle</w:t>
      </w:r>
    </w:p>
    <w:p w14:paraId="48DAC0FC" w14:textId="77777777" w:rsidR="00566AD0" w:rsidRPr="000A10CF" w:rsidRDefault="00566AD0" w:rsidP="002C118B">
      <w:pPr>
        <w:pStyle w:val="BodyText"/>
        <w:numPr>
          <w:ilvl w:val="1"/>
          <w:numId w:val="10"/>
        </w:numPr>
        <w:rPr>
          <w:lang w:val="en-US" w:eastAsia="ja-JP"/>
        </w:rPr>
      </w:pPr>
      <w:r w:rsidRPr="000A10CF">
        <w:rPr>
          <w:lang w:val="en-US" w:eastAsia="ja-JP"/>
        </w:rPr>
        <w:t>Customer should be able to make electronic payment against policy premium.</w:t>
      </w:r>
    </w:p>
    <w:p w14:paraId="0B2A4E67" w14:textId="77777777" w:rsidR="00566AD0" w:rsidRPr="000A10CF" w:rsidRDefault="00566AD0" w:rsidP="002C118B">
      <w:pPr>
        <w:pStyle w:val="BodyText"/>
        <w:numPr>
          <w:ilvl w:val="0"/>
          <w:numId w:val="10"/>
        </w:numPr>
        <w:rPr>
          <w:lang w:val="en-US" w:eastAsia="ja-JP"/>
        </w:rPr>
      </w:pPr>
      <w:r w:rsidRPr="00784B0A">
        <w:rPr>
          <w:lang w:val="en-US" w:eastAsia="ja-JP"/>
        </w:rPr>
        <w:t>Agent</w:t>
      </w:r>
      <w:r w:rsidRPr="000A10CF">
        <w:rPr>
          <w:lang w:val="en-US" w:eastAsia="ja-JP"/>
        </w:rPr>
        <w:t xml:space="preserve"> Portal</w:t>
      </w:r>
    </w:p>
    <w:p w14:paraId="710E8A80" w14:textId="77777777" w:rsidR="00566AD0" w:rsidRPr="000A10CF" w:rsidRDefault="00566AD0" w:rsidP="002C118B">
      <w:pPr>
        <w:pStyle w:val="BodyText"/>
        <w:numPr>
          <w:ilvl w:val="1"/>
          <w:numId w:val="10"/>
        </w:numPr>
        <w:rPr>
          <w:lang w:val="en-US" w:eastAsia="ja-JP"/>
        </w:rPr>
      </w:pPr>
      <w:r w:rsidRPr="00CF306C">
        <w:rPr>
          <w:lang w:val="en-US" w:eastAsia="ja-JP"/>
        </w:rPr>
        <w:t>Agents</w:t>
      </w:r>
      <w:r w:rsidRPr="000A10CF">
        <w:rPr>
          <w:lang w:val="en-US" w:eastAsia="ja-JP"/>
        </w:rPr>
        <w:t xml:space="preserve"> should be able </w:t>
      </w:r>
      <w:r w:rsidRPr="00854D61">
        <w:rPr>
          <w:b/>
          <w:u w:val="single"/>
          <w:lang w:val="en-US" w:eastAsia="ja-JP"/>
        </w:rPr>
        <w:t>to login to the Agent Portal</w:t>
      </w:r>
      <w:r w:rsidRPr="000A10CF">
        <w:rPr>
          <w:lang w:val="en-US" w:eastAsia="ja-JP"/>
        </w:rPr>
        <w:t xml:space="preserve">. The login for Agents are created when they register with the </w:t>
      </w:r>
      <w:r w:rsidRPr="00CF306C">
        <w:rPr>
          <w:lang w:val="en-US" w:eastAsia="ja-JP"/>
        </w:rPr>
        <w:t>company</w:t>
      </w:r>
      <w:r w:rsidRPr="000A10CF">
        <w:rPr>
          <w:lang w:val="en-US" w:eastAsia="ja-JP"/>
        </w:rPr>
        <w:t xml:space="preserve"> for the first time.</w:t>
      </w:r>
    </w:p>
    <w:p w14:paraId="55E43C78" w14:textId="77777777" w:rsidR="00566AD0" w:rsidRPr="000A10CF" w:rsidRDefault="00566AD0" w:rsidP="002C118B">
      <w:pPr>
        <w:pStyle w:val="BodyText"/>
        <w:numPr>
          <w:ilvl w:val="1"/>
          <w:numId w:val="10"/>
        </w:numPr>
        <w:rPr>
          <w:lang w:val="en-US" w:eastAsia="ja-JP"/>
        </w:rPr>
      </w:pPr>
      <w:r w:rsidRPr="000A10CF">
        <w:rPr>
          <w:lang w:val="en-US" w:eastAsia="ja-JP"/>
        </w:rPr>
        <w:t xml:space="preserve">Agent should be able to submit the </w:t>
      </w:r>
      <w:r w:rsidRPr="00CF306C">
        <w:rPr>
          <w:lang w:val="en-US" w:eastAsia="ja-JP"/>
        </w:rPr>
        <w:t>policy</w:t>
      </w:r>
      <w:r w:rsidRPr="000A10CF">
        <w:rPr>
          <w:lang w:val="en-US" w:eastAsia="ja-JP"/>
        </w:rPr>
        <w:t xml:space="preserve"> electronically.</w:t>
      </w:r>
    </w:p>
    <w:p w14:paraId="2FF0BE0F" w14:textId="77777777" w:rsidR="00566AD0" w:rsidRPr="000A10CF" w:rsidRDefault="00566AD0" w:rsidP="002C118B">
      <w:pPr>
        <w:pStyle w:val="BodyText"/>
        <w:numPr>
          <w:ilvl w:val="1"/>
          <w:numId w:val="10"/>
        </w:numPr>
        <w:rPr>
          <w:lang w:val="en-US" w:eastAsia="ja-JP"/>
        </w:rPr>
      </w:pPr>
      <w:r w:rsidRPr="000A10CF">
        <w:rPr>
          <w:lang w:val="en-US" w:eastAsia="ja-JP"/>
        </w:rPr>
        <w:t xml:space="preserve">Agent should be able to get </w:t>
      </w:r>
      <w:r w:rsidRPr="00CF306C">
        <w:rPr>
          <w:lang w:val="en-US" w:eastAsia="ja-JP"/>
        </w:rPr>
        <w:t>eSignature</w:t>
      </w:r>
      <w:r w:rsidRPr="000A10CF">
        <w:rPr>
          <w:lang w:val="en-US" w:eastAsia="ja-JP"/>
        </w:rPr>
        <w:t xml:space="preserve"> of the customer</w:t>
      </w:r>
    </w:p>
    <w:p w14:paraId="41B7FF98" w14:textId="77777777" w:rsidR="00566AD0" w:rsidRPr="000A10CF" w:rsidRDefault="00566AD0" w:rsidP="002C118B">
      <w:pPr>
        <w:pStyle w:val="BodyText"/>
        <w:numPr>
          <w:ilvl w:val="1"/>
          <w:numId w:val="10"/>
        </w:numPr>
        <w:rPr>
          <w:lang w:val="en-US" w:eastAsia="ja-JP"/>
        </w:rPr>
      </w:pPr>
      <w:r w:rsidRPr="000A10CF">
        <w:rPr>
          <w:lang w:val="en-US" w:eastAsia="ja-JP"/>
        </w:rPr>
        <w:t>Agent should be able to look at the current status of the application.</w:t>
      </w:r>
    </w:p>
    <w:p w14:paraId="4AD54242" w14:textId="77777777" w:rsidR="00566AD0" w:rsidRPr="000A10CF" w:rsidRDefault="00566AD0" w:rsidP="002C118B">
      <w:pPr>
        <w:pStyle w:val="BodyText"/>
        <w:numPr>
          <w:ilvl w:val="1"/>
          <w:numId w:val="10"/>
        </w:numPr>
        <w:rPr>
          <w:lang w:val="en-US" w:eastAsia="ja-JP"/>
        </w:rPr>
      </w:pPr>
      <w:r w:rsidRPr="000A10CF">
        <w:rPr>
          <w:lang w:val="en-US" w:eastAsia="ja-JP"/>
        </w:rPr>
        <w:t>Agent should be able to see report of the applications submitted and converted to policy</w:t>
      </w:r>
    </w:p>
    <w:p w14:paraId="725BC839" w14:textId="77777777" w:rsidR="00566AD0" w:rsidRPr="000A10CF" w:rsidRDefault="00566AD0" w:rsidP="002C118B">
      <w:pPr>
        <w:pStyle w:val="BodyText"/>
        <w:numPr>
          <w:ilvl w:val="1"/>
          <w:numId w:val="10"/>
        </w:numPr>
        <w:rPr>
          <w:lang w:val="en-US" w:eastAsia="ja-JP"/>
        </w:rPr>
      </w:pPr>
      <w:r w:rsidRPr="000A10CF">
        <w:rPr>
          <w:lang w:val="en-US" w:eastAsia="ja-JP"/>
        </w:rPr>
        <w:t>Agent should be able to see the total premium for the policy issued by them.</w:t>
      </w:r>
    </w:p>
    <w:p w14:paraId="461D2246" w14:textId="77777777" w:rsidR="00566AD0" w:rsidRPr="000A10CF" w:rsidRDefault="00566AD0" w:rsidP="002C118B">
      <w:pPr>
        <w:pStyle w:val="BodyText"/>
        <w:numPr>
          <w:ilvl w:val="0"/>
          <w:numId w:val="10"/>
        </w:numPr>
        <w:rPr>
          <w:lang w:val="en-US" w:eastAsia="ja-JP"/>
        </w:rPr>
      </w:pPr>
      <w:r w:rsidRPr="000A10CF">
        <w:rPr>
          <w:lang w:val="en-US" w:eastAsia="ja-JP"/>
        </w:rPr>
        <w:t>Internal Portal (Underwriter/Admin/ Billing Department /Auditor)</w:t>
      </w:r>
    </w:p>
    <w:p w14:paraId="66B8C319" w14:textId="77777777" w:rsidR="00566AD0" w:rsidRPr="00854D61" w:rsidRDefault="00566AD0" w:rsidP="002C118B">
      <w:pPr>
        <w:pStyle w:val="BodyText"/>
        <w:numPr>
          <w:ilvl w:val="1"/>
          <w:numId w:val="10"/>
        </w:numPr>
        <w:rPr>
          <w:b/>
          <w:u w:val="single"/>
          <w:lang w:val="en-US" w:eastAsia="ja-JP"/>
        </w:rPr>
      </w:pPr>
      <w:r w:rsidRPr="00CF306C">
        <w:rPr>
          <w:lang w:val="en-US" w:eastAsia="ja-JP"/>
        </w:rPr>
        <w:t>Internal user</w:t>
      </w:r>
      <w:r w:rsidRPr="000A10CF">
        <w:rPr>
          <w:lang w:val="en-US" w:eastAsia="ja-JP"/>
        </w:rPr>
        <w:t xml:space="preserve"> should be able </w:t>
      </w:r>
      <w:r w:rsidRPr="00854D61">
        <w:rPr>
          <w:b/>
          <w:u w:val="single"/>
          <w:lang w:val="en-US" w:eastAsia="ja-JP"/>
        </w:rPr>
        <w:t>to login to the portal.</w:t>
      </w:r>
    </w:p>
    <w:p w14:paraId="592196F5" w14:textId="77777777" w:rsidR="00566AD0" w:rsidRPr="000A10CF" w:rsidRDefault="00566AD0" w:rsidP="002C118B">
      <w:pPr>
        <w:pStyle w:val="BodyText"/>
        <w:numPr>
          <w:ilvl w:val="1"/>
          <w:numId w:val="10"/>
        </w:numPr>
        <w:rPr>
          <w:lang w:val="en-US" w:eastAsia="ja-JP"/>
        </w:rPr>
      </w:pPr>
      <w:r w:rsidRPr="000A10CF">
        <w:rPr>
          <w:lang w:val="en-US" w:eastAsia="ja-JP"/>
        </w:rPr>
        <w:t>Internal user should be able to look at the incoming application.</w:t>
      </w:r>
    </w:p>
    <w:p w14:paraId="78A91F06" w14:textId="77777777" w:rsidR="00566AD0" w:rsidRPr="000A10CF" w:rsidRDefault="00566AD0" w:rsidP="002C118B">
      <w:pPr>
        <w:pStyle w:val="BodyText"/>
        <w:numPr>
          <w:ilvl w:val="1"/>
          <w:numId w:val="10"/>
        </w:numPr>
        <w:rPr>
          <w:lang w:val="en-US" w:eastAsia="ja-JP"/>
        </w:rPr>
      </w:pPr>
      <w:r w:rsidRPr="000A10CF">
        <w:rPr>
          <w:lang w:val="en-US" w:eastAsia="ja-JP"/>
        </w:rPr>
        <w:t>Internal user should be able to update incoming application if any rectifications are required.</w:t>
      </w:r>
    </w:p>
    <w:p w14:paraId="0B182A36" w14:textId="77777777" w:rsidR="00566AD0" w:rsidRPr="000A10CF" w:rsidRDefault="00566AD0" w:rsidP="002C118B">
      <w:pPr>
        <w:pStyle w:val="BodyText"/>
        <w:numPr>
          <w:ilvl w:val="1"/>
          <w:numId w:val="10"/>
        </w:numPr>
        <w:rPr>
          <w:lang w:val="en-US" w:eastAsia="ja-JP"/>
        </w:rPr>
      </w:pPr>
      <w:r w:rsidRPr="000A10CF">
        <w:rPr>
          <w:lang w:val="en-US" w:eastAsia="ja-JP"/>
        </w:rPr>
        <w:t>Internal user should be able to look at the underwriting results coming from a third party and should be able to edit or update the underwriting result if required.</w:t>
      </w:r>
    </w:p>
    <w:p w14:paraId="39180500" w14:textId="77777777" w:rsidR="00566AD0" w:rsidRPr="000A10CF" w:rsidRDefault="00566AD0" w:rsidP="002C118B">
      <w:pPr>
        <w:pStyle w:val="BodyText"/>
        <w:numPr>
          <w:ilvl w:val="1"/>
          <w:numId w:val="10"/>
        </w:numPr>
        <w:rPr>
          <w:lang w:val="en-US" w:eastAsia="ja-JP"/>
        </w:rPr>
      </w:pPr>
      <w:r w:rsidRPr="000A10CF">
        <w:rPr>
          <w:lang w:val="en-US" w:eastAsia="ja-JP"/>
        </w:rPr>
        <w:t>Underwriting data should be stored for further auditing.</w:t>
      </w:r>
    </w:p>
    <w:p w14:paraId="6984B15B" w14:textId="77777777" w:rsidR="00566AD0" w:rsidRPr="000A10CF" w:rsidRDefault="00566AD0" w:rsidP="002C118B">
      <w:pPr>
        <w:pStyle w:val="BodyText"/>
        <w:numPr>
          <w:ilvl w:val="1"/>
          <w:numId w:val="10"/>
        </w:numPr>
        <w:rPr>
          <w:lang w:val="en-US" w:eastAsia="ja-JP"/>
        </w:rPr>
      </w:pPr>
      <w:r w:rsidRPr="000A10CF">
        <w:rPr>
          <w:lang w:val="en-US" w:eastAsia="ja-JP"/>
        </w:rPr>
        <w:t>Internal User should be able to generate reports on the total volume of application coming in and conversion to policy.</w:t>
      </w:r>
    </w:p>
    <w:p w14:paraId="2294E087" w14:textId="77777777" w:rsidR="00566AD0" w:rsidRPr="000A10CF" w:rsidRDefault="00566AD0" w:rsidP="002C118B">
      <w:pPr>
        <w:pStyle w:val="BodyText"/>
        <w:numPr>
          <w:ilvl w:val="1"/>
          <w:numId w:val="10"/>
        </w:numPr>
        <w:rPr>
          <w:lang w:val="en-US" w:eastAsia="ja-JP"/>
        </w:rPr>
      </w:pPr>
      <w:r w:rsidRPr="000A10CF">
        <w:rPr>
          <w:lang w:val="en-US" w:eastAsia="ja-JP"/>
        </w:rPr>
        <w:t>Internal User should be able to generate report for policy defaulting on payment.</w:t>
      </w:r>
    </w:p>
    <w:p w14:paraId="4476672C" w14:textId="77777777" w:rsidR="00566AD0" w:rsidRPr="000A10CF" w:rsidRDefault="00566AD0" w:rsidP="002C118B">
      <w:pPr>
        <w:pStyle w:val="BodyText"/>
        <w:numPr>
          <w:ilvl w:val="0"/>
          <w:numId w:val="10"/>
        </w:numPr>
        <w:rPr>
          <w:lang w:val="en-US" w:eastAsia="ja-JP"/>
        </w:rPr>
      </w:pPr>
      <w:r w:rsidRPr="000A10CF">
        <w:rPr>
          <w:lang w:val="en-US" w:eastAsia="ja-JP"/>
        </w:rPr>
        <w:t>Process Automation</w:t>
      </w:r>
    </w:p>
    <w:p w14:paraId="0D60CB72" w14:textId="77777777" w:rsidR="00566AD0" w:rsidRPr="000A10CF" w:rsidRDefault="00566AD0" w:rsidP="002C118B">
      <w:pPr>
        <w:pStyle w:val="BodyText"/>
        <w:numPr>
          <w:ilvl w:val="1"/>
          <w:numId w:val="10"/>
        </w:numPr>
        <w:rPr>
          <w:lang w:val="en-US" w:eastAsia="ja-JP"/>
        </w:rPr>
      </w:pPr>
      <w:r w:rsidRPr="000A10CF">
        <w:rPr>
          <w:lang w:val="en-US" w:eastAsia="ja-JP"/>
        </w:rPr>
        <w:t>Intake process of application to send data to mainframe and send policy data to 3</w:t>
      </w:r>
      <w:r w:rsidRPr="000A10CF">
        <w:rPr>
          <w:vertAlign w:val="superscript"/>
          <w:lang w:val="en-US" w:eastAsia="ja-JP"/>
        </w:rPr>
        <w:t>rd</w:t>
      </w:r>
      <w:r w:rsidRPr="000A10CF">
        <w:rPr>
          <w:lang w:val="en-US" w:eastAsia="ja-JP"/>
        </w:rPr>
        <w:t xml:space="preserve"> Party for Underwriting.</w:t>
      </w:r>
    </w:p>
    <w:p w14:paraId="55697A54" w14:textId="77777777" w:rsidR="00566AD0" w:rsidRPr="000A10CF" w:rsidRDefault="00566AD0" w:rsidP="002C118B">
      <w:pPr>
        <w:pStyle w:val="BodyText"/>
        <w:numPr>
          <w:ilvl w:val="1"/>
          <w:numId w:val="10"/>
        </w:numPr>
        <w:rPr>
          <w:lang w:val="en-US" w:eastAsia="ja-JP"/>
        </w:rPr>
      </w:pPr>
      <w:r w:rsidRPr="000A10CF">
        <w:rPr>
          <w:lang w:val="en-US" w:eastAsia="ja-JP"/>
        </w:rPr>
        <w:t>Receive underwriting results and post received data is automatically processed in mainframe in the batch cycle.</w:t>
      </w:r>
    </w:p>
    <w:p w14:paraId="4A86BEE8" w14:textId="77777777" w:rsidR="00566AD0" w:rsidRPr="000A10CF" w:rsidRDefault="00566AD0" w:rsidP="002C118B">
      <w:pPr>
        <w:pStyle w:val="BodyText"/>
        <w:numPr>
          <w:ilvl w:val="1"/>
          <w:numId w:val="10"/>
        </w:numPr>
        <w:rPr>
          <w:lang w:val="en-US" w:eastAsia="ja-JP"/>
        </w:rPr>
      </w:pPr>
      <w:r w:rsidRPr="000A10CF">
        <w:rPr>
          <w:lang w:val="en-US" w:eastAsia="ja-JP"/>
        </w:rPr>
        <w:lastRenderedPageBreak/>
        <w:t>Any rejects from mainframe cycle should be notified.</w:t>
      </w:r>
    </w:p>
    <w:p w14:paraId="2E56B4AE" w14:textId="1FF2DD92" w:rsidR="00566AD0" w:rsidRDefault="00566AD0" w:rsidP="002C118B">
      <w:pPr>
        <w:pStyle w:val="BodyText"/>
        <w:numPr>
          <w:ilvl w:val="1"/>
          <w:numId w:val="10"/>
        </w:numPr>
        <w:rPr>
          <w:lang w:val="en-US" w:eastAsia="ja-JP"/>
        </w:rPr>
      </w:pPr>
      <w:r w:rsidRPr="000A10CF">
        <w:rPr>
          <w:lang w:val="en-US" w:eastAsia="ja-JP"/>
        </w:rPr>
        <w:t>Integration with 3</w:t>
      </w:r>
      <w:r w:rsidRPr="000A10CF">
        <w:rPr>
          <w:vertAlign w:val="superscript"/>
          <w:lang w:val="en-US" w:eastAsia="ja-JP"/>
        </w:rPr>
        <w:t>rd</w:t>
      </w:r>
      <w:r w:rsidRPr="000A10CF">
        <w:rPr>
          <w:lang w:val="en-US" w:eastAsia="ja-JP"/>
        </w:rPr>
        <w:t xml:space="preserve"> party payment provider should be done for premium collection.</w:t>
      </w:r>
    </w:p>
    <w:p w14:paraId="432AF51E" w14:textId="40198DE4" w:rsidR="0012269C" w:rsidRDefault="0084296E" w:rsidP="0012269C">
      <w:pPr>
        <w:pStyle w:val="BodyText"/>
        <w:rPr>
          <w:lang w:val="en-US" w:eastAsia="ja-JP"/>
        </w:rPr>
      </w:pPr>
      <w:ins w:id="352" w:author="Isha Gupta" w:date="2017-05-16T14:28:00Z">
        <w:r>
          <w:rPr>
            <w:lang w:val="en-US" w:eastAsia="ja-JP"/>
          </w:rPr>
          <w:t>Summarizing the process flow as follows:</w:t>
        </w:r>
      </w:ins>
    </w:p>
    <w:p w14:paraId="77CDF973" w14:textId="29E3BCC6" w:rsidR="0012269C" w:rsidRPr="0012269C" w:rsidRDefault="0012269C" w:rsidP="0012269C">
      <w:pPr>
        <w:pStyle w:val="BodyText"/>
        <w:rPr>
          <w:b/>
          <w:lang w:val="en-US" w:eastAsia="ja-JP"/>
        </w:rPr>
      </w:pPr>
      <w:r w:rsidRPr="0012269C">
        <w:rPr>
          <w:b/>
          <w:lang w:val="en-US" w:eastAsia="ja-JP"/>
        </w:rPr>
        <w:t>Process flow chart:</w:t>
      </w:r>
    </w:p>
    <w:p w14:paraId="4F5E4E5A" w14:textId="0783D390" w:rsidR="009C5F56" w:rsidRDefault="0012269C" w:rsidP="009C5F56">
      <w:pPr>
        <w:pStyle w:val="BodyText"/>
        <w:rPr>
          <w:lang w:val="en-US" w:eastAsia="ja-JP"/>
        </w:rPr>
      </w:pPr>
      <w:r>
        <w:rPr>
          <w:noProof/>
          <w:lang w:val="en-US"/>
        </w:rPr>
        <w:drawing>
          <wp:inline distT="0" distB="0" distL="0" distR="0" wp14:anchorId="6757E366" wp14:editId="27796C91">
            <wp:extent cx="6188710" cy="506793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88710" cy="5067935"/>
                    </a:xfrm>
                    <a:prstGeom prst="rect">
                      <a:avLst/>
                    </a:prstGeom>
                  </pic:spPr>
                </pic:pic>
              </a:graphicData>
            </a:graphic>
          </wp:inline>
        </w:drawing>
      </w:r>
    </w:p>
    <w:p w14:paraId="6FF0B60C" w14:textId="6D5A5583" w:rsidR="009C5F56" w:rsidRPr="00566AD0" w:rsidRDefault="009C5F56" w:rsidP="009C5F56">
      <w:pPr>
        <w:pStyle w:val="BodyText"/>
        <w:rPr>
          <w:lang w:val="en-US" w:eastAsia="ja-JP"/>
        </w:rPr>
      </w:pPr>
    </w:p>
    <w:p w14:paraId="0084E505" w14:textId="77777777" w:rsidR="00030A15" w:rsidRDefault="00E41049" w:rsidP="00764460">
      <w:pPr>
        <w:pStyle w:val="Heading1"/>
      </w:pPr>
      <w:bookmarkStart w:id="353" w:name="_Toc482009606"/>
      <w:r>
        <w:lastRenderedPageBreak/>
        <w:t>Design Considerations</w:t>
      </w:r>
      <w:bookmarkEnd w:id="353"/>
    </w:p>
    <w:p w14:paraId="0552B1A2" w14:textId="0C35350F" w:rsidR="00454351" w:rsidDel="00F45132" w:rsidRDefault="00454351" w:rsidP="00E41049">
      <w:pPr>
        <w:pStyle w:val="BodyText"/>
        <w:rPr>
          <w:del w:id="354" w:author="Isha Gupta" w:date="2017-04-26T12:31:00Z"/>
          <w:lang w:val="en-US"/>
        </w:rPr>
      </w:pPr>
      <w:bookmarkStart w:id="355" w:name="_Toc482008833"/>
      <w:bookmarkStart w:id="356" w:name="_Toc482008994"/>
      <w:bookmarkStart w:id="357" w:name="_Toc482009053"/>
      <w:bookmarkStart w:id="358" w:name="_Toc482009607"/>
      <w:bookmarkEnd w:id="355"/>
      <w:bookmarkEnd w:id="356"/>
      <w:bookmarkEnd w:id="357"/>
      <w:bookmarkEnd w:id="358"/>
    </w:p>
    <w:p w14:paraId="50754BE6" w14:textId="77777777" w:rsidR="00265CF5" w:rsidRDefault="00E41049" w:rsidP="00265CF5">
      <w:pPr>
        <w:pStyle w:val="Heading2"/>
      </w:pPr>
      <w:bookmarkStart w:id="359" w:name="_Toc482009608"/>
      <w:r>
        <w:t>Assumptions and Dependencies</w:t>
      </w:r>
      <w:bookmarkEnd w:id="359"/>
    </w:p>
    <w:p w14:paraId="0D9155ED" w14:textId="4CBDF3E2" w:rsidR="00B71B68" w:rsidRDefault="00B71B68">
      <w:pPr>
        <w:pStyle w:val="BodyText"/>
        <w:numPr>
          <w:ilvl w:val="0"/>
          <w:numId w:val="12"/>
        </w:numPr>
        <w:rPr>
          <w:ins w:id="360" w:author="Isha Gupta" w:date="2017-04-27T10:49:00Z"/>
          <w:lang w:val="en-US" w:eastAsia="ja-JP"/>
        </w:rPr>
      </w:pPr>
      <w:ins w:id="361" w:author="Isha Gupta" w:date="2017-04-27T10:49:00Z">
        <w:r>
          <w:rPr>
            <w:lang w:val="en-US" w:eastAsia="ja-JP"/>
          </w:rPr>
          <w:t xml:space="preserve">Proper functionality of system would be dependent on the </w:t>
        </w:r>
      </w:ins>
      <w:ins w:id="362" w:author="Isha Gupta" w:date="2017-04-27T10:51:00Z">
        <w:r>
          <w:rPr>
            <w:lang w:val="en-US" w:eastAsia="ja-JP"/>
          </w:rPr>
          <w:t xml:space="preserve">performance of </w:t>
        </w:r>
      </w:ins>
      <w:ins w:id="363" w:author="Isha Gupta" w:date="2017-04-27T10:49:00Z">
        <w:r>
          <w:rPr>
            <w:lang w:val="en-US" w:eastAsia="ja-JP"/>
          </w:rPr>
          <w:t>3</w:t>
        </w:r>
        <w:r w:rsidRPr="00B71B68">
          <w:rPr>
            <w:vertAlign w:val="superscript"/>
            <w:lang w:val="en-US" w:eastAsia="ja-JP"/>
            <w:rPrChange w:id="364" w:author="Isha Gupta" w:date="2017-04-27T10:49:00Z">
              <w:rPr>
                <w:lang w:val="en-US" w:eastAsia="ja-JP"/>
              </w:rPr>
            </w:rPrChange>
          </w:rPr>
          <w:t>rd</w:t>
        </w:r>
        <w:r>
          <w:rPr>
            <w:lang w:val="en-US" w:eastAsia="ja-JP"/>
          </w:rPr>
          <w:t xml:space="preserve"> party services being used in the system like mainframe</w:t>
        </w:r>
      </w:ins>
      <w:ins w:id="365" w:author="Isha Gupta" w:date="2017-04-27T10:52:00Z">
        <w:r>
          <w:rPr>
            <w:lang w:val="en-US" w:eastAsia="ja-JP"/>
          </w:rPr>
          <w:t>, underwriting &amp; payment provider.</w:t>
        </w:r>
      </w:ins>
    </w:p>
    <w:p w14:paraId="725E6DF8" w14:textId="4F947675" w:rsidR="00B71B68" w:rsidDel="00B71B68" w:rsidRDefault="00B71B68" w:rsidP="00B71B68">
      <w:pPr>
        <w:pStyle w:val="BodyText"/>
        <w:numPr>
          <w:ilvl w:val="0"/>
          <w:numId w:val="12"/>
        </w:numPr>
        <w:rPr>
          <w:del w:id="366" w:author="Isha Gupta" w:date="2017-04-27T10:49:00Z"/>
          <w:moveTo w:id="367" w:author="Isha Gupta" w:date="2017-04-27T10:49:00Z"/>
          <w:lang w:val="en-US" w:eastAsia="ja-JP"/>
        </w:rPr>
      </w:pPr>
      <w:moveToRangeStart w:id="368" w:author="Isha Gupta" w:date="2017-04-27T10:49:00Z" w:name="move481053473"/>
      <w:moveTo w:id="369" w:author="Isha Gupta" w:date="2017-04-27T10:49:00Z">
        <w:r w:rsidRPr="00566AD0">
          <w:rPr>
            <w:lang w:val="en-US" w:eastAsia="ja-JP"/>
          </w:rPr>
          <w:t>3</w:t>
        </w:r>
        <w:r w:rsidRPr="00566AD0">
          <w:rPr>
            <w:vertAlign w:val="superscript"/>
            <w:lang w:val="en-US" w:eastAsia="ja-JP"/>
          </w:rPr>
          <w:t>rd</w:t>
        </w:r>
        <w:r w:rsidRPr="00566AD0">
          <w:rPr>
            <w:lang w:val="en-US" w:eastAsia="ja-JP"/>
          </w:rPr>
          <w:t xml:space="preserve"> party to provide underwriting service </w:t>
        </w:r>
        <w:r>
          <w:rPr>
            <w:lang w:val="en-US" w:eastAsia="ja-JP"/>
          </w:rPr>
          <w:t>for the company and the</w:t>
        </w:r>
      </w:moveTo>
      <w:ins w:id="370" w:author="Isha Gupta" w:date="2017-04-27T10:49:00Z">
        <w:r>
          <w:rPr>
            <w:lang w:val="en-US" w:eastAsia="ja-JP"/>
          </w:rPr>
          <w:t xml:space="preserve"> said</w:t>
        </w:r>
      </w:ins>
      <w:moveTo w:id="371" w:author="Isha Gupta" w:date="2017-04-27T10:49:00Z">
        <w:r w:rsidRPr="00566AD0">
          <w:rPr>
            <w:lang w:val="en-US" w:eastAsia="ja-JP"/>
          </w:rPr>
          <w:t xml:space="preserve"> expose</w:t>
        </w:r>
        <w:r>
          <w:rPr>
            <w:lang w:val="en-US" w:eastAsia="ja-JP"/>
          </w:rPr>
          <w:t>d</w:t>
        </w:r>
        <w:r w:rsidRPr="00566AD0">
          <w:rPr>
            <w:lang w:val="en-US" w:eastAsia="ja-JP"/>
          </w:rPr>
          <w:t xml:space="preserve"> ser</w:t>
        </w:r>
        <w:r>
          <w:rPr>
            <w:lang w:val="en-US" w:eastAsia="ja-JP"/>
          </w:rPr>
          <w:t>vice to be consumed for any application consum</w:t>
        </w:r>
        <w:r w:rsidRPr="00566AD0">
          <w:rPr>
            <w:lang w:val="en-US" w:eastAsia="ja-JP"/>
          </w:rPr>
          <w:t>ing it.</w:t>
        </w:r>
      </w:moveTo>
    </w:p>
    <w:moveToRangeEnd w:id="368"/>
    <w:p w14:paraId="5C0A97AF" w14:textId="77777777" w:rsidR="00B71B68" w:rsidRPr="00B71B68" w:rsidRDefault="00B71B68">
      <w:pPr>
        <w:pStyle w:val="BodyText"/>
        <w:numPr>
          <w:ilvl w:val="0"/>
          <w:numId w:val="12"/>
        </w:numPr>
        <w:rPr>
          <w:ins w:id="372" w:author="Isha Gupta" w:date="2017-04-27T10:49:00Z"/>
          <w:lang w:val="en-US" w:eastAsia="ja-JP"/>
        </w:rPr>
      </w:pPr>
    </w:p>
    <w:p w14:paraId="3EED96CC" w14:textId="20C260DC" w:rsidR="001C59FE" w:rsidRPr="00566AD0" w:rsidRDefault="001C59FE" w:rsidP="001C59FE">
      <w:pPr>
        <w:pStyle w:val="BodyText"/>
        <w:numPr>
          <w:ilvl w:val="0"/>
          <w:numId w:val="12"/>
        </w:numPr>
        <w:rPr>
          <w:lang w:val="en-US" w:eastAsia="ja-JP"/>
        </w:rPr>
      </w:pPr>
      <w:r>
        <w:rPr>
          <w:lang w:val="en-US" w:eastAsia="ja-JP"/>
        </w:rPr>
        <w:t>No external or 3</w:t>
      </w:r>
      <w:r w:rsidRPr="00854D61">
        <w:rPr>
          <w:vertAlign w:val="superscript"/>
          <w:lang w:val="en-US" w:eastAsia="ja-JP"/>
        </w:rPr>
        <w:t>rd</w:t>
      </w:r>
      <w:r>
        <w:rPr>
          <w:lang w:val="en-US" w:eastAsia="ja-JP"/>
        </w:rPr>
        <w:t xml:space="preserve"> party reporting services will be used.</w:t>
      </w:r>
    </w:p>
    <w:p w14:paraId="3BBEDB57" w14:textId="73958A3C" w:rsidR="00566AD0" w:rsidDel="00B71B68" w:rsidRDefault="00566AD0" w:rsidP="001C59FE">
      <w:pPr>
        <w:pStyle w:val="BodyText"/>
        <w:numPr>
          <w:ilvl w:val="0"/>
          <w:numId w:val="12"/>
        </w:numPr>
        <w:rPr>
          <w:moveFrom w:id="373" w:author="Isha Gupta" w:date="2017-04-27T10:49:00Z"/>
          <w:lang w:val="en-US" w:eastAsia="ja-JP"/>
        </w:rPr>
      </w:pPr>
      <w:moveFromRangeStart w:id="374" w:author="Isha Gupta" w:date="2017-04-27T10:49:00Z" w:name="move481053473"/>
      <w:moveFrom w:id="375" w:author="Isha Gupta" w:date="2017-04-27T10:49:00Z">
        <w:r w:rsidRPr="00566AD0" w:rsidDel="00B71B68">
          <w:rPr>
            <w:lang w:val="en-US" w:eastAsia="ja-JP"/>
          </w:rPr>
          <w:t>3</w:t>
        </w:r>
        <w:r w:rsidRPr="00566AD0" w:rsidDel="00B71B68">
          <w:rPr>
            <w:vertAlign w:val="superscript"/>
            <w:lang w:val="en-US" w:eastAsia="ja-JP"/>
          </w:rPr>
          <w:t>rd</w:t>
        </w:r>
        <w:r w:rsidRPr="00566AD0" w:rsidDel="00B71B68">
          <w:rPr>
            <w:lang w:val="en-US" w:eastAsia="ja-JP"/>
          </w:rPr>
          <w:t xml:space="preserve"> party to provide underwriting service </w:t>
        </w:r>
        <w:r w:rsidDel="00B71B68">
          <w:rPr>
            <w:lang w:val="en-US" w:eastAsia="ja-JP"/>
          </w:rPr>
          <w:t>for the company</w:t>
        </w:r>
        <w:r w:rsidR="000411DC" w:rsidDel="00B71B68">
          <w:rPr>
            <w:lang w:val="en-US" w:eastAsia="ja-JP"/>
          </w:rPr>
          <w:t xml:space="preserve"> and the</w:t>
        </w:r>
        <w:r w:rsidRPr="00566AD0" w:rsidDel="00B71B68">
          <w:rPr>
            <w:lang w:val="en-US" w:eastAsia="ja-JP"/>
          </w:rPr>
          <w:t xml:space="preserve"> expose</w:t>
        </w:r>
        <w:r w:rsidR="000411DC" w:rsidDel="00B71B68">
          <w:rPr>
            <w:lang w:val="en-US" w:eastAsia="ja-JP"/>
          </w:rPr>
          <w:t>d</w:t>
        </w:r>
        <w:r w:rsidRPr="00566AD0" w:rsidDel="00B71B68">
          <w:rPr>
            <w:lang w:val="en-US" w:eastAsia="ja-JP"/>
          </w:rPr>
          <w:t xml:space="preserve"> ser</w:t>
        </w:r>
        <w:r w:rsidDel="00B71B68">
          <w:rPr>
            <w:lang w:val="en-US" w:eastAsia="ja-JP"/>
          </w:rPr>
          <w:t>vice to be consumed for any application consum</w:t>
        </w:r>
        <w:r w:rsidRPr="00566AD0" w:rsidDel="00B71B68">
          <w:rPr>
            <w:lang w:val="en-US" w:eastAsia="ja-JP"/>
          </w:rPr>
          <w:t>ing it.</w:t>
        </w:r>
      </w:moveFrom>
    </w:p>
    <w:moveFromRangeEnd w:id="374"/>
    <w:p w14:paraId="23F15A2B" w14:textId="77777777" w:rsidR="001C59FE" w:rsidRDefault="001C59FE" w:rsidP="001C59FE">
      <w:pPr>
        <w:pStyle w:val="BodyText"/>
        <w:numPr>
          <w:ilvl w:val="0"/>
          <w:numId w:val="12"/>
        </w:numPr>
        <w:rPr>
          <w:lang w:val="en-US" w:eastAsia="ja-JP"/>
        </w:rPr>
      </w:pPr>
      <w:r>
        <w:rPr>
          <w:lang w:val="en-US" w:eastAsia="ja-JP"/>
        </w:rPr>
        <w:t>Consistent access to mainframe for initial verification of application information.</w:t>
      </w:r>
    </w:p>
    <w:p w14:paraId="7D1CFAFC" w14:textId="1F097F5E" w:rsidR="001C59FE" w:rsidRDefault="00733927" w:rsidP="001C59FE">
      <w:pPr>
        <w:pStyle w:val="BodyText"/>
        <w:numPr>
          <w:ilvl w:val="0"/>
          <w:numId w:val="12"/>
        </w:numPr>
        <w:rPr>
          <w:lang w:val="en-US" w:eastAsia="ja-JP"/>
        </w:rPr>
      </w:pPr>
      <w:ins w:id="376" w:author="Isha Gupta" w:date="2017-05-16T14:28:00Z">
        <w:r>
          <w:rPr>
            <w:lang w:val="en-US" w:eastAsia="ja-JP"/>
          </w:rPr>
          <w:t xml:space="preserve">Consistent &amp; </w:t>
        </w:r>
      </w:ins>
      <w:r w:rsidR="001C59FE">
        <w:rPr>
          <w:lang w:val="en-US" w:eastAsia="ja-JP"/>
        </w:rPr>
        <w:t xml:space="preserve">Licensed access to payment providers. </w:t>
      </w:r>
    </w:p>
    <w:p w14:paraId="5BD58DCE" w14:textId="3562D881" w:rsidR="00854D61" w:rsidDel="00F45132" w:rsidRDefault="001C59FE" w:rsidP="00566AD0">
      <w:pPr>
        <w:pStyle w:val="BodyText"/>
        <w:rPr>
          <w:del w:id="377" w:author="Isha Gupta" w:date="2017-04-26T12:31:00Z"/>
          <w:lang w:val="en-US" w:eastAsia="ja-JP"/>
        </w:rPr>
      </w:pPr>
      <w:del w:id="378" w:author="Isha Gupta" w:date="2017-04-26T12:31:00Z">
        <w:r w:rsidDel="00F45132">
          <w:rPr>
            <w:lang w:val="en-US" w:eastAsia="ja-JP"/>
          </w:rPr>
          <w:delText xml:space="preserve">License agreements, </w:delText>
        </w:r>
        <w:r w:rsidR="00854D61" w:rsidDel="00F45132">
          <w:rPr>
            <w:lang w:val="en-US" w:eastAsia="ja-JP"/>
          </w:rPr>
          <w:delText>External service or services provided by clients.</w:delText>
        </w:r>
        <w:bookmarkStart w:id="379" w:name="_Toc482008835"/>
        <w:bookmarkStart w:id="380" w:name="_Toc482008996"/>
        <w:bookmarkStart w:id="381" w:name="_Toc482009055"/>
        <w:bookmarkStart w:id="382" w:name="_Toc482009609"/>
        <w:bookmarkEnd w:id="379"/>
        <w:bookmarkEnd w:id="380"/>
        <w:bookmarkEnd w:id="381"/>
        <w:bookmarkEnd w:id="382"/>
      </w:del>
    </w:p>
    <w:p w14:paraId="2AAE0635" w14:textId="660A4424" w:rsidR="00E41049" w:rsidRDefault="00E41049" w:rsidP="00E41049">
      <w:pPr>
        <w:pStyle w:val="Heading2"/>
        <w:rPr>
          <w:ins w:id="383" w:author="Isha Gupta" w:date="2017-04-26T12:32:00Z"/>
        </w:rPr>
      </w:pPr>
      <w:bookmarkStart w:id="384" w:name="_Toc482009610"/>
      <w:r>
        <w:t>General Constraints</w:t>
      </w:r>
      <w:r w:rsidR="00612101">
        <w:t>/Limits</w:t>
      </w:r>
      <w:bookmarkEnd w:id="384"/>
    </w:p>
    <w:p w14:paraId="32E5038D" w14:textId="63D16DC0" w:rsidR="005962DC" w:rsidRPr="002E20E0" w:rsidDel="005962DC" w:rsidRDefault="005962DC">
      <w:pPr>
        <w:pStyle w:val="BodyText"/>
        <w:rPr>
          <w:del w:id="385" w:author="Isha Gupta" w:date="2017-04-26T12:34:00Z"/>
        </w:rPr>
        <w:pPrChange w:id="386" w:author="Isha Gupta" w:date="2017-04-26T12:32:00Z">
          <w:pPr>
            <w:pStyle w:val="Heading2"/>
          </w:pPr>
        </w:pPrChange>
      </w:pPr>
      <w:ins w:id="387" w:author="Isha Gupta" w:date="2017-04-26T12:32:00Z">
        <w:r>
          <w:rPr>
            <w:lang w:val="en-US" w:eastAsia="ja-JP"/>
          </w:rPr>
          <w:t xml:space="preserve">Proposed solution would be making easier </w:t>
        </w:r>
      </w:ins>
      <w:ins w:id="388" w:author="Isha Gupta" w:date="2017-04-28T19:32:00Z">
        <w:r w:rsidR="00B25898">
          <w:rPr>
            <w:lang w:val="en-US" w:eastAsia="ja-JP"/>
          </w:rPr>
          <w:t xml:space="preserve">for the company </w:t>
        </w:r>
      </w:ins>
      <w:ins w:id="389" w:author="Isha Gupta" w:date="2017-04-26T12:32:00Z">
        <w:r>
          <w:rPr>
            <w:lang w:val="en-US" w:eastAsia="ja-JP"/>
          </w:rPr>
          <w:t xml:space="preserve">to manage </w:t>
        </w:r>
      </w:ins>
      <w:ins w:id="390" w:author="Isha Gupta" w:date="2017-04-26T12:33:00Z">
        <w:r w:rsidR="00B25898">
          <w:rPr>
            <w:lang w:val="en-US" w:eastAsia="ja-JP"/>
          </w:rPr>
          <w:t>existing manual process f</w:t>
        </w:r>
        <w:r>
          <w:rPr>
            <w:lang w:val="en-US" w:eastAsia="ja-JP"/>
          </w:rPr>
          <w:t>o</w:t>
        </w:r>
      </w:ins>
      <w:ins w:id="391" w:author="Isha Gupta" w:date="2017-04-28T19:32:00Z">
        <w:r w:rsidR="00B25898">
          <w:rPr>
            <w:lang w:val="en-US" w:eastAsia="ja-JP"/>
          </w:rPr>
          <w:t>r</w:t>
        </w:r>
      </w:ins>
      <w:ins w:id="392" w:author="Isha Gupta" w:date="2017-04-26T12:33:00Z">
        <w:r>
          <w:rPr>
            <w:lang w:val="en-US" w:eastAsia="ja-JP"/>
          </w:rPr>
          <w:t xml:space="preserve"> issuing </w:t>
        </w:r>
      </w:ins>
      <w:ins w:id="393" w:author="Isha Gupta" w:date="2017-04-26T12:32:00Z">
        <w:r>
          <w:rPr>
            <w:lang w:val="en-US" w:eastAsia="ja-JP"/>
          </w:rPr>
          <w:t>policies.</w:t>
        </w:r>
      </w:ins>
      <w:ins w:id="394" w:author="Isha Gupta" w:date="2017-04-26T12:33:00Z">
        <w:r>
          <w:rPr>
            <w:lang w:val="en-US" w:eastAsia="ja-JP"/>
          </w:rPr>
          <w:t xml:space="preserve"> Only authorized personnel will be allowed to access the system.</w:t>
        </w:r>
      </w:ins>
      <w:ins w:id="395" w:author="Isha Gupta" w:date="2017-04-26T12:34:00Z">
        <w:r>
          <w:rPr>
            <w:lang w:val="en-US" w:eastAsia="ja-JP"/>
          </w:rPr>
          <w:t xml:space="preserve"> </w:t>
        </w:r>
      </w:ins>
      <w:ins w:id="396" w:author="Isha Gupta" w:date="2017-04-26T12:35:00Z">
        <w:r>
          <w:rPr>
            <w:lang w:val="en-US" w:eastAsia="ja-JP"/>
          </w:rPr>
          <w:t xml:space="preserve">The system </w:t>
        </w:r>
      </w:ins>
      <w:ins w:id="397" w:author="Isha Gupta" w:date="2017-04-30T17:09:00Z">
        <w:r w:rsidR="00392CF0">
          <w:rPr>
            <w:lang w:val="en-US" w:eastAsia="ja-JP"/>
          </w:rPr>
          <w:t>will have</w:t>
        </w:r>
      </w:ins>
      <w:ins w:id="398" w:author="Isha Gupta" w:date="2017-04-26T12:35:00Z">
        <w:r>
          <w:rPr>
            <w:lang w:val="en-US" w:eastAsia="ja-JP"/>
          </w:rPr>
          <w:t xml:space="preserve"> users of type agent, administrator, internal user, biller, underwriter and policyholder. </w:t>
        </w:r>
      </w:ins>
      <w:ins w:id="399" w:author="Isha Gupta" w:date="2017-04-26T12:34:00Z">
        <w:r>
          <w:rPr>
            <w:lang w:val="en-US" w:eastAsia="ja-JP"/>
          </w:rPr>
          <w:t>The infrastructure required</w:t>
        </w:r>
      </w:ins>
      <w:ins w:id="400" w:author="Isha Gupta" w:date="2017-04-27T10:43:00Z">
        <w:r w:rsidR="00CE0E08">
          <w:rPr>
            <w:lang w:val="en-US" w:eastAsia="ja-JP"/>
          </w:rPr>
          <w:t xml:space="preserve"> for the system </w:t>
        </w:r>
      </w:ins>
      <w:ins w:id="401" w:author="Isha Gupta" w:date="2017-04-30T17:09:00Z">
        <w:r w:rsidR="00392CF0">
          <w:rPr>
            <w:lang w:val="en-US" w:eastAsia="ja-JP"/>
          </w:rPr>
          <w:t xml:space="preserve">would be </w:t>
        </w:r>
      </w:ins>
      <w:ins w:id="402" w:author="Isha Gupta" w:date="2017-04-27T10:43:00Z">
        <w:r w:rsidR="000164AC">
          <w:rPr>
            <w:lang w:val="en-US" w:eastAsia="ja-JP"/>
          </w:rPr>
          <w:t>Windows Server 2012, SQL S</w:t>
        </w:r>
        <w:r w:rsidR="00392CF0">
          <w:rPr>
            <w:lang w:val="en-US" w:eastAsia="ja-JP"/>
          </w:rPr>
          <w:t>erver 2012 and IIS Server to host t</w:t>
        </w:r>
      </w:ins>
      <w:ins w:id="403" w:author="Isha Gupta" w:date="2017-04-30T17:09:00Z">
        <w:r w:rsidR="00392CF0">
          <w:rPr>
            <w:lang w:val="en-US" w:eastAsia="ja-JP"/>
          </w:rPr>
          <w:t>h</w:t>
        </w:r>
      </w:ins>
      <w:ins w:id="404" w:author="Isha Gupta" w:date="2017-04-27T10:43:00Z">
        <w:r w:rsidR="00392CF0">
          <w:rPr>
            <w:lang w:val="en-US" w:eastAsia="ja-JP"/>
          </w:rPr>
          <w:t xml:space="preserve">e application. </w:t>
        </w:r>
        <w:r w:rsidR="000164AC">
          <w:rPr>
            <w:lang w:val="en-US" w:eastAsia="ja-JP"/>
          </w:rPr>
          <w:t xml:space="preserve">Application would </w:t>
        </w:r>
      </w:ins>
      <w:ins w:id="405" w:author="Isha Gupta" w:date="2017-04-30T17:10:00Z">
        <w:r w:rsidR="00392CF0">
          <w:rPr>
            <w:lang w:val="en-US" w:eastAsia="ja-JP"/>
          </w:rPr>
          <w:t xml:space="preserve">be </w:t>
        </w:r>
      </w:ins>
      <w:ins w:id="406" w:author="Isha Gupta" w:date="2017-04-27T10:43:00Z">
        <w:r w:rsidR="000164AC">
          <w:rPr>
            <w:lang w:val="en-US" w:eastAsia="ja-JP"/>
          </w:rPr>
          <w:t xml:space="preserve">compatible with most running browsers today but it would </w:t>
        </w:r>
      </w:ins>
      <w:ins w:id="407" w:author="Isha Gupta" w:date="2017-04-30T17:10:00Z">
        <w:r w:rsidR="00392CF0">
          <w:rPr>
            <w:lang w:val="en-US" w:eastAsia="ja-JP"/>
          </w:rPr>
          <w:t xml:space="preserve">work </w:t>
        </w:r>
      </w:ins>
      <w:ins w:id="408" w:author="Isha Gupta" w:date="2017-04-27T10:43:00Z">
        <w:r w:rsidR="000164AC">
          <w:rPr>
            <w:lang w:val="en-US" w:eastAsia="ja-JP"/>
          </w:rPr>
          <w:t xml:space="preserve">most efficiently with Internet </w:t>
        </w:r>
        <w:r w:rsidR="00DA695F">
          <w:rPr>
            <w:lang w:val="en-US" w:eastAsia="ja-JP"/>
          </w:rPr>
          <w:t>E</w:t>
        </w:r>
        <w:r w:rsidR="000164AC">
          <w:rPr>
            <w:lang w:val="en-US" w:eastAsia="ja-JP"/>
          </w:rPr>
          <w:t>xplorer and Google Chrome.</w:t>
        </w:r>
      </w:ins>
    </w:p>
    <w:p w14:paraId="7130E815" w14:textId="1DD231F2" w:rsidR="00116DB0" w:rsidDel="000164AC" w:rsidRDefault="00612101" w:rsidP="00116DB0">
      <w:pPr>
        <w:pStyle w:val="BodyText"/>
        <w:rPr>
          <w:del w:id="409" w:author="Isha Gupta" w:date="2017-04-27T10:44:00Z"/>
          <w:lang w:val="en-US" w:eastAsia="ja-JP"/>
        </w:rPr>
      </w:pPr>
      <w:del w:id="410" w:author="Isha Gupta" w:date="2017-04-26T12:34:00Z">
        <w:r w:rsidDel="005962DC">
          <w:rPr>
            <w:lang w:val="en-US" w:eastAsia="ja-JP"/>
          </w:rPr>
          <w:delText>Unauthorized users will not be allowed access.</w:delText>
        </w:r>
      </w:del>
    </w:p>
    <w:p w14:paraId="7C445CBF" w14:textId="77777777" w:rsidR="00854D61" w:rsidDel="000164AC" w:rsidRDefault="00854D61" w:rsidP="00116DB0">
      <w:pPr>
        <w:pStyle w:val="BodyText"/>
        <w:rPr>
          <w:del w:id="411" w:author="Isha Gupta" w:date="2017-04-27T10:44:00Z"/>
          <w:lang w:val="en-US" w:eastAsia="ja-JP"/>
        </w:rPr>
      </w:pPr>
      <w:del w:id="412" w:author="Isha Gupta" w:date="2017-04-27T10:44:00Z">
        <w:r w:rsidDel="000164AC">
          <w:rPr>
            <w:lang w:val="en-US" w:eastAsia="ja-JP"/>
          </w:rPr>
          <w:delText>Infrastructure related</w:delText>
        </w:r>
      </w:del>
    </w:p>
    <w:p w14:paraId="65A6F39C" w14:textId="77777777" w:rsidR="00612101" w:rsidDel="000164AC" w:rsidRDefault="00854D61" w:rsidP="00116DB0">
      <w:pPr>
        <w:pStyle w:val="BodyText"/>
        <w:rPr>
          <w:del w:id="413" w:author="Isha Gupta" w:date="2017-04-27T10:45:00Z"/>
          <w:lang w:val="en-US" w:eastAsia="ja-JP"/>
        </w:rPr>
      </w:pPr>
      <w:del w:id="414" w:author="Isha Gupta" w:date="2017-04-27T10:44:00Z">
        <w:r w:rsidDel="000164AC">
          <w:rPr>
            <w:lang w:val="en-US" w:eastAsia="ja-JP"/>
          </w:rPr>
          <w:delText>Environment specific</w:delText>
        </w:r>
      </w:del>
    </w:p>
    <w:p w14:paraId="50DC9AFC" w14:textId="2BFE3EC3" w:rsidR="00854D61" w:rsidRPr="00116DB0" w:rsidRDefault="00854D61" w:rsidP="00116DB0">
      <w:pPr>
        <w:pStyle w:val="BodyText"/>
        <w:rPr>
          <w:lang w:val="en-US" w:eastAsia="ja-JP"/>
        </w:rPr>
      </w:pPr>
      <w:del w:id="415" w:author="Isha Gupta" w:date="2017-04-27T10:45:00Z">
        <w:r w:rsidDel="000164AC">
          <w:rPr>
            <w:lang w:val="en-US" w:eastAsia="ja-JP"/>
          </w:rPr>
          <w:delText xml:space="preserve">Browser </w:delText>
        </w:r>
        <w:r w:rsidR="00D3160A" w:rsidDel="000164AC">
          <w:rPr>
            <w:lang w:val="en-US" w:eastAsia="ja-JP"/>
          </w:rPr>
          <w:delText>compatibility</w:delText>
        </w:r>
      </w:del>
    </w:p>
    <w:p w14:paraId="3A32A44B" w14:textId="69431EFA" w:rsidR="00E41049" w:rsidRDefault="00E41049" w:rsidP="00E41049">
      <w:pPr>
        <w:pStyle w:val="Heading2"/>
      </w:pPr>
      <w:bookmarkStart w:id="416" w:name="_Toc482009611"/>
      <w:r>
        <w:t xml:space="preserve">Goals </w:t>
      </w:r>
      <w:r w:rsidR="00DF5BBA">
        <w:t>and Guidelines</w:t>
      </w:r>
      <w:bookmarkEnd w:id="416"/>
    </w:p>
    <w:p w14:paraId="188EB4F7" w14:textId="287189EC" w:rsidR="00D3160A" w:rsidRPr="008B25AA" w:rsidRDefault="006C5529" w:rsidP="00D3160A">
      <w:pPr>
        <w:autoSpaceDE w:val="0"/>
        <w:autoSpaceDN w:val="0"/>
        <w:adjustRightInd w:val="0"/>
        <w:spacing w:after="0" w:line="240" w:lineRule="auto"/>
        <w:jc w:val="both"/>
        <w:rPr>
          <w:rFonts w:cs="Segoe UI"/>
          <w:highlight w:val="yellow"/>
          <w:rPrChange w:id="417" w:author="Isha Gupta" w:date="2017-04-27T00:40:00Z">
            <w:rPr>
              <w:rFonts w:cs="Segoe UI"/>
            </w:rPr>
          </w:rPrChange>
        </w:rPr>
      </w:pPr>
      <w:ins w:id="418" w:author="Isha Gupta" w:date="2017-04-27T10:46:00Z">
        <w:r w:rsidRPr="006C5529">
          <w:rPr>
            <w:rFonts w:cs="Segoe UI"/>
            <w:rPrChange w:id="419" w:author="Isha Gupta" w:date="2017-04-27T10:47:00Z">
              <w:rPr>
                <w:rFonts w:cs="Segoe UI"/>
                <w:highlight w:val="yellow"/>
              </w:rPr>
            </w:rPrChange>
          </w:rPr>
          <w:t>The p</w:t>
        </w:r>
      </w:ins>
      <w:del w:id="420" w:author="Isha Gupta" w:date="2017-04-27T10:46:00Z">
        <w:r w:rsidR="00D3160A" w:rsidRPr="006C5529" w:rsidDel="006C5529">
          <w:rPr>
            <w:rFonts w:cs="Segoe UI"/>
          </w:rPr>
          <w:delText>P</w:delText>
        </w:r>
      </w:del>
      <w:r w:rsidR="00D3160A" w:rsidRPr="006C5529">
        <w:rPr>
          <w:rFonts w:cs="Segoe UI"/>
        </w:rPr>
        <w:t xml:space="preserve">roposed </w:t>
      </w:r>
      <w:ins w:id="421" w:author="Isha Gupta" w:date="2017-04-27T10:46:00Z">
        <w:r w:rsidRPr="006C5529">
          <w:rPr>
            <w:rFonts w:cs="Segoe UI"/>
            <w:rPrChange w:id="422" w:author="Isha Gupta" w:date="2017-04-27T10:47:00Z">
              <w:rPr>
                <w:rFonts w:cs="Segoe UI"/>
                <w:highlight w:val="yellow"/>
              </w:rPr>
            </w:rPrChange>
          </w:rPr>
          <w:t xml:space="preserve">design for the application </w:t>
        </w:r>
      </w:ins>
      <w:del w:id="423" w:author="Isha Gupta" w:date="2017-04-27T10:47:00Z">
        <w:r w:rsidR="00D3160A" w:rsidRPr="006C5529" w:rsidDel="006C5529">
          <w:rPr>
            <w:rFonts w:cs="Segoe UI"/>
          </w:rPr>
          <w:delText xml:space="preserve">solution </w:delText>
        </w:r>
      </w:del>
      <w:r w:rsidR="00D3160A" w:rsidRPr="006C5529">
        <w:rPr>
          <w:rFonts w:cs="Segoe UI"/>
        </w:rPr>
        <w:t xml:space="preserve">will be based on the following </w:t>
      </w:r>
      <w:ins w:id="424" w:author="Isha Gupta" w:date="2017-04-27T10:47:00Z">
        <w:r w:rsidRPr="006C5529">
          <w:rPr>
            <w:rFonts w:cs="Segoe UI"/>
            <w:rPrChange w:id="425" w:author="Isha Gupta" w:date="2017-04-27T10:47:00Z">
              <w:rPr>
                <w:rFonts w:cs="Segoe UI"/>
                <w:highlight w:val="yellow"/>
              </w:rPr>
            </w:rPrChange>
          </w:rPr>
          <w:t xml:space="preserve">design &amp; </w:t>
        </w:r>
      </w:ins>
      <w:r w:rsidR="00D3160A" w:rsidRPr="006C5529">
        <w:rPr>
          <w:rFonts w:cs="Segoe UI"/>
        </w:rPr>
        <w:t>architectural principles</w:t>
      </w:r>
    </w:p>
    <w:p w14:paraId="0688F8E0" w14:textId="50AA6CDA" w:rsidR="006C5529" w:rsidRPr="00C072F3" w:rsidRDefault="006C5529" w:rsidP="00C072F3">
      <w:pPr>
        <w:pStyle w:val="BodyText"/>
        <w:numPr>
          <w:ilvl w:val="0"/>
          <w:numId w:val="15"/>
        </w:numPr>
        <w:rPr>
          <w:ins w:id="426" w:author="Isha Gupta" w:date="2017-04-27T10:46:00Z"/>
        </w:rPr>
        <w:pPrChange w:id="427" w:author="Isha Gupta" w:date="2017-05-18T11:27:00Z">
          <w:pPr>
            <w:pStyle w:val="ListParagraph"/>
            <w:numPr>
              <w:numId w:val="15"/>
            </w:numPr>
            <w:autoSpaceDE w:val="0"/>
            <w:autoSpaceDN w:val="0"/>
            <w:adjustRightInd w:val="0"/>
            <w:spacing w:after="0" w:line="240" w:lineRule="auto"/>
            <w:ind w:hanging="360"/>
          </w:pPr>
        </w:pPrChange>
      </w:pPr>
      <w:ins w:id="428" w:author="Isha Gupta" w:date="2017-04-27T10:46:00Z">
        <w:r w:rsidRPr="006C5529">
          <w:rPr>
            <w:rFonts w:cs="Segoe UI"/>
          </w:rPr>
          <w:t>Design for evolution, flexibility and reuse</w:t>
        </w:r>
      </w:ins>
      <w:ins w:id="429" w:author="Isha Gupta" w:date="2017-04-27T10:47:00Z">
        <w:r w:rsidR="00C072F3">
          <w:rPr>
            <w:rFonts w:cs="Segoe UI"/>
          </w:rPr>
          <w:t xml:space="preserve"> by dividing the project in layers.</w:t>
        </w:r>
      </w:ins>
      <w:ins w:id="430" w:author="Isha Gupta" w:date="2017-05-18T11:27:00Z">
        <w:r w:rsidR="00C072F3" w:rsidRPr="00C072F3">
          <w:rPr>
            <w:lang w:val="en-US" w:eastAsia="ja-JP"/>
          </w:rPr>
          <w:t xml:space="preserve"> </w:t>
        </w:r>
        <w:r w:rsidR="00C072F3" w:rsidRPr="00B47363">
          <w:rPr>
            <w:lang w:val="en-US" w:eastAsia="ja-JP"/>
          </w:rPr>
          <w:t xml:space="preserve">Layers are logical separation within the code. This helps us in separating concerns. Logical layer supports testing. Properly separated logical layers support automated testing by defining interfaces through which these layers interact.  Layers also minimizes dependencies with the application making it loosely coupled all through.  Minimizing dependencies makes code easier to understand and maintain. </w:t>
        </w:r>
      </w:ins>
    </w:p>
    <w:p w14:paraId="4FC062FF" w14:textId="0FC630F1" w:rsidR="006C5529" w:rsidRPr="006C5529" w:rsidRDefault="00392CF0" w:rsidP="006C5529">
      <w:pPr>
        <w:pStyle w:val="ListParagraph"/>
        <w:numPr>
          <w:ilvl w:val="0"/>
          <w:numId w:val="15"/>
        </w:numPr>
        <w:autoSpaceDE w:val="0"/>
        <w:autoSpaceDN w:val="0"/>
        <w:adjustRightInd w:val="0"/>
        <w:spacing w:after="0" w:line="240" w:lineRule="auto"/>
        <w:rPr>
          <w:ins w:id="431" w:author="Isha Gupta" w:date="2017-04-27T10:46:00Z"/>
          <w:rFonts w:cs="Segoe UI"/>
        </w:rPr>
      </w:pPr>
      <w:ins w:id="432" w:author="Isha Gupta" w:date="2017-04-30T17:10:00Z">
        <w:r>
          <w:rPr>
            <w:rFonts w:cs="Segoe UI"/>
          </w:rPr>
          <w:t>F</w:t>
        </w:r>
        <w:r w:rsidRPr="006C5529">
          <w:rPr>
            <w:rFonts w:cs="Segoe UI"/>
          </w:rPr>
          <w:t xml:space="preserve">unctionality </w:t>
        </w:r>
      </w:ins>
      <w:ins w:id="433" w:author="Isha Gupta" w:date="2017-04-27T10:46:00Z">
        <w:r>
          <w:rPr>
            <w:rFonts w:cs="Segoe UI"/>
          </w:rPr>
          <w:t>c</w:t>
        </w:r>
        <w:r w:rsidR="006C5529" w:rsidRPr="006C5529">
          <w:rPr>
            <w:rFonts w:cs="Segoe UI"/>
          </w:rPr>
          <w:t>omponentize as services</w:t>
        </w:r>
      </w:ins>
      <w:ins w:id="434" w:author="Isha Gupta" w:date="2017-04-27T10:47:00Z">
        <w:r w:rsidR="006C5529">
          <w:rPr>
            <w:rFonts w:cs="Segoe UI"/>
          </w:rPr>
          <w:t>.</w:t>
        </w:r>
      </w:ins>
    </w:p>
    <w:p w14:paraId="22A29E44" w14:textId="496B946E" w:rsidR="006C5529" w:rsidRPr="006C5529" w:rsidRDefault="00ED29AE" w:rsidP="006C5529">
      <w:pPr>
        <w:pStyle w:val="ListParagraph"/>
        <w:numPr>
          <w:ilvl w:val="0"/>
          <w:numId w:val="15"/>
        </w:numPr>
        <w:autoSpaceDE w:val="0"/>
        <w:autoSpaceDN w:val="0"/>
        <w:adjustRightInd w:val="0"/>
        <w:spacing w:after="0" w:line="240" w:lineRule="auto"/>
        <w:rPr>
          <w:ins w:id="435" w:author="Isha Gupta" w:date="2017-04-27T10:46:00Z"/>
          <w:rFonts w:cs="Segoe UI"/>
        </w:rPr>
      </w:pPr>
      <w:ins w:id="436" w:author="Isha Gupta" w:date="2017-04-27T10:46:00Z">
        <w:r>
          <w:rPr>
            <w:rFonts w:cs="Segoe UI"/>
          </w:rPr>
          <w:t>E</w:t>
        </w:r>
        <w:r w:rsidR="006C5529" w:rsidRPr="006C5529">
          <w:rPr>
            <w:rFonts w:cs="Segoe UI"/>
          </w:rPr>
          <w:t xml:space="preserve">nvironment </w:t>
        </w:r>
        <w:r w:rsidR="006C5529">
          <w:rPr>
            <w:rFonts w:cs="Segoe UI"/>
          </w:rPr>
          <w:t xml:space="preserve">would </w:t>
        </w:r>
        <w:r w:rsidR="006C5529" w:rsidRPr="006C5529">
          <w:rPr>
            <w:rFonts w:cs="Segoe UI"/>
          </w:rPr>
          <w:t>be up and running 24 x 7. In case of any crashes system should again restart on its own.</w:t>
        </w:r>
      </w:ins>
    </w:p>
    <w:p w14:paraId="539E5112" w14:textId="77777777" w:rsidR="006C5529" w:rsidRPr="006C5529" w:rsidRDefault="006C5529" w:rsidP="006C5529">
      <w:pPr>
        <w:pStyle w:val="ListParagraph"/>
        <w:numPr>
          <w:ilvl w:val="0"/>
          <w:numId w:val="15"/>
        </w:numPr>
        <w:autoSpaceDE w:val="0"/>
        <w:autoSpaceDN w:val="0"/>
        <w:adjustRightInd w:val="0"/>
        <w:spacing w:after="0" w:line="240" w:lineRule="auto"/>
        <w:rPr>
          <w:ins w:id="437" w:author="Isha Gupta" w:date="2017-04-27T10:46:00Z"/>
          <w:rFonts w:cs="Segoe UI"/>
        </w:rPr>
      </w:pPr>
      <w:ins w:id="438" w:author="Isha Gupta" w:date="2017-04-27T10:46:00Z">
        <w:r w:rsidRPr="006C5529">
          <w:rPr>
            <w:rFonts w:cs="Segoe UI"/>
          </w:rPr>
          <w:t>System should be reliable.</w:t>
        </w:r>
      </w:ins>
    </w:p>
    <w:p w14:paraId="3210A534" w14:textId="47A68952" w:rsidR="006C5529" w:rsidRPr="006C5529" w:rsidRDefault="006C5529">
      <w:pPr>
        <w:pStyle w:val="ListParagraph"/>
        <w:numPr>
          <w:ilvl w:val="0"/>
          <w:numId w:val="15"/>
        </w:numPr>
        <w:autoSpaceDE w:val="0"/>
        <w:autoSpaceDN w:val="0"/>
        <w:adjustRightInd w:val="0"/>
        <w:spacing w:after="0" w:line="240" w:lineRule="auto"/>
        <w:rPr>
          <w:ins w:id="439" w:author="Isha Gupta" w:date="2017-04-27T10:46:00Z"/>
          <w:rFonts w:cs="Segoe UI"/>
          <w:rPrChange w:id="440" w:author="Isha Gupta" w:date="2017-04-27T10:46:00Z">
            <w:rPr>
              <w:ins w:id="441" w:author="Isha Gupta" w:date="2017-04-27T10:46:00Z"/>
              <w:highlight w:val="yellow"/>
            </w:rPr>
          </w:rPrChange>
        </w:rPr>
      </w:pPr>
      <w:ins w:id="442" w:author="Isha Gupta" w:date="2017-04-27T10:46:00Z">
        <w:r w:rsidRPr="006C5529">
          <w:rPr>
            <w:rFonts w:cs="Segoe UI"/>
          </w:rPr>
          <w:t>System should have enough logging to help in debug any error condition.</w:t>
        </w:r>
      </w:ins>
    </w:p>
    <w:p w14:paraId="037FC20B" w14:textId="19D9D6CD" w:rsidR="00392CF0" w:rsidRDefault="008E0D6F" w:rsidP="00D3160A">
      <w:pPr>
        <w:pStyle w:val="ListParagraph"/>
        <w:numPr>
          <w:ilvl w:val="0"/>
          <w:numId w:val="15"/>
        </w:numPr>
        <w:autoSpaceDE w:val="0"/>
        <w:autoSpaceDN w:val="0"/>
        <w:adjustRightInd w:val="0"/>
        <w:spacing w:after="0" w:line="240" w:lineRule="auto"/>
        <w:rPr>
          <w:ins w:id="443" w:author="Isha Gupta" w:date="2017-04-30T17:11:00Z"/>
          <w:rFonts w:cs="Segoe UI"/>
        </w:rPr>
      </w:pPr>
      <w:ins w:id="444" w:author="Isha Gupta" w:date="2017-05-08T12:16:00Z">
        <w:r>
          <w:rPr>
            <w:rFonts w:cs="Segoe UI"/>
          </w:rPr>
          <w:t xml:space="preserve">Services as </w:t>
        </w:r>
      </w:ins>
      <w:r w:rsidR="00D3160A" w:rsidRPr="006C5529">
        <w:rPr>
          <w:rFonts w:cs="Segoe UI"/>
        </w:rPr>
        <w:t>Web API</w:t>
      </w:r>
      <w:ins w:id="445" w:author="Isha Gupta" w:date="2017-05-08T12:16:00Z">
        <w:r>
          <w:rPr>
            <w:rFonts w:cs="Segoe UI"/>
          </w:rPr>
          <w:t>s</w:t>
        </w:r>
      </w:ins>
      <w:r w:rsidR="00D3160A" w:rsidRPr="006C5529">
        <w:rPr>
          <w:rFonts w:cs="Segoe UI"/>
        </w:rPr>
        <w:t xml:space="preserve"> </w:t>
      </w:r>
      <w:del w:id="446" w:author="Isha Gupta" w:date="2017-05-08T12:16:00Z">
        <w:r w:rsidR="00D3160A" w:rsidRPr="006C5529" w:rsidDel="008E0D6F">
          <w:rPr>
            <w:rFonts w:cs="Segoe UI"/>
          </w:rPr>
          <w:delText xml:space="preserve">service </w:delText>
        </w:r>
      </w:del>
      <w:del w:id="447" w:author="Isha Gupta" w:date="2017-04-30T17:10:00Z">
        <w:r w:rsidR="00D3160A" w:rsidRPr="006C5529" w:rsidDel="00392CF0">
          <w:rPr>
            <w:rFonts w:cs="Segoe UI"/>
          </w:rPr>
          <w:delText>to be</w:delText>
        </w:r>
      </w:del>
      <w:ins w:id="448" w:author="Isha Gupta" w:date="2017-04-30T17:10:00Z">
        <w:r w:rsidR="00392CF0">
          <w:rPr>
            <w:rFonts w:cs="Segoe UI"/>
          </w:rPr>
          <w:t xml:space="preserve">will be implemented </w:t>
        </w:r>
      </w:ins>
      <w:del w:id="449" w:author="Isha Gupta" w:date="2017-04-30T17:11:00Z">
        <w:r w:rsidR="00D3160A" w:rsidRPr="006C5529" w:rsidDel="00392CF0">
          <w:rPr>
            <w:rFonts w:cs="Segoe UI"/>
          </w:rPr>
          <w:delText xml:space="preserve"> written </w:delText>
        </w:r>
      </w:del>
      <w:r w:rsidR="00D3160A" w:rsidRPr="006C5529">
        <w:rPr>
          <w:rFonts w:cs="Segoe UI"/>
        </w:rPr>
        <w:t xml:space="preserve">for interaction with </w:t>
      </w:r>
      <w:ins w:id="450" w:author="Isha Gupta" w:date="2017-04-30T17:11:00Z">
        <w:r w:rsidR="00392CF0">
          <w:rPr>
            <w:rFonts w:cs="Segoe UI"/>
          </w:rPr>
          <w:t>UI</w:t>
        </w:r>
      </w:ins>
      <w:del w:id="451" w:author="Isha Gupta" w:date="2017-04-30T17:11:00Z">
        <w:r w:rsidR="00D3160A" w:rsidRPr="006C5529" w:rsidDel="00392CF0">
          <w:rPr>
            <w:rFonts w:cs="Segoe UI"/>
          </w:rPr>
          <w:delText>presentation</w:delText>
        </w:r>
      </w:del>
      <w:r w:rsidR="00D3160A" w:rsidRPr="006C5529">
        <w:rPr>
          <w:rFonts w:cs="Segoe UI"/>
        </w:rPr>
        <w:t xml:space="preserve"> layer, </w:t>
      </w:r>
    </w:p>
    <w:p w14:paraId="35C126F9" w14:textId="5811EB37" w:rsidR="00D3160A" w:rsidRPr="006C5529" w:rsidRDefault="00392CF0" w:rsidP="00D3160A">
      <w:pPr>
        <w:pStyle w:val="ListParagraph"/>
        <w:numPr>
          <w:ilvl w:val="0"/>
          <w:numId w:val="15"/>
        </w:numPr>
        <w:autoSpaceDE w:val="0"/>
        <w:autoSpaceDN w:val="0"/>
        <w:adjustRightInd w:val="0"/>
        <w:spacing w:after="0" w:line="240" w:lineRule="auto"/>
        <w:rPr>
          <w:rFonts w:cs="Segoe UI"/>
        </w:rPr>
      </w:pPr>
      <w:ins w:id="452" w:author="Isha Gupta" w:date="2017-04-30T17:11:00Z">
        <w:r>
          <w:rPr>
            <w:rFonts w:cs="Segoe UI"/>
          </w:rPr>
          <w:t xml:space="preserve">All </w:t>
        </w:r>
      </w:ins>
      <w:r w:rsidR="00D3160A" w:rsidRPr="006C5529">
        <w:rPr>
          <w:rFonts w:cs="Segoe UI"/>
        </w:rPr>
        <w:t>services will follow RAML standards</w:t>
      </w:r>
      <w:del w:id="453" w:author="Isha Gupta" w:date="2017-04-30T17:11:00Z">
        <w:r w:rsidR="00D3160A" w:rsidRPr="006C5529" w:rsidDel="00392CF0">
          <w:rPr>
            <w:rFonts w:cs="Segoe UI"/>
          </w:rPr>
          <w:delText xml:space="preserve"> to ensure easy integration with existing system</w:delText>
        </w:r>
      </w:del>
      <w:r w:rsidR="00D3160A" w:rsidRPr="006C5529">
        <w:rPr>
          <w:rFonts w:cs="Segoe UI"/>
        </w:rPr>
        <w:t>.</w:t>
      </w:r>
    </w:p>
    <w:p w14:paraId="4E00DD9F" w14:textId="6CDD4C39" w:rsidR="00D3160A" w:rsidRPr="006C5529" w:rsidRDefault="00D3160A" w:rsidP="00D3160A">
      <w:pPr>
        <w:pStyle w:val="ListParagraph"/>
        <w:numPr>
          <w:ilvl w:val="0"/>
          <w:numId w:val="15"/>
        </w:numPr>
        <w:autoSpaceDE w:val="0"/>
        <w:autoSpaceDN w:val="0"/>
        <w:adjustRightInd w:val="0"/>
        <w:spacing w:after="0" w:line="240" w:lineRule="auto"/>
        <w:rPr>
          <w:rFonts w:cs="Segoe UI"/>
        </w:rPr>
      </w:pPr>
      <w:r w:rsidRPr="006C5529">
        <w:rPr>
          <w:rFonts w:cs="Segoe UI"/>
        </w:rPr>
        <w:t>Angular</w:t>
      </w:r>
      <w:ins w:id="454" w:author="Isha Gupta" w:date="2017-04-30T17:11:00Z">
        <w:r w:rsidR="00392CF0">
          <w:rPr>
            <w:rFonts w:cs="Segoe UI"/>
          </w:rPr>
          <w:t>2 with Typescript</w:t>
        </w:r>
      </w:ins>
      <w:r w:rsidRPr="006C5529">
        <w:rPr>
          <w:rFonts w:cs="Segoe UI"/>
        </w:rPr>
        <w:t xml:space="preserve"> </w:t>
      </w:r>
      <w:del w:id="455" w:author="Isha Gupta" w:date="2017-04-30T17:11:00Z">
        <w:r w:rsidRPr="006C5529" w:rsidDel="00392CF0">
          <w:rPr>
            <w:rFonts w:cs="Segoe UI"/>
          </w:rPr>
          <w:delText xml:space="preserve">js </w:delText>
        </w:r>
      </w:del>
      <w:r w:rsidRPr="006C5529">
        <w:rPr>
          <w:rFonts w:cs="Segoe UI"/>
        </w:rPr>
        <w:t>will be used for presentation layer and will consume data from the web services.</w:t>
      </w:r>
    </w:p>
    <w:p w14:paraId="1242FB53" w14:textId="77777777" w:rsidR="00D3160A" w:rsidRPr="00EE134F" w:rsidRDefault="00D3160A" w:rsidP="00D3160A">
      <w:pPr>
        <w:pStyle w:val="ListParagraph"/>
        <w:numPr>
          <w:ilvl w:val="0"/>
          <w:numId w:val="15"/>
        </w:numPr>
        <w:autoSpaceDE w:val="0"/>
        <w:autoSpaceDN w:val="0"/>
        <w:adjustRightInd w:val="0"/>
        <w:spacing w:after="0" w:line="240" w:lineRule="auto"/>
        <w:rPr>
          <w:rFonts w:cs="Segoe UI"/>
        </w:rPr>
      </w:pPr>
      <w:r w:rsidRPr="00EE134F">
        <w:rPr>
          <w:rFonts w:cs="Segoe UI"/>
        </w:rPr>
        <w:t>Token based authentication to be used so that the same mechanism can be used for web and mobile application.</w:t>
      </w:r>
    </w:p>
    <w:p w14:paraId="2EB05B79" w14:textId="42F6257E" w:rsidR="00D3160A" w:rsidRPr="006C5529" w:rsidDel="008E0D6F" w:rsidRDefault="00D3160A" w:rsidP="00D3160A">
      <w:pPr>
        <w:pStyle w:val="ListParagraph"/>
        <w:numPr>
          <w:ilvl w:val="0"/>
          <w:numId w:val="15"/>
        </w:numPr>
        <w:autoSpaceDE w:val="0"/>
        <w:autoSpaceDN w:val="0"/>
        <w:adjustRightInd w:val="0"/>
        <w:spacing w:after="0" w:line="240" w:lineRule="auto"/>
        <w:rPr>
          <w:del w:id="456" w:author="Isha Gupta" w:date="2017-05-08T12:17:00Z"/>
          <w:rFonts w:cs="Segoe UI"/>
        </w:rPr>
      </w:pPr>
      <w:del w:id="457" w:author="Isha Gupta" w:date="2017-05-08T12:17:00Z">
        <w:r w:rsidRPr="006C5529" w:rsidDel="008E0D6F">
          <w:rPr>
            <w:rFonts w:cs="Segoe UI"/>
          </w:rPr>
          <w:delText>An open architecture with well-defined data and interface standards.</w:delText>
        </w:r>
      </w:del>
    </w:p>
    <w:p w14:paraId="3EB1ECE6" w14:textId="05999127" w:rsidR="00D3160A" w:rsidRPr="006C5529" w:rsidDel="006C5529" w:rsidRDefault="00D3160A" w:rsidP="00D3160A">
      <w:pPr>
        <w:pStyle w:val="ListParagraph"/>
        <w:numPr>
          <w:ilvl w:val="0"/>
          <w:numId w:val="15"/>
        </w:numPr>
        <w:autoSpaceDE w:val="0"/>
        <w:autoSpaceDN w:val="0"/>
        <w:adjustRightInd w:val="0"/>
        <w:spacing w:after="0" w:line="240" w:lineRule="auto"/>
        <w:rPr>
          <w:del w:id="458" w:author="Isha Gupta" w:date="2017-04-27T10:47:00Z"/>
          <w:rFonts w:cs="Segoe UI"/>
        </w:rPr>
      </w:pPr>
      <w:del w:id="459" w:author="Isha Gupta" w:date="2017-04-27T10:47:00Z">
        <w:r w:rsidRPr="006C5529" w:rsidDel="006C5529">
          <w:rPr>
            <w:rFonts w:cs="Segoe UI"/>
          </w:rPr>
          <w:delText>Design for evolution and flexibility.</w:delText>
        </w:r>
      </w:del>
    </w:p>
    <w:p w14:paraId="4ADA1962" w14:textId="23DF3DBD" w:rsidR="00D3160A" w:rsidRPr="006C5529" w:rsidDel="006C5529" w:rsidRDefault="00D3160A" w:rsidP="00D3160A">
      <w:pPr>
        <w:pStyle w:val="ListParagraph"/>
        <w:numPr>
          <w:ilvl w:val="0"/>
          <w:numId w:val="15"/>
        </w:numPr>
        <w:autoSpaceDE w:val="0"/>
        <w:autoSpaceDN w:val="0"/>
        <w:adjustRightInd w:val="0"/>
        <w:spacing w:after="0" w:line="240" w:lineRule="auto"/>
        <w:rPr>
          <w:del w:id="460" w:author="Isha Gupta" w:date="2017-04-27T10:47:00Z"/>
          <w:rFonts w:cs="Segoe UI"/>
        </w:rPr>
      </w:pPr>
      <w:del w:id="461" w:author="Isha Gupta" w:date="2017-04-27T10:47:00Z">
        <w:r w:rsidRPr="006C5529" w:rsidDel="006C5529">
          <w:rPr>
            <w:rFonts w:cs="Segoe UI"/>
          </w:rPr>
          <w:delText xml:space="preserve">Design for reuse - the services if required later can be used by another presentation layer also if a mobile application is required later. </w:delText>
        </w:r>
      </w:del>
    </w:p>
    <w:p w14:paraId="2C0C98AC" w14:textId="1AB035CA" w:rsidR="00D3160A" w:rsidRPr="006C5529" w:rsidDel="002606D3" w:rsidRDefault="00D3160A" w:rsidP="00D3160A">
      <w:pPr>
        <w:pStyle w:val="ListParagraph"/>
        <w:numPr>
          <w:ilvl w:val="0"/>
          <w:numId w:val="15"/>
        </w:numPr>
        <w:autoSpaceDE w:val="0"/>
        <w:autoSpaceDN w:val="0"/>
        <w:adjustRightInd w:val="0"/>
        <w:spacing w:after="0" w:line="240" w:lineRule="auto"/>
        <w:rPr>
          <w:del w:id="462" w:author="Isha Gupta" w:date="2017-04-27T10:48:00Z"/>
          <w:lang w:eastAsia="ja-JP"/>
        </w:rPr>
      </w:pPr>
      <w:del w:id="463" w:author="Isha Gupta" w:date="2017-05-08T12:17:00Z">
        <w:r w:rsidRPr="006C5529" w:rsidDel="008E0D6F">
          <w:rPr>
            <w:rFonts w:cs="Segoe UI"/>
          </w:rPr>
          <w:delText xml:space="preserve">Use </w:delText>
        </w:r>
      </w:del>
      <w:ins w:id="464" w:author="Isha Gupta" w:date="2017-05-08T12:17:00Z">
        <w:r w:rsidR="008E0D6F">
          <w:rPr>
            <w:rFonts w:cs="Segoe UI"/>
          </w:rPr>
          <w:t>A</w:t>
        </w:r>
      </w:ins>
      <w:del w:id="465" w:author="Isha Gupta" w:date="2017-05-08T12:17:00Z">
        <w:r w:rsidRPr="006C5529" w:rsidDel="008E0D6F">
          <w:rPr>
            <w:rFonts w:cs="Segoe UI"/>
          </w:rPr>
          <w:delText>a</w:delText>
        </w:r>
      </w:del>
      <w:r w:rsidRPr="006C5529">
        <w:rPr>
          <w:rFonts w:cs="Segoe UI"/>
        </w:rPr>
        <w:t xml:space="preserve">utomated build </w:t>
      </w:r>
      <w:del w:id="466" w:author="Isha Gupta" w:date="2017-05-08T12:17:00Z">
        <w:r w:rsidRPr="006C5529" w:rsidDel="008E0D6F">
          <w:rPr>
            <w:rFonts w:cs="Segoe UI"/>
          </w:rPr>
          <w:delText xml:space="preserve">and </w:delText>
        </w:r>
      </w:del>
      <w:ins w:id="467" w:author="Isha Gupta" w:date="2017-05-08T12:17:00Z">
        <w:r w:rsidR="008E0D6F">
          <w:rPr>
            <w:rFonts w:cs="Segoe UI"/>
          </w:rPr>
          <w:t xml:space="preserve">with </w:t>
        </w:r>
      </w:ins>
      <w:r w:rsidRPr="006C5529">
        <w:rPr>
          <w:rFonts w:cs="Segoe UI"/>
        </w:rPr>
        <w:t>continuous integration.</w:t>
      </w:r>
      <w:r w:rsidRPr="006C5529">
        <w:rPr>
          <w:lang w:eastAsia="ja-JP"/>
        </w:rPr>
        <w:t xml:space="preserve"> </w:t>
      </w:r>
    </w:p>
    <w:p w14:paraId="4F083CA7" w14:textId="77777777" w:rsidR="00D3160A" w:rsidRPr="002E20E0" w:rsidDel="002606D3" w:rsidRDefault="00D3160A">
      <w:pPr>
        <w:pStyle w:val="ListParagraph"/>
        <w:numPr>
          <w:ilvl w:val="0"/>
          <w:numId w:val="15"/>
        </w:numPr>
        <w:autoSpaceDE w:val="0"/>
        <w:autoSpaceDN w:val="0"/>
        <w:adjustRightInd w:val="0"/>
        <w:spacing w:after="0" w:line="240" w:lineRule="auto"/>
        <w:rPr>
          <w:del w:id="468" w:author="Isha Gupta" w:date="2017-04-27T10:48:00Z"/>
          <w:lang w:eastAsia="ja-JP"/>
        </w:rPr>
        <w:pPrChange w:id="469" w:author="Isha Gupta" w:date="2017-04-27T10:48:00Z">
          <w:pPr>
            <w:pStyle w:val="BodyText"/>
          </w:pPr>
        </w:pPrChange>
      </w:pPr>
    </w:p>
    <w:p w14:paraId="43D5968E" w14:textId="19C8C7F3" w:rsidR="00F12E00" w:rsidRPr="00F12E00" w:rsidDel="002606D3" w:rsidRDefault="00F12E00">
      <w:pPr>
        <w:pStyle w:val="ListParagraph"/>
        <w:rPr>
          <w:del w:id="470" w:author="Isha Gupta" w:date="2017-04-27T10:48:00Z"/>
        </w:rPr>
        <w:pPrChange w:id="471" w:author="Isha Gupta" w:date="2017-04-27T10:48:00Z">
          <w:pPr>
            <w:pStyle w:val="BodyText"/>
          </w:pPr>
        </w:pPrChange>
      </w:pPr>
      <w:del w:id="472" w:author="Isha Gupta" w:date="2017-04-27T10:48:00Z">
        <w:r w:rsidRPr="00F12E00" w:rsidDel="002606D3">
          <w:delText>The proposed ePolicy System will essentially provide the following:</w:delText>
        </w:r>
      </w:del>
    </w:p>
    <w:p w14:paraId="73FDA019" w14:textId="3B68288F" w:rsidR="00F12E00" w:rsidRPr="00F12E00" w:rsidDel="002606D3" w:rsidRDefault="00F12E00">
      <w:pPr>
        <w:pStyle w:val="ListParagraph"/>
        <w:rPr>
          <w:del w:id="473" w:author="Isha Gupta" w:date="2017-04-27T10:48:00Z"/>
        </w:rPr>
        <w:pPrChange w:id="474" w:author="Isha Gupta" w:date="2017-04-27T10:48:00Z">
          <w:pPr>
            <w:pStyle w:val="BodyText"/>
            <w:numPr>
              <w:numId w:val="11"/>
            </w:numPr>
            <w:ind w:left="1152" w:hanging="360"/>
          </w:pPr>
        </w:pPrChange>
      </w:pPr>
      <w:del w:id="475" w:author="Isha Gupta" w:date="2017-04-27T10:48:00Z">
        <w:r w:rsidRPr="00F12E00" w:rsidDel="002606D3">
          <w:delText>Web application – this web based application will be available to authorized users such as administrator, underwriter, customer, auditor, billing administrator view the live feed, reporting etc.</w:delText>
        </w:r>
      </w:del>
    </w:p>
    <w:p w14:paraId="63F3C91B" w14:textId="6DCEDD31" w:rsidR="00F12E00" w:rsidDel="002606D3" w:rsidRDefault="00F12E00">
      <w:pPr>
        <w:pStyle w:val="ListParagraph"/>
        <w:rPr>
          <w:del w:id="476" w:author="Isha Gupta" w:date="2017-04-27T10:48:00Z"/>
        </w:rPr>
        <w:pPrChange w:id="477" w:author="Isha Gupta" w:date="2017-04-27T10:48:00Z">
          <w:pPr>
            <w:pStyle w:val="BodyText"/>
            <w:numPr>
              <w:ilvl w:val="1"/>
              <w:numId w:val="11"/>
            </w:numPr>
            <w:ind w:left="1872" w:hanging="360"/>
          </w:pPr>
        </w:pPrChange>
      </w:pPr>
      <w:del w:id="478" w:author="Isha Gupta" w:date="2017-04-27T10:48:00Z">
        <w:r w:rsidRPr="00F12E00" w:rsidDel="002606D3">
          <w:delText>Agent Portal</w:delText>
        </w:r>
      </w:del>
    </w:p>
    <w:p w14:paraId="1A76EB8D" w14:textId="496EBC9C" w:rsidR="00A70A19" w:rsidRPr="000A10CF" w:rsidDel="002606D3" w:rsidRDefault="00A70A19">
      <w:pPr>
        <w:pStyle w:val="ListParagraph"/>
        <w:rPr>
          <w:del w:id="479" w:author="Isha Gupta" w:date="2017-04-27T10:48:00Z"/>
          <w:lang w:eastAsia="ja-JP"/>
        </w:rPr>
        <w:pPrChange w:id="480" w:author="Isha Gupta" w:date="2017-04-27T10:48:00Z">
          <w:pPr>
            <w:pStyle w:val="BodyText"/>
            <w:numPr>
              <w:ilvl w:val="2"/>
              <w:numId w:val="11"/>
            </w:numPr>
            <w:spacing w:after="0" w:line="240" w:lineRule="auto"/>
            <w:ind w:left="2592" w:hanging="360"/>
          </w:pPr>
        </w:pPrChange>
      </w:pPr>
      <w:del w:id="481" w:author="Isha Gupta" w:date="2017-04-27T10:48:00Z">
        <w:r w:rsidRPr="000A10CF" w:rsidDel="002606D3">
          <w:rPr>
            <w:lang w:eastAsia="ja-JP"/>
          </w:rPr>
          <w:delText>Agents should be able to login to the Agent Portal. The login for Agents are created when they register with the company for the first time.</w:delText>
        </w:r>
      </w:del>
    </w:p>
    <w:p w14:paraId="5F37326C" w14:textId="384695DF" w:rsidR="00A70A19" w:rsidRPr="000A10CF" w:rsidDel="002606D3" w:rsidRDefault="00A70A19">
      <w:pPr>
        <w:pStyle w:val="ListParagraph"/>
        <w:rPr>
          <w:del w:id="482" w:author="Isha Gupta" w:date="2017-04-27T10:48:00Z"/>
          <w:lang w:eastAsia="ja-JP"/>
        </w:rPr>
        <w:pPrChange w:id="483" w:author="Isha Gupta" w:date="2017-04-27T10:48:00Z">
          <w:pPr>
            <w:pStyle w:val="BodyText"/>
            <w:numPr>
              <w:ilvl w:val="2"/>
              <w:numId w:val="11"/>
            </w:numPr>
            <w:spacing w:after="0" w:line="240" w:lineRule="auto"/>
            <w:ind w:left="2592" w:hanging="360"/>
          </w:pPr>
        </w:pPrChange>
      </w:pPr>
      <w:del w:id="484" w:author="Isha Gupta" w:date="2017-04-27T10:48:00Z">
        <w:r w:rsidRPr="000A10CF" w:rsidDel="002606D3">
          <w:rPr>
            <w:lang w:eastAsia="ja-JP"/>
          </w:rPr>
          <w:delText>Agent should be able to submit the policy electronically.</w:delText>
        </w:r>
      </w:del>
    </w:p>
    <w:p w14:paraId="63964DE5" w14:textId="06F066C1" w:rsidR="00A70A19" w:rsidRPr="000A10CF" w:rsidDel="002606D3" w:rsidRDefault="00A70A19">
      <w:pPr>
        <w:pStyle w:val="ListParagraph"/>
        <w:rPr>
          <w:del w:id="485" w:author="Isha Gupta" w:date="2017-04-27T10:48:00Z"/>
          <w:lang w:eastAsia="ja-JP"/>
        </w:rPr>
        <w:pPrChange w:id="486" w:author="Isha Gupta" w:date="2017-04-27T10:48:00Z">
          <w:pPr>
            <w:pStyle w:val="BodyText"/>
            <w:numPr>
              <w:ilvl w:val="2"/>
              <w:numId w:val="11"/>
            </w:numPr>
            <w:spacing w:after="0" w:line="240" w:lineRule="auto"/>
            <w:ind w:left="2592" w:hanging="360"/>
          </w:pPr>
        </w:pPrChange>
      </w:pPr>
      <w:del w:id="487" w:author="Isha Gupta" w:date="2017-04-27T10:48:00Z">
        <w:r w:rsidRPr="000A10CF" w:rsidDel="002606D3">
          <w:rPr>
            <w:lang w:eastAsia="ja-JP"/>
          </w:rPr>
          <w:delText>Agent should be able to get eSignature of the customer</w:delText>
        </w:r>
      </w:del>
    </w:p>
    <w:p w14:paraId="18374347" w14:textId="2EB96DBA" w:rsidR="00A70A19" w:rsidRPr="000A10CF" w:rsidDel="002606D3" w:rsidRDefault="00A70A19">
      <w:pPr>
        <w:pStyle w:val="ListParagraph"/>
        <w:rPr>
          <w:del w:id="488" w:author="Isha Gupta" w:date="2017-04-27T10:48:00Z"/>
          <w:lang w:eastAsia="ja-JP"/>
        </w:rPr>
        <w:pPrChange w:id="489" w:author="Isha Gupta" w:date="2017-04-27T10:48:00Z">
          <w:pPr>
            <w:pStyle w:val="BodyText"/>
            <w:numPr>
              <w:ilvl w:val="2"/>
              <w:numId w:val="11"/>
            </w:numPr>
            <w:spacing w:after="0" w:line="240" w:lineRule="auto"/>
            <w:ind w:left="2592" w:hanging="360"/>
          </w:pPr>
        </w:pPrChange>
      </w:pPr>
      <w:del w:id="490" w:author="Isha Gupta" w:date="2017-04-27T10:48:00Z">
        <w:r w:rsidRPr="000A10CF" w:rsidDel="002606D3">
          <w:rPr>
            <w:lang w:eastAsia="ja-JP"/>
          </w:rPr>
          <w:delText>Agent should be able to look at the current status of the application.</w:delText>
        </w:r>
      </w:del>
    </w:p>
    <w:p w14:paraId="1B1CC2A7" w14:textId="1AB34B4B" w:rsidR="00A70A19" w:rsidRPr="000A10CF" w:rsidDel="002606D3" w:rsidRDefault="00A70A19">
      <w:pPr>
        <w:pStyle w:val="ListParagraph"/>
        <w:rPr>
          <w:del w:id="491" w:author="Isha Gupta" w:date="2017-04-27T10:48:00Z"/>
          <w:lang w:eastAsia="ja-JP"/>
        </w:rPr>
        <w:pPrChange w:id="492" w:author="Isha Gupta" w:date="2017-04-27T10:48:00Z">
          <w:pPr>
            <w:pStyle w:val="BodyText"/>
            <w:numPr>
              <w:ilvl w:val="2"/>
              <w:numId w:val="11"/>
            </w:numPr>
            <w:spacing w:after="0" w:line="240" w:lineRule="auto"/>
            <w:ind w:left="2592" w:hanging="360"/>
          </w:pPr>
        </w:pPrChange>
      </w:pPr>
      <w:del w:id="493" w:author="Isha Gupta" w:date="2017-04-27T10:48:00Z">
        <w:r w:rsidRPr="000A10CF" w:rsidDel="002606D3">
          <w:rPr>
            <w:lang w:eastAsia="ja-JP"/>
          </w:rPr>
          <w:delText>Agent should be able to see report of the applications submitted and converted to policy</w:delText>
        </w:r>
      </w:del>
    </w:p>
    <w:p w14:paraId="39643B90" w14:textId="4DAD7AB4" w:rsidR="00A70A19" w:rsidDel="002606D3" w:rsidRDefault="00A70A19">
      <w:pPr>
        <w:pStyle w:val="ListParagraph"/>
        <w:rPr>
          <w:del w:id="494" w:author="Isha Gupta" w:date="2017-04-27T10:48:00Z"/>
          <w:lang w:eastAsia="ja-JP"/>
        </w:rPr>
        <w:pPrChange w:id="495" w:author="Isha Gupta" w:date="2017-04-27T10:48:00Z">
          <w:pPr>
            <w:pStyle w:val="BodyText"/>
            <w:numPr>
              <w:ilvl w:val="2"/>
              <w:numId w:val="11"/>
            </w:numPr>
            <w:spacing w:after="0" w:line="240" w:lineRule="auto"/>
            <w:ind w:left="2592" w:hanging="360"/>
          </w:pPr>
        </w:pPrChange>
      </w:pPr>
      <w:del w:id="496" w:author="Isha Gupta" w:date="2017-04-27T10:48:00Z">
        <w:r w:rsidRPr="000A10CF" w:rsidDel="002606D3">
          <w:rPr>
            <w:lang w:eastAsia="ja-JP"/>
          </w:rPr>
          <w:delText>Agent should be able to see the total premium for the policy issued by them.</w:delText>
        </w:r>
      </w:del>
    </w:p>
    <w:p w14:paraId="554DD44F" w14:textId="13491C8B" w:rsidR="00A70A19" w:rsidRPr="00A70A19" w:rsidDel="002606D3" w:rsidRDefault="00A70A19">
      <w:pPr>
        <w:pStyle w:val="ListParagraph"/>
        <w:rPr>
          <w:del w:id="497" w:author="Isha Gupta" w:date="2017-04-27T10:48:00Z"/>
          <w:lang w:eastAsia="ja-JP"/>
        </w:rPr>
        <w:pPrChange w:id="498" w:author="Isha Gupta" w:date="2017-04-27T10:48:00Z">
          <w:pPr>
            <w:pStyle w:val="BodyText"/>
            <w:spacing w:after="0" w:line="240" w:lineRule="auto"/>
            <w:ind w:left="2592"/>
          </w:pPr>
        </w:pPrChange>
      </w:pPr>
    </w:p>
    <w:p w14:paraId="25D6C21A" w14:textId="70DC5BE1" w:rsidR="00F12E00" w:rsidDel="002606D3" w:rsidRDefault="00F12E00">
      <w:pPr>
        <w:pStyle w:val="ListParagraph"/>
        <w:rPr>
          <w:del w:id="499" w:author="Isha Gupta" w:date="2017-04-27T10:48:00Z"/>
        </w:rPr>
        <w:pPrChange w:id="500" w:author="Isha Gupta" w:date="2017-04-27T10:48:00Z">
          <w:pPr>
            <w:pStyle w:val="BodyText"/>
            <w:numPr>
              <w:ilvl w:val="1"/>
              <w:numId w:val="11"/>
            </w:numPr>
            <w:ind w:left="1872" w:hanging="360"/>
          </w:pPr>
        </w:pPrChange>
      </w:pPr>
      <w:del w:id="501" w:author="Isha Gupta" w:date="2017-04-27T10:48:00Z">
        <w:r w:rsidRPr="00F12E00" w:rsidDel="002606D3">
          <w:delText>Customer Portal</w:delText>
        </w:r>
      </w:del>
    </w:p>
    <w:p w14:paraId="3AE12C66" w14:textId="50BDB64E" w:rsidR="00A70A19" w:rsidRPr="000A10CF" w:rsidDel="002606D3" w:rsidRDefault="00A70A19">
      <w:pPr>
        <w:pStyle w:val="ListParagraph"/>
        <w:rPr>
          <w:del w:id="502" w:author="Isha Gupta" w:date="2017-04-27T10:48:00Z"/>
          <w:lang w:eastAsia="ja-JP"/>
        </w:rPr>
        <w:pPrChange w:id="503" w:author="Isha Gupta" w:date="2017-04-27T10:48:00Z">
          <w:pPr>
            <w:pStyle w:val="BodyText"/>
            <w:numPr>
              <w:ilvl w:val="2"/>
              <w:numId w:val="11"/>
            </w:numPr>
            <w:spacing w:after="0" w:line="240" w:lineRule="auto"/>
            <w:ind w:left="2592" w:hanging="360"/>
          </w:pPr>
        </w:pPrChange>
      </w:pPr>
      <w:del w:id="504" w:author="Isha Gupta" w:date="2017-04-27T10:48:00Z">
        <w:r w:rsidRPr="000A10CF" w:rsidDel="002606D3">
          <w:rPr>
            <w:lang w:eastAsia="ja-JP"/>
          </w:rPr>
          <w:delText>Customer can create a login using their policy details</w:delText>
        </w:r>
      </w:del>
    </w:p>
    <w:p w14:paraId="6B710D6F" w14:textId="5877B93D" w:rsidR="00A70A19" w:rsidRPr="000A10CF" w:rsidDel="002606D3" w:rsidRDefault="00A70A19">
      <w:pPr>
        <w:pStyle w:val="ListParagraph"/>
        <w:rPr>
          <w:del w:id="505" w:author="Isha Gupta" w:date="2017-04-27T10:48:00Z"/>
          <w:lang w:eastAsia="ja-JP"/>
        </w:rPr>
        <w:pPrChange w:id="506" w:author="Isha Gupta" w:date="2017-04-27T10:48:00Z">
          <w:pPr>
            <w:pStyle w:val="BodyText"/>
            <w:numPr>
              <w:ilvl w:val="2"/>
              <w:numId w:val="11"/>
            </w:numPr>
            <w:spacing w:after="0" w:line="240" w:lineRule="auto"/>
            <w:ind w:left="2592" w:hanging="360"/>
          </w:pPr>
        </w:pPrChange>
      </w:pPr>
      <w:del w:id="507" w:author="Isha Gupta" w:date="2017-04-27T10:48:00Z">
        <w:r w:rsidRPr="000A10CF" w:rsidDel="002606D3">
          <w:rPr>
            <w:lang w:eastAsia="ja-JP"/>
          </w:rPr>
          <w:delText>Customer should be able to change the correspondence address</w:delText>
        </w:r>
      </w:del>
    </w:p>
    <w:p w14:paraId="6B1D46FE" w14:textId="040A4330" w:rsidR="00A70A19" w:rsidRPr="000A10CF" w:rsidDel="002606D3" w:rsidRDefault="00A70A19">
      <w:pPr>
        <w:pStyle w:val="ListParagraph"/>
        <w:rPr>
          <w:del w:id="508" w:author="Isha Gupta" w:date="2017-04-27T10:48:00Z"/>
          <w:lang w:eastAsia="ja-JP"/>
        </w:rPr>
        <w:pPrChange w:id="509" w:author="Isha Gupta" w:date="2017-04-27T10:48:00Z">
          <w:pPr>
            <w:pStyle w:val="BodyText"/>
            <w:numPr>
              <w:ilvl w:val="2"/>
              <w:numId w:val="11"/>
            </w:numPr>
            <w:spacing w:after="0" w:line="240" w:lineRule="auto"/>
            <w:ind w:left="2592" w:hanging="360"/>
          </w:pPr>
        </w:pPrChange>
      </w:pPr>
      <w:del w:id="510" w:author="Isha Gupta" w:date="2017-04-27T10:48:00Z">
        <w:r w:rsidRPr="000A10CF" w:rsidDel="002606D3">
          <w:rPr>
            <w:lang w:eastAsia="ja-JP"/>
          </w:rPr>
          <w:delText>Customer should be able to change the billing cycle</w:delText>
        </w:r>
      </w:del>
    </w:p>
    <w:p w14:paraId="5D397F39" w14:textId="21E6F042" w:rsidR="00A70A19" w:rsidDel="002606D3" w:rsidRDefault="00A70A19">
      <w:pPr>
        <w:pStyle w:val="ListParagraph"/>
        <w:rPr>
          <w:del w:id="511" w:author="Isha Gupta" w:date="2017-04-27T10:48:00Z"/>
          <w:lang w:eastAsia="ja-JP"/>
        </w:rPr>
        <w:pPrChange w:id="512" w:author="Isha Gupta" w:date="2017-04-27T10:48:00Z">
          <w:pPr>
            <w:pStyle w:val="BodyText"/>
            <w:numPr>
              <w:ilvl w:val="2"/>
              <w:numId w:val="11"/>
            </w:numPr>
            <w:spacing w:after="0" w:line="240" w:lineRule="auto"/>
            <w:ind w:left="2592" w:hanging="360"/>
          </w:pPr>
        </w:pPrChange>
      </w:pPr>
      <w:del w:id="513" w:author="Isha Gupta" w:date="2017-04-27T10:48:00Z">
        <w:r w:rsidRPr="000A10CF" w:rsidDel="002606D3">
          <w:rPr>
            <w:lang w:eastAsia="ja-JP"/>
          </w:rPr>
          <w:delText>Customer should be able to make electronic payment against policy premium.</w:delText>
        </w:r>
      </w:del>
    </w:p>
    <w:p w14:paraId="01D29EC7" w14:textId="339BE666" w:rsidR="00A70A19" w:rsidRPr="00A70A19" w:rsidDel="002606D3" w:rsidRDefault="00A70A19">
      <w:pPr>
        <w:pStyle w:val="ListParagraph"/>
        <w:rPr>
          <w:del w:id="514" w:author="Isha Gupta" w:date="2017-04-27T10:48:00Z"/>
          <w:lang w:eastAsia="ja-JP"/>
        </w:rPr>
        <w:pPrChange w:id="515" w:author="Isha Gupta" w:date="2017-04-27T10:48:00Z">
          <w:pPr>
            <w:pStyle w:val="BodyText"/>
            <w:spacing w:after="0" w:line="240" w:lineRule="auto"/>
            <w:ind w:left="2592"/>
          </w:pPr>
        </w:pPrChange>
      </w:pPr>
    </w:p>
    <w:p w14:paraId="0821EF72" w14:textId="58899FCB" w:rsidR="00F12E00" w:rsidDel="002606D3" w:rsidRDefault="00F12E00">
      <w:pPr>
        <w:pStyle w:val="ListParagraph"/>
        <w:rPr>
          <w:del w:id="516" w:author="Isha Gupta" w:date="2017-04-27T10:48:00Z"/>
        </w:rPr>
        <w:pPrChange w:id="517" w:author="Isha Gupta" w:date="2017-04-27T10:48:00Z">
          <w:pPr>
            <w:pStyle w:val="BodyText"/>
            <w:numPr>
              <w:ilvl w:val="1"/>
              <w:numId w:val="11"/>
            </w:numPr>
            <w:ind w:left="1872" w:hanging="360"/>
          </w:pPr>
        </w:pPrChange>
      </w:pPr>
      <w:del w:id="518" w:author="Isha Gupta" w:date="2017-04-27T10:48:00Z">
        <w:r w:rsidRPr="00F12E00" w:rsidDel="002606D3">
          <w:delText>Internal Portal</w:delText>
        </w:r>
      </w:del>
    </w:p>
    <w:p w14:paraId="18EB8FE8" w14:textId="2C5CD8D8" w:rsidR="00D57823" w:rsidDel="002606D3" w:rsidRDefault="00D57823">
      <w:pPr>
        <w:pStyle w:val="ListParagraph"/>
        <w:rPr>
          <w:del w:id="519" w:author="Isha Gupta" w:date="2017-04-27T10:48:00Z"/>
        </w:rPr>
        <w:pPrChange w:id="520" w:author="Isha Gupta" w:date="2017-04-27T10:48:00Z">
          <w:pPr>
            <w:pStyle w:val="BodyText"/>
            <w:ind w:left="1872"/>
          </w:pPr>
        </w:pPrChange>
      </w:pPr>
      <w:del w:id="521" w:author="Isha Gupta" w:date="2017-04-27T10:48:00Z">
        <w:r w:rsidDel="002606D3">
          <w:delText xml:space="preserve">Internal users </w:delText>
        </w:r>
        <w:r w:rsidR="00612101" w:rsidDel="002606D3">
          <w:delText>comprise</w:delText>
        </w:r>
        <w:r w:rsidDel="002606D3">
          <w:delText xml:space="preserve"> of </w:delText>
        </w:r>
        <w:r w:rsidRPr="000A10CF" w:rsidDel="002606D3">
          <w:rPr>
            <w:lang w:eastAsia="ja-JP"/>
          </w:rPr>
          <w:delText>Underwriter/Admin/ Billing Department /Auditor</w:delText>
        </w:r>
        <w:r w:rsidDel="002606D3">
          <w:rPr>
            <w:lang w:eastAsia="ja-JP"/>
          </w:rPr>
          <w:delText>.</w:delText>
        </w:r>
      </w:del>
    </w:p>
    <w:p w14:paraId="1FFC7730" w14:textId="00F790B1" w:rsidR="00D57823" w:rsidRPr="000A10CF" w:rsidDel="002606D3" w:rsidRDefault="00D57823">
      <w:pPr>
        <w:pStyle w:val="ListParagraph"/>
        <w:rPr>
          <w:del w:id="522" w:author="Isha Gupta" w:date="2017-04-27T10:48:00Z"/>
          <w:lang w:eastAsia="ja-JP"/>
        </w:rPr>
        <w:pPrChange w:id="523" w:author="Isha Gupta" w:date="2017-04-27T10:48:00Z">
          <w:pPr>
            <w:pStyle w:val="BodyText"/>
            <w:numPr>
              <w:ilvl w:val="2"/>
              <w:numId w:val="11"/>
            </w:numPr>
            <w:spacing w:after="0" w:line="240" w:lineRule="auto"/>
            <w:ind w:left="2592" w:hanging="360"/>
          </w:pPr>
        </w:pPrChange>
      </w:pPr>
      <w:del w:id="524" w:author="Isha Gupta" w:date="2017-04-27T10:48:00Z">
        <w:r w:rsidRPr="000A10CF" w:rsidDel="002606D3">
          <w:rPr>
            <w:lang w:eastAsia="ja-JP"/>
          </w:rPr>
          <w:delText>Internal user should be able to login to the portal.</w:delText>
        </w:r>
      </w:del>
    </w:p>
    <w:p w14:paraId="337534B5" w14:textId="34768EF3" w:rsidR="00D57823" w:rsidRPr="000A10CF" w:rsidDel="002606D3" w:rsidRDefault="00D57823">
      <w:pPr>
        <w:pStyle w:val="ListParagraph"/>
        <w:rPr>
          <w:del w:id="525" w:author="Isha Gupta" w:date="2017-04-27T10:48:00Z"/>
          <w:lang w:eastAsia="ja-JP"/>
        </w:rPr>
        <w:pPrChange w:id="526" w:author="Isha Gupta" w:date="2017-04-27T10:48:00Z">
          <w:pPr>
            <w:pStyle w:val="BodyText"/>
            <w:numPr>
              <w:ilvl w:val="2"/>
              <w:numId w:val="11"/>
            </w:numPr>
            <w:spacing w:after="0" w:line="240" w:lineRule="auto"/>
            <w:ind w:left="2592" w:hanging="360"/>
          </w:pPr>
        </w:pPrChange>
      </w:pPr>
      <w:del w:id="527" w:author="Isha Gupta" w:date="2017-04-27T10:48:00Z">
        <w:r w:rsidRPr="000A10CF" w:rsidDel="002606D3">
          <w:rPr>
            <w:lang w:eastAsia="ja-JP"/>
          </w:rPr>
          <w:delText>Internal user should be able to look at the incoming application.</w:delText>
        </w:r>
      </w:del>
    </w:p>
    <w:p w14:paraId="3273D1CB" w14:textId="4356C00B" w:rsidR="00D57823" w:rsidRPr="000A10CF" w:rsidDel="002606D3" w:rsidRDefault="00D57823">
      <w:pPr>
        <w:pStyle w:val="ListParagraph"/>
        <w:rPr>
          <w:del w:id="528" w:author="Isha Gupta" w:date="2017-04-27T10:48:00Z"/>
          <w:lang w:eastAsia="ja-JP"/>
        </w:rPr>
        <w:pPrChange w:id="529" w:author="Isha Gupta" w:date="2017-04-27T10:48:00Z">
          <w:pPr>
            <w:pStyle w:val="BodyText"/>
            <w:numPr>
              <w:ilvl w:val="2"/>
              <w:numId w:val="11"/>
            </w:numPr>
            <w:spacing w:after="0" w:line="240" w:lineRule="auto"/>
            <w:ind w:left="2592" w:hanging="360"/>
          </w:pPr>
        </w:pPrChange>
      </w:pPr>
      <w:del w:id="530" w:author="Isha Gupta" w:date="2017-04-27T10:48:00Z">
        <w:r w:rsidRPr="000A10CF" w:rsidDel="002606D3">
          <w:rPr>
            <w:lang w:eastAsia="ja-JP"/>
          </w:rPr>
          <w:delText>Internal user should be able to update incoming application if any rectifications are required.</w:delText>
        </w:r>
      </w:del>
    </w:p>
    <w:p w14:paraId="20442643" w14:textId="40713E97" w:rsidR="00D57823" w:rsidRPr="000A10CF" w:rsidDel="002606D3" w:rsidRDefault="00D57823">
      <w:pPr>
        <w:pStyle w:val="ListParagraph"/>
        <w:rPr>
          <w:del w:id="531" w:author="Isha Gupta" w:date="2017-04-27T10:48:00Z"/>
          <w:lang w:eastAsia="ja-JP"/>
        </w:rPr>
        <w:pPrChange w:id="532" w:author="Isha Gupta" w:date="2017-04-27T10:48:00Z">
          <w:pPr>
            <w:pStyle w:val="BodyText"/>
            <w:numPr>
              <w:ilvl w:val="2"/>
              <w:numId w:val="11"/>
            </w:numPr>
            <w:spacing w:after="0" w:line="240" w:lineRule="auto"/>
            <w:ind w:left="2592" w:hanging="360"/>
          </w:pPr>
        </w:pPrChange>
      </w:pPr>
      <w:del w:id="533" w:author="Isha Gupta" w:date="2017-04-27T10:48:00Z">
        <w:r w:rsidRPr="000A10CF" w:rsidDel="002606D3">
          <w:rPr>
            <w:lang w:eastAsia="ja-JP"/>
          </w:rPr>
          <w:delText>Internal user should be able to look at the underwriting results coming from a third party and should be able to edit or update the underwriting result if required.</w:delText>
        </w:r>
      </w:del>
    </w:p>
    <w:p w14:paraId="717C9B6F" w14:textId="537AF5E7" w:rsidR="00D57823" w:rsidRPr="000A10CF" w:rsidDel="002606D3" w:rsidRDefault="00D57823">
      <w:pPr>
        <w:pStyle w:val="ListParagraph"/>
        <w:rPr>
          <w:del w:id="534" w:author="Isha Gupta" w:date="2017-04-27T10:48:00Z"/>
          <w:lang w:eastAsia="ja-JP"/>
        </w:rPr>
        <w:pPrChange w:id="535" w:author="Isha Gupta" w:date="2017-04-27T10:48:00Z">
          <w:pPr>
            <w:pStyle w:val="BodyText"/>
            <w:numPr>
              <w:ilvl w:val="2"/>
              <w:numId w:val="11"/>
            </w:numPr>
            <w:spacing w:after="0" w:line="240" w:lineRule="auto"/>
            <w:ind w:left="2592" w:hanging="360"/>
          </w:pPr>
        </w:pPrChange>
      </w:pPr>
      <w:del w:id="536" w:author="Isha Gupta" w:date="2017-04-27T10:48:00Z">
        <w:r w:rsidRPr="000A10CF" w:rsidDel="002606D3">
          <w:rPr>
            <w:lang w:eastAsia="ja-JP"/>
          </w:rPr>
          <w:delText>Underwriting data should be stored for further auditing.</w:delText>
        </w:r>
      </w:del>
    </w:p>
    <w:p w14:paraId="5463F7A2" w14:textId="281DF261" w:rsidR="00D57823" w:rsidRPr="000A10CF" w:rsidDel="002606D3" w:rsidRDefault="00D57823">
      <w:pPr>
        <w:pStyle w:val="ListParagraph"/>
        <w:rPr>
          <w:del w:id="537" w:author="Isha Gupta" w:date="2017-04-27T10:48:00Z"/>
          <w:lang w:eastAsia="ja-JP"/>
        </w:rPr>
        <w:pPrChange w:id="538" w:author="Isha Gupta" w:date="2017-04-27T10:48:00Z">
          <w:pPr>
            <w:pStyle w:val="BodyText"/>
            <w:numPr>
              <w:ilvl w:val="2"/>
              <w:numId w:val="11"/>
            </w:numPr>
            <w:spacing w:after="0" w:line="240" w:lineRule="auto"/>
            <w:ind w:left="2592" w:hanging="360"/>
          </w:pPr>
        </w:pPrChange>
      </w:pPr>
      <w:del w:id="539" w:author="Isha Gupta" w:date="2017-04-27T10:48:00Z">
        <w:r w:rsidRPr="000A10CF" w:rsidDel="002606D3">
          <w:rPr>
            <w:lang w:eastAsia="ja-JP"/>
          </w:rPr>
          <w:delText>Internal User should be able to generate reports on the total volume of application coming in and conversion to policy.</w:delText>
        </w:r>
      </w:del>
    </w:p>
    <w:p w14:paraId="1A1FDF4A" w14:textId="29CE58E2" w:rsidR="00D57823" w:rsidDel="002606D3" w:rsidRDefault="00D57823">
      <w:pPr>
        <w:pStyle w:val="ListParagraph"/>
        <w:rPr>
          <w:del w:id="540" w:author="Isha Gupta" w:date="2017-04-27T10:48:00Z"/>
          <w:lang w:eastAsia="ja-JP"/>
        </w:rPr>
        <w:pPrChange w:id="541" w:author="Isha Gupta" w:date="2017-04-27T10:48:00Z">
          <w:pPr>
            <w:pStyle w:val="BodyText"/>
            <w:numPr>
              <w:ilvl w:val="2"/>
              <w:numId w:val="11"/>
            </w:numPr>
            <w:spacing w:after="0" w:line="240" w:lineRule="auto"/>
            <w:ind w:left="2592" w:hanging="360"/>
          </w:pPr>
        </w:pPrChange>
      </w:pPr>
      <w:del w:id="542" w:author="Isha Gupta" w:date="2017-04-27T10:48:00Z">
        <w:r w:rsidRPr="000A10CF" w:rsidDel="002606D3">
          <w:rPr>
            <w:lang w:eastAsia="ja-JP"/>
          </w:rPr>
          <w:delText>Internal User should be able to generate report for policy defaulting on payment.</w:delText>
        </w:r>
      </w:del>
    </w:p>
    <w:p w14:paraId="53C5E0C4" w14:textId="6C34AF44" w:rsidR="00D57823" w:rsidRPr="00D57823" w:rsidDel="002606D3" w:rsidRDefault="00D57823">
      <w:pPr>
        <w:pStyle w:val="ListParagraph"/>
        <w:rPr>
          <w:del w:id="543" w:author="Isha Gupta" w:date="2017-04-27T10:48:00Z"/>
          <w:lang w:eastAsia="ja-JP"/>
        </w:rPr>
        <w:pPrChange w:id="544" w:author="Isha Gupta" w:date="2017-04-27T10:48:00Z">
          <w:pPr>
            <w:pStyle w:val="BodyText"/>
            <w:spacing w:after="0" w:line="240" w:lineRule="auto"/>
            <w:ind w:left="2592"/>
          </w:pPr>
        </w:pPrChange>
      </w:pPr>
    </w:p>
    <w:p w14:paraId="694C9299" w14:textId="6B60C105" w:rsidR="00F12E00" w:rsidRPr="00F12E00" w:rsidDel="002606D3" w:rsidRDefault="00F12E00">
      <w:pPr>
        <w:pStyle w:val="ListParagraph"/>
        <w:rPr>
          <w:del w:id="545" w:author="Isha Gupta" w:date="2017-04-27T10:48:00Z"/>
        </w:rPr>
        <w:pPrChange w:id="546" w:author="Isha Gupta" w:date="2017-04-27T10:48:00Z">
          <w:pPr>
            <w:pStyle w:val="BodyText"/>
            <w:numPr>
              <w:numId w:val="11"/>
            </w:numPr>
            <w:ind w:left="1152" w:hanging="360"/>
          </w:pPr>
        </w:pPrChange>
      </w:pPr>
      <w:del w:id="547" w:author="Isha Gupta" w:date="2017-04-27T10:48:00Z">
        <w:r w:rsidRPr="00F12E00" w:rsidDel="002606D3">
          <w:delText xml:space="preserve">Alert and notification system – this sub-system will be analyzing the time to resolve for any incident. </w:delText>
        </w:r>
        <w:r w:rsidR="00B732B5" w:rsidRPr="00B732B5" w:rsidDel="002606D3">
          <w:delText>Customer and Agents should be notified (via SMS/Email) as soon as policy status changes or premium deduction date or premium default happens. Similarly, alerts should be sent to the billing department if the policy defaults</w:delText>
        </w:r>
      </w:del>
    </w:p>
    <w:p w14:paraId="39A0D7CA" w14:textId="79D9C929" w:rsidR="00F12E00" w:rsidRPr="00F12E00" w:rsidDel="002606D3" w:rsidRDefault="00F12E00">
      <w:pPr>
        <w:pStyle w:val="ListParagraph"/>
        <w:rPr>
          <w:del w:id="548" w:author="Isha Gupta" w:date="2017-04-27T10:48:00Z"/>
        </w:rPr>
        <w:pPrChange w:id="549" w:author="Isha Gupta" w:date="2017-04-27T10:48:00Z">
          <w:pPr>
            <w:pStyle w:val="BodyText"/>
            <w:numPr>
              <w:numId w:val="11"/>
            </w:numPr>
            <w:ind w:left="1152" w:hanging="360"/>
          </w:pPr>
        </w:pPrChange>
      </w:pPr>
      <w:del w:id="550" w:author="Isha Gupta" w:date="2017-04-27T10:48:00Z">
        <w:r w:rsidRPr="00F12E00" w:rsidDel="002606D3">
          <w:delText>Reporting</w:delText>
        </w:r>
      </w:del>
    </w:p>
    <w:p w14:paraId="6A8342E9" w14:textId="32ECE997" w:rsidR="00F12E00" w:rsidRPr="00F12E00" w:rsidDel="002606D3" w:rsidRDefault="00F12E00">
      <w:pPr>
        <w:pStyle w:val="ListParagraph"/>
        <w:rPr>
          <w:del w:id="551" w:author="Isha Gupta" w:date="2017-04-27T10:48:00Z"/>
        </w:rPr>
        <w:pPrChange w:id="552" w:author="Isha Gupta" w:date="2017-04-27T10:48:00Z">
          <w:pPr>
            <w:pStyle w:val="BodyText"/>
            <w:numPr>
              <w:ilvl w:val="1"/>
              <w:numId w:val="11"/>
            </w:numPr>
            <w:ind w:left="1872" w:hanging="360"/>
          </w:pPr>
        </w:pPrChange>
      </w:pPr>
      <w:del w:id="553" w:author="Isha Gupta" w:date="2017-04-27T10:48:00Z">
        <w:r w:rsidRPr="00F12E00" w:rsidDel="002606D3">
          <w:delText>Reconciliation report should be generated for premium collection for policies.</w:delText>
        </w:r>
      </w:del>
    </w:p>
    <w:p w14:paraId="48AADF60" w14:textId="45CA229E" w:rsidR="00F12E00" w:rsidRPr="00F12E00" w:rsidDel="002606D3" w:rsidRDefault="00F12E00">
      <w:pPr>
        <w:pStyle w:val="ListParagraph"/>
        <w:rPr>
          <w:del w:id="554" w:author="Isha Gupta" w:date="2017-04-27T10:48:00Z"/>
        </w:rPr>
        <w:pPrChange w:id="555" w:author="Isha Gupta" w:date="2017-04-27T10:48:00Z">
          <w:pPr>
            <w:pStyle w:val="BodyText"/>
            <w:numPr>
              <w:ilvl w:val="1"/>
              <w:numId w:val="11"/>
            </w:numPr>
            <w:ind w:left="1872" w:hanging="360"/>
          </w:pPr>
        </w:pPrChange>
      </w:pPr>
      <w:del w:id="556" w:author="Isha Gupta" w:date="2017-04-27T10:48:00Z">
        <w:r w:rsidRPr="00F12E00" w:rsidDel="002606D3">
          <w:delText>Reports for Auditor</w:delText>
        </w:r>
      </w:del>
    </w:p>
    <w:p w14:paraId="5E4853F1" w14:textId="769EDC4A" w:rsidR="00F12E00" w:rsidRPr="00F12E00" w:rsidDel="002606D3" w:rsidRDefault="00F12E00">
      <w:pPr>
        <w:pStyle w:val="ListParagraph"/>
        <w:rPr>
          <w:del w:id="557" w:author="Isha Gupta" w:date="2017-04-27T10:48:00Z"/>
        </w:rPr>
        <w:pPrChange w:id="558" w:author="Isha Gupta" w:date="2017-04-27T10:48:00Z">
          <w:pPr>
            <w:pStyle w:val="BodyText"/>
            <w:numPr>
              <w:ilvl w:val="1"/>
              <w:numId w:val="11"/>
            </w:numPr>
            <w:ind w:left="1872" w:hanging="360"/>
          </w:pPr>
        </w:pPrChange>
      </w:pPr>
      <w:del w:id="559" w:author="Isha Gupta" w:date="2017-04-27T10:48:00Z">
        <w:r w:rsidRPr="00F12E00" w:rsidDel="002606D3">
          <w:delText>Reports for Agents</w:delText>
        </w:r>
      </w:del>
    </w:p>
    <w:p w14:paraId="17C93E3D" w14:textId="1178B67D" w:rsidR="00F12E00" w:rsidRDefault="00F12E00">
      <w:pPr>
        <w:pStyle w:val="ListParagraph"/>
        <w:numPr>
          <w:ilvl w:val="0"/>
          <w:numId w:val="15"/>
        </w:numPr>
        <w:autoSpaceDE w:val="0"/>
        <w:autoSpaceDN w:val="0"/>
        <w:adjustRightInd w:val="0"/>
        <w:spacing w:after="0" w:line="240" w:lineRule="auto"/>
        <w:rPr>
          <w:ins w:id="560" w:author="Isha Gupta" w:date="2017-05-08T12:17:00Z"/>
        </w:rPr>
        <w:pPrChange w:id="561" w:author="Isha Gupta" w:date="2017-04-27T10:48:00Z">
          <w:pPr>
            <w:pStyle w:val="BodyText"/>
            <w:numPr>
              <w:ilvl w:val="1"/>
              <w:numId w:val="11"/>
            </w:numPr>
            <w:ind w:left="1872" w:hanging="360"/>
          </w:pPr>
        </w:pPrChange>
      </w:pPr>
      <w:del w:id="562" w:author="Isha Gupta" w:date="2017-04-27T10:48:00Z">
        <w:r w:rsidRPr="00F12E00" w:rsidDel="002606D3">
          <w:delText>Reports for Internal Users</w:delText>
        </w:r>
      </w:del>
    </w:p>
    <w:p w14:paraId="5EFD8E62" w14:textId="110B3C37" w:rsidR="008E0D6F" w:rsidRPr="00F12E00" w:rsidRDefault="008E0D6F">
      <w:pPr>
        <w:pStyle w:val="ListParagraph"/>
        <w:numPr>
          <w:ilvl w:val="0"/>
          <w:numId w:val="15"/>
        </w:numPr>
        <w:autoSpaceDE w:val="0"/>
        <w:autoSpaceDN w:val="0"/>
        <w:adjustRightInd w:val="0"/>
        <w:spacing w:after="0" w:line="240" w:lineRule="auto"/>
        <w:pPrChange w:id="563" w:author="Isha Gupta" w:date="2017-04-27T10:48:00Z">
          <w:pPr>
            <w:pStyle w:val="BodyText"/>
            <w:numPr>
              <w:ilvl w:val="1"/>
              <w:numId w:val="11"/>
            </w:numPr>
            <w:ind w:left="1872" w:hanging="360"/>
          </w:pPr>
        </w:pPrChange>
      </w:pPr>
      <w:ins w:id="564" w:author="Isha Gupta" w:date="2017-05-08T12:17:00Z">
        <w:r>
          <w:t xml:space="preserve">Continuous Code quality to be setup with CI for any </w:t>
        </w:r>
      </w:ins>
      <w:ins w:id="565" w:author="Isha Gupta" w:date="2017-05-08T13:02:00Z">
        <w:r w:rsidR="00DF6C15">
          <w:t>code vulnerabilities and bugs found during build time.</w:t>
        </w:r>
      </w:ins>
    </w:p>
    <w:p w14:paraId="1E655D0A" w14:textId="77777777" w:rsidR="00F12E00" w:rsidRPr="00F12E00" w:rsidRDefault="00F12E00" w:rsidP="00F12E00">
      <w:pPr>
        <w:pStyle w:val="BodyText"/>
        <w:rPr>
          <w:lang w:val="en-US" w:eastAsia="ja-JP"/>
        </w:rPr>
      </w:pPr>
    </w:p>
    <w:p w14:paraId="31AF08EC" w14:textId="77777777" w:rsidR="002B07F5" w:rsidRPr="00FD78AC" w:rsidRDefault="002B07F5" w:rsidP="00DF5BBA">
      <w:pPr>
        <w:pStyle w:val="BodyText"/>
      </w:pPr>
    </w:p>
    <w:p w14:paraId="22F619BB" w14:textId="690C9824" w:rsidR="00265CF5" w:rsidRPr="00265CF5" w:rsidDel="00BF658A" w:rsidRDefault="00DF5BBA" w:rsidP="00764460">
      <w:pPr>
        <w:pStyle w:val="Heading1"/>
        <w:rPr>
          <w:moveFrom w:id="566" w:author="Isha Gupta" w:date="2017-05-17T10:50:00Z"/>
        </w:rPr>
      </w:pPr>
      <w:bookmarkStart w:id="567" w:name="_Toc482009612"/>
      <w:moveFromRangeStart w:id="568" w:author="Isha Gupta" w:date="2017-05-17T10:50:00Z" w:name="move482781545"/>
      <w:moveFrom w:id="569" w:author="Isha Gupta" w:date="2017-05-17T10:50:00Z">
        <w:r w:rsidDel="00BF658A">
          <w:t>NFR Considerations</w:t>
        </w:r>
        <w:bookmarkEnd w:id="567"/>
      </w:moveFrom>
    </w:p>
    <w:p w14:paraId="5645E629" w14:textId="2044CBFD" w:rsidR="00B17848" w:rsidDel="00BF658A" w:rsidRDefault="00DF5BBA" w:rsidP="00DF5BBA">
      <w:pPr>
        <w:pStyle w:val="Heading2"/>
        <w:rPr>
          <w:moveFrom w:id="570" w:author="Isha Gupta" w:date="2017-05-17T10:50:00Z"/>
        </w:rPr>
      </w:pPr>
      <w:bookmarkStart w:id="571" w:name="_Toc482009613"/>
      <w:moveFrom w:id="572" w:author="Isha Gupta" w:date="2017-05-17T10:50:00Z">
        <w:r w:rsidDel="00BF658A">
          <w:t>Usability</w:t>
        </w:r>
        <w:bookmarkEnd w:id="571"/>
      </w:moveFrom>
    </w:p>
    <w:p w14:paraId="529B9AD2" w14:textId="0A5261B6" w:rsidR="00DF5BBA" w:rsidRPr="009A3736" w:rsidDel="00BF658A" w:rsidRDefault="00DF5BBA" w:rsidP="00DF5BBA">
      <w:pPr>
        <w:pStyle w:val="BulletList1"/>
        <w:rPr>
          <w:moveFrom w:id="573" w:author="Isha Gupta" w:date="2017-05-17T10:50:00Z"/>
        </w:rPr>
      </w:pPr>
      <w:moveFrom w:id="574" w:author="Isha Gupta" w:date="2017-05-17T10:50:00Z">
        <w:r w:rsidRPr="009A3736" w:rsidDel="00BF658A">
          <w:t>Speed of Use</w:t>
        </w:r>
      </w:moveFrom>
    </w:p>
    <w:p w14:paraId="368F41A8" w14:textId="6A1ABF03" w:rsidR="00DF5BBA" w:rsidRPr="009A3736" w:rsidDel="00BF658A" w:rsidRDefault="00DF5BBA" w:rsidP="00DF5BBA">
      <w:pPr>
        <w:pStyle w:val="BulletList2"/>
        <w:rPr>
          <w:moveFrom w:id="575" w:author="Isha Gupta" w:date="2017-05-17T10:50:00Z"/>
        </w:rPr>
      </w:pPr>
      <w:moveFrom w:id="576" w:author="Isha Gupta" w:date="2017-05-17T10:50:00Z">
        <w:r w:rsidRPr="009A3736" w:rsidDel="00BF658A">
          <w:t>I</w:t>
        </w:r>
        <w:commentRangeStart w:id="577"/>
        <w:r w:rsidRPr="009A3736" w:rsidDel="00BF658A">
          <w:t>s it particularly important that users be protected from making errors?</w:t>
        </w:r>
        <w:commentRangeEnd w:id="577"/>
        <w:r w:rsidR="00854D61" w:rsidDel="00BF658A">
          <w:rPr>
            <w:rStyle w:val="CommentReference"/>
          </w:rPr>
          <w:commentReference w:id="577"/>
        </w:r>
      </w:moveFrom>
    </w:p>
    <w:p w14:paraId="30D69BEE" w14:textId="1F1EC8E2" w:rsidR="00DF5BBA" w:rsidRPr="009A3736" w:rsidDel="00BF658A" w:rsidRDefault="00DF5BBA" w:rsidP="00DF5BBA">
      <w:pPr>
        <w:pStyle w:val="BulletList2"/>
        <w:rPr>
          <w:moveFrom w:id="578" w:author="Isha Gupta" w:date="2017-05-17T10:50:00Z"/>
        </w:rPr>
      </w:pPr>
      <w:moveFrom w:id="579" w:author="Isha Gupta" w:date="2017-05-17T10:50:00Z">
        <w:r w:rsidRPr="009A3736" w:rsidDel="00BF658A">
          <w:t>What sort of input/output devices for the human interface are available and what are their characteristics?</w:t>
        </w:r>
      </w:moveFrom>
    </w:p>
    <w:p w14:paraId="3428C165" w14:textId="7B0D4410" w:rsidR="00DF5BBA" w:rsidRPr="009A3736" w:rsidDel="00BF658A" w:rsidRDefault="00DF5BBA" w:rsidP="00DF5BBA">
      <w:pPr>
        <w:pStyle w:val="BulletList1"/>
        <w:rPr>
          <w:moveFrom w:id="580" w:author="Isha Gupta" w:date="2017-05-17T10:50:00Z"/>
        </w:rPr>
      </w:pPr>
      <w:moveFrom w:id="581" w:author="Isha Gupta" w:date="2017-05-17T10:50:00Z">
        <w:r w:rsidRPr="009A3736" w:rsidDel="00BF658A">
          <w:t>Required User Ability</w:t>
        </w:r>
      </w:moveFrom>
    </w:p>
    <w:p w14:paraId="1A90018E" w14:textId="46F92255" w:rsidR="00DF5BBA" w:rsidRPr="009A3736" w:rsidDel="00BF658A" w:rsidRDefault="00DF5BBA" w:rsidP="00DF5BBA">
      <w:pPr>
        <w:pStyle w:val="BulletList2"/>
        <w:rPr>
          <w:moveFrom w:id="582" w:author="Isha Gupta" w:date="2017-05-17T10:50:00Z"/>
        </w:rPr>
      </w:pPr>
      <w:moveFrom w:id="583" w:author="Isha Gupta" w:date="2017-05-17T10:50:00Z">
        <w:r w:rsidRPr="009A3736" w:rsidDel="00BF658A">
          <w:t>What type of user will be using the system?</w:t>
        </w:r>
      </w:moveFrom>
    </w:p>
    <w:p w14:paraId="21987177" w14:textId="414D77F8" w:rsidR="00DF5BBA" w:rsidRPr="009A3736" w:rsidDel="00BF658A" w:rsidRDefault="00DF5BBA" w:rsidP="00DF5BBA">
      <w:pPr>
        <w:pStyle w:val="BulletList2"/>
        <w:rPr>
          <w:moveFrom w:id="584" w:author="Isha Gupta" w:date="2017-05-17T10:50:00Z"/>
        </w:rPr>
      </w:pPr>
      <w:commentRangeStart w:id="585"/>
      <w:moveFrom w:id="586" w:author="Isha Gupta" w:date="2017-05-17T10:50:00Z">
        <w:r w:rsidRPr="009A3736" w:rsidDel="00BF658A">
          <w:t>Will more than one type of user be using the system?</w:t>
        </w:r>
        <w:commentRangeEnd w:id="585"/>
        <w:r w:rsidR="00EE5A4A" w:rsidDel="00BF658A">
          <w:rPr>
            <w:rStyle w:val="CommentReference"/>
          </w:rPr>
          <w:commentReference w:id="585"/>
        </w:r>
      </w:moveFrom>
    </w:p>
    <w:p w14:paraId="7045A3A4" w14:textId="54002A54" w:rsidR="00DF5BBA" w:rsidRPr="009A3736" w:rsidDel="00BF658A" w:rsidRDefault="00DF5BBA" w:rsidP="00DF5BBA">
      <w:pPr>
        <w:pStyle w:val="BulletList1"/>
        <w:rPr>
          <w:moveFrom w:id="587" w:author="Isha Gupta" w:date="2017-05-17T10:50:00Z"/>
        </w:rPr>
      </w:pPr>
      <w:moveFrom w:id="588" w:author="Isha Gupta" w:date="2017-05-17T10:50:00Z">
        <w:r w:rsidRPr="009A3736" w:rsidDel="00BF658A">
          <w:t>Learnability</w:t>
        </w:r>
      </w:moveFrom>
    </w:p>
    <w:p w14:paraId="3AA3BA5F" w14:textId="335C0682" w:rsidR="00DF5BBA" w:rsidDel="00BF658A" w:rsidRDefault="00DF5BBA" w:rsidP="00DF5BBA">
      <w:pPr>
        <w:pStyle w:val="BulletList2"/>
        <w:rPr>
          <w:moveFrom w:id="589" w:author="Isha Gupta" w:date="2017-05-17T10:50:00Z"/>
        </w:rPr>
      </w:pPr>
      <w:moveFrom w:id="590" w:author="Isha Gupta" w:date="2017-05-17T10:50:00Z">
        <w:r w:rsidRPr="009A3736" w:rsidDel="00BF658A">
          <w:t>Is it particularly important that the system be easy to learn?</w:t>
        </w:r>
      </w:moveFrom>
    </w:p>
    <w:p w14:paraId="3631A8A7" w14:textId="6C727E58" w:rsidR="00EE5A4A" w:rsidRPr="00EE5A4A" w:rsidDel="00BF658A" w:rsidRDefault="00EE5A4A" w:rsidP="00DF5BBA">
      <w:pPr>
        <w:pStyle w:val="BulletList2"/>
        <w:rPr>
          <w:moveFrom w:id="591" w:author="Isha Gupta" w:date="2017-05-17T10:50:00Z"/>
          <w:i/>
        </w:rPr>
      </w:pPr>
      <w:moveFrom w:id="592" w:author="Isha Gupta" w:date="2017-05-17T10:50:00Z">
        <w:r w:rsidRPr="00EE5A4A" w:rsidDel="00BF658A">
          <w:rPr>
            <w:i/>
          </w:rPr>
          <w:t>User manual can be constructed.</w:t>
        </w:r>
      </w:moveFrom>
    </w:p>
    <w:p w14:paraId="2A1FD5DA" w14:textId="7F65DCFE" w:rsidR="00DF5BBA" w:rsidRPr="009A3736" w:rsidDel="00BF658A" w:rsidRDefault="00DF5BBA" w:rsidP="00DF5BBA">
      <w:pPr>
        <w:pStyle w:val="BulletList1"/>
        <w:rPr>
          <w:moveFrom w:id="593" w:author="Isha Gupta" w:date="2017-05-17T10:50:00Z"/>
        </w:rPr>
      </w:pPr>
      <w:moveFrom w:id="594" w:author="Isha Gupta" w:date="2017-05-17T10:50:00Z">
        <w:r w:rsidRPr="009A3736" w:rsidDel="00BF658A">
          <w:t>Training Material</w:t>
        </w:r>
      </w:moveFrom>
    </w:p>
    <w:p w14:paraId="225BD51A" w14:textId="0BE17019" w:rsidR="00DF5BBA" w:rsidRPr="009A3736" w:rsidDel="00BF658A" w:rsidRDefault="00DF5BBA" w:rsidP="00DF5BBA">
      <w:pPr>
        <w:pStyle w:val="BulletList2"/>
        <w:rPr>
          <w:moveFrom w:id="595" w:author="Isha Gupta" w:date="2017-05-17T10:50:00Z"/>
        </w:rPr>
      </w:pPr>
      <w:commentRangeStart w:id="596"/>
      <w:moveFrom w:id="597" w:author="Isha Gupta" w:date="2017-05-17T10:50:00Z">
        <w:r w:rsidRPr="009A3736" w:rsidDel="00BF658A">
          <w:t>What sort of training will be required for each type of user?</w:t>
        </w:r>
        <w:commentRangeEnd w:id="596"/>
        <w:r w:rsidR="00EE5A4A" w:rsidDel="00BF658A">
          <w:rPr>
            <w:rStyle w:val="CommentReference"/>
          </w:rPr>
          <w:commentReference w:id="596"/>
        </w:r>
      </w:moveFrom>
    </w:p>
    <w:p w14:paraId="380B162B" w14:textId="629621CF" w:rsidR="00DF5BBA" w:rsidRPr="009A3736" w:rsidDel="00BF658A" w:rsidRDefault="00DF5BBA" w:rsidP="00DF5BBA">
      <w:pPr>
        <w:pStyle w:val="BulletList1"/>
        <w:rPr>
          <w:moveFrom w:id="598" w:author="Isha Gupta" w:date="2017-05-17T10:50:00Z"/>
        </w:rPr>
      </w:pPr>
      <w:moveFrom w:id="599" w:author="Isha Gupta" w:date="2017-05-17T10:50:00Z">
        <w:r w:rsidRPr="009A3736" w:rsidDel="00BF658A">
          <w:t>Documentation</w:t>
        </w:r>
      </w:moveFrom>
    </w:p>
    <w:p w14:paraId="1C5E53A7" w14:textId="5A2A1F3E" w:rsidR="00DF5BBA" w:rsidDel="00BF658A" w:rsidRDefault="00DF5BBA" w:rsidP="00DF5BBA">
      <w:pPr>
        <w:pStyle w:val="BulletList2"/>
        <w:rPr>
          <w:moveFrom w:id="600" w:author="Isha Gupta" w:date="2017-05-17T10:50:00Z"/>
        </w:rPr>
      </w:pPr>
      <w:moveFrom w:id="601" w:author="Isha Gupta" w:date="2017-05-17T10:50:00Z">
        <w:r w:rsidRPr="009A3736" w:rsidDel="00BF658A">
          <w:t>What kind of documentation is required?</w:t>
        </w:r>
      </w:moveFrom>
    </w:p>
    <w:p w14:paraId="69BBF3F3" w14:textId="1CFD7E5E" w:rsidR="00EE5A4A" w:rsidRPr="00EE5A4A" w:rsidDel="00BF658A" w:rsidRDefault="00EE5A4A" w:rsidP="00DF5BBA">
      <w:pPr>
        <w:pStyle w:val="BulletList2"/>
        <w:rPr>
          <w:moveFrom w:id="602" w:author="Isha Gupta" w:date="2017-05-17T10:50:00Z"/>
          <w:i/>
        </w:rPr>
      </w:pPr>
      <w:moveFrom w:id="603" w:author="Isha Gupta" w:date="2017-05-17T10:50:00Z">
        <w:r w:rsidRPr="00EE5A4A" w:rsidDel="00BF658A">
          <w:rPr>
            <w:i/>
          </w:rPr>
          <w:t>Chm file can be provided.</w:t>
        </w:r>
      </w:moveFrom>
    </w:p>
    <w:p w14:paraId="6A8A99A6" w14:textId="04CE62E9" w:rsidR="00DF5BBA" w:rsidDel="00BF658A" w:rsidRDefault="00DF5BBA" w:rsidP="00DF5BBA">
      <w:pPr>
        <w:pStyle w:val="BulletList2"/>
        <w:rPr>
          <w:moveFrom w:id="604" w:author="Isha Gupta" w:date="2017-05-17T10:50:00Z"/>
        </w:rPr>
      </w:pPr>
      <w:moveFrom w:id="605" w:author="Isha Gupta" w:date="2017-05-17T10:50:00Z">
        <w:r w:rsidRPr="009A3736" w:rsidDel="00BF658A">
          <w:t>What audience is to be addressed by each document?</w:t>
        </w:r>
        <w:r w:rsidR="00EE5A4A" w:rsidDel="00BF658A">
          <w:t xml:space="preserve"> </w:t>
        </w:r>
      </w:moveFrom>
    </w:p>
    <w:p w14:paraId="6235767B" w14:textId="7CB52E60" w:rsidR="00EE5A4A" w:rsidRPr="00EE5A4A" w:rsidDel="00BF658A" w:rsidRDefault="00EE5A4A" w:rsidP="00DF5BBA">
      <w:pPr>
        <w:pStyle w:val="BulletList2"/>
        <w:rPr>
          <w:moveFrom w:id="606" w:author="Isha Gupta" w:date="2017-05-17T10:50:00Z"/>
          <w:i/>
        </w:rPr>
      </w:pPr>
      <w:moveFrom w:id="607" w:author="Isha Gupta" w:date="2017-05-17T10:50:00Z">
        <w:r w:rsidRPr="00EE5A4A" w:rsidDel="00BF658A">
          <w:rPr>
            <w:i/>
          </w:rPr>
          <w:t>Policy holder, Agent etc.</w:t>
        </w:r>
      </w:moveFrom>
    </w:p>
    <w:p w14:paraId="380F2C38" w14:textId="4DC11FBF" w:rsidR="00DF5BBA" w:rsidRPr="009A3736" w:rsidDel="00BF658A" w:rsidRDefault="00DF5BBA" w:rsidP="00DF5BBA">
      <w:pPr>
        <w:pStyle w:val="BulletList1"/>
        <w:rPr>
          <w:moveFrom w:id="608" w:author="Isha Gupta" w:date="2017-05-17T10:50:00Z"/>
        </w:rPr>
      </w:pPr>
      <w:moveFrom w:id="609" w:author="Isha Gupta" w:date="2017-05-17T10:50:00Z">
        <w:r w:rsidRPr="009A3736" w:rsidDel="00BF658A">
          <w:t>On-line Help</w:t>
        </w:r>
      </w:moveFrom>
    </w:p>
    <w:p w14:paraId="39202A86" w14:textId="04EBBA6E" w:rsidR="00DF5BBA" w:rsidRPr="00EE5A4A" w:rsidDel="00BF658A" w:rsidRDefault="00DF5BBA" w:rsidP="00DF5BBA">
      <w:pPr>
        <w:pStyle w:val="BulletList2"/>
        <w:rPr>
          <w:moveFrom w:id="610" w:author="Isha Gupta" w:date="2017-05-17T10:50:00Z"/>
          <w:strike/>
        </w:rPr>
      </w:pPr>
      <w:moveFrom w:id="611" w:author="Isha Gupta" w:date="2017-05-17T10:50:00Z">
        <w:r w:rsidRPr="00EE5A4A" w:rsidDel="00BF658A">
          <w:rPr>
            <w:strike/>
          </w:rPr>
          <w:t>What format of online help is required?</w:t>
        </w:r>
      </w:moveFrom>
    </w:p>
    <w:p w14:paraId="220C29C7" w14:textId="625BD1D8" w:rsidR="00DF5BBA" w:rsidRPr="00EE5A4A" w:rsidDel="00BF658A" w:rsidRDefault="00DF5BBA" w:rsidP="00DF5BBA">
      <w:pPr>
        <w:pStyle w:val="BulletList2"/>
        <w:rPr>
          <w:moveFrom w:id="612" w:author="Isha Gupta" w:date="2017-05-17T10:50:00Z"/>
          <w:strike/>
        </w:rPr>
      </w:pPr>
      <w:moveFrom w:id="613" w:author="Isha Gupta" w:date="2017-05-17T10:50:00Z">
        <w:r w:rsidRPr="00EE5A4A" w:rsidDel="00BF658A">
          <w:rPr>
            <w:strike/>
          </w:rPr>
          <w:t>How extensive help needs to be – page wise or functionality wise?</w:t>
        </w:r>
      </w:moveFrom>
    </w:p>
    <w:p w14:paraId="47AB7BA1" w14:textId="778E3B09" w:rsidR="00DF5BBA" w:rsidRPr="009A3736" w:rsidDel="00BF658A" w:rsidRDefault="00DF5BBA" w:rsidP="00DF5BBA">
      <w:pPr>
        <w:pStyle w:val="BulletList1"/>
        <w:rPr>
          <w:moveFrom w:id="614" w:author="Isha Gupta" w:date="2017-05-17T10:50:00Z"/>
        </w:rPr>
      </w:pPr>
      <w:moveFrom w:id="615" w:author="Isha Gupta" w:date="2017-05-17T10:50:00Z">
        <w:r w:rsidRPr="009A3736" w:rsidDel="00BF658A">
          <w:t>Consistency</w:t>
        </w:r>
      </w:moveFrom>
    </w:p>
    <w:p w14:paraId="18B29C25" w14:textId="5DEA0DC0" w:rsidR="00DF5BBA" w:rsidRPr="00DF5BBA" w:rsidDel="00BF658A" w:rsidRDefault="00DF5BBA" w:rsidP="00DF5BBA">
      <w:pPr>
        <w:pStyle w:val="BulletList2"/>
        <w:rPr>
          <w:moveFrom w:id="616" w:author="Isha Gupta" w:date="2017-05-17T10:50:00Z"/>
          <w:lang w:val="en-US" w:eastAsia="ja-JP"/>
        </w:rPr>
      </w:pPr>
      <w:moveFrom w:id="617" w:author="Isha Gupta" w:date="2017-05-17T10:50:00Z">
        <w:r w:rsidRPr="009A3736" w:rsidDel="00BF658A">
          <w:t xml:space="preserve">What type of user-interface consistency in the system is </w:t>
        </w:r>
        <w:commentRangeStart w:id="618"/>
        <w:r w:rsidRPr="009A3736" w:rsidDel="00BF658A">
          <w:t>required</w:t>
        </w:r>
        <w:commentRangeEnd w:id="618"/>
        <w:r w:rsidR="00EE5A4A" w:rsidDel="00BF658A">
          <w:rPr>
            <w:rStyle w:val="CommentReference"/>
          </w:rPr>
          <w:commentReference w:id="618"/>
        </w:r>
        <w:r w:rsidRPr="009A3736" w:rsidDel="00BF658A">
          <w:t>?</w:t>
        </w:r>
      </w:moveFrom>
    </w:p>
    <w:p w14:paraId="171CE3F4" w14:textId="25821CA0" w:rsidR="00DF5BBA" w:rsidDel="00BF658A" w:rsidRDefault="00DF5BBA" w:rsidP="00DF5BBA">
      <w:pPr>
        <w:pStyle w:val="Heading2"/>
        <w:rPr>
          <w:moveFrom w:id="619" w:author="Isha Gupta" w:date="2017-05-17T10:50:00Z"/>
        </w:rPr>
      </w:pPr>
      <w:bookmarkStart w:id="620" w:name="_Toc482009614"/>
      <w:moveFrom w:id="621" w:author="Isha Gupta" w:date="2017-05-17T10:50:00Z">
        <w:r w:rsidDel="00BF658A">
          <w:t>Reliability</w:t>
        </w:r>
        <w:bookmarkEnd w:id="620"/>
      </w:moveFrom>
    </w:p>
    <w:p w14:paraId="4A61B712" w14:textId="0B90E930" w:rsidR="00DF5BBA" w:rsidRPr="009A3736" w:rsidDel="00BF658A" w:rsidRDefault="00DF5BBA" w:rsidP="00DF5BBA">
      <w:pPr>
        <w:pStyle w:val="BulletList1"/>
        <w:rPr>
          <w:moveFrom w:id="622" w:author="Isha Gupta" w:date="2017-05-17T10:50:00Z"/>
        </w:rPr>
      </w:pPr>
      <w:moveFrom w:id="623" w:author="Isha Gupta" w:date="2017-05-17T10:50:00Z">
        <w:r w:rsidRPr="009A3736" w:rsidDel="00BF658A">
          <w:t>Maximum Failure Rate</w:t>
        </w:r>
      </w:moveFrom>
    </w:p>
    <w:p w14:paraId="21B9068E" w14:textId="5052220C" w:rsidR="00DF5BBA" w:rsidDel="00BF658A" w:rsidRDefault="00DF5BBA" w:rsidP="00DF5BBA">
      <w:pPr>
        <w:pStyle w:val="BulletList2"/>
        <w:rPr>
          <w:moveFrom w:id="624" w:author="Isha Gupta" w:date="2017-05-17T10:50:00Z"/>
        </w:rPr>
      </w:pPr>
      <w:moveFrom w:id="625" w:author="Isha Gupta" w:date="2017-05-17T10:50:00Z">
        <w:r w:rsidRPr="009A3736" w:rsidDel="00BF658A">
          <w:t>What is the acceptable % range of failure in delivering a particular request?</w:t>
        </w:r>
      </w:moveFrom>
    </w:p>
    <w:p w14:paraId="523D4755" w14:textId="79F0F5C8" w:rsidR="00EE5A4A" w:rsidRPr="00EE5A4A" w:rsidDel="00BF658A" w:rsidRDefault="00EE5A4A" w:rsidP="00DF5BBA">
      <w:pPr>
        <w:pStyle w:val="BulletList2"/>
        <w:rPr>
          <w:moveFrom w:id="626" w:author="Isha Gupta" w:date="2017-05-17T10:50:00Z"/>
          <w:i/>
        </w:rPr>
      </w:pPr>
      <w:moveFrom w:id="627" w:author="Isha Gupta" w:date="2017-05-17T10:50:00Z">
        <w:r w:rsidRPr="00EE5A4A" w:rsidDel="00BF658A">
          <w:rPr>
            <w:i/>
          </w:rPr>
          <w:t>Number of users logged in at a particular time can be managed and restricted to handle this.</w:t>
        </w:r>
      </w:moveFrom>
    </w:p>
    <w:p w14:paraId="13E6683D" w14:textId="4604DD31" w:rsidR="00EE5A4A" w:rsidRPr="00EE5A4A" w:rsidDel="00BF658A" w:rsidRDefault="00EE5A4A" w:rsidP="00DF5BBA">
      <w:pPr>
        <w:pStyle w:val="BulletList2"/>
        <w:rPr>
          <w:moveFrom w:id="628" w:author="Isha Gupta" w:date="2017-05-17T10:50:00Z"/>
          <w:i/>
        </w:rPr>
      </w:pPr>
      <w:moveFrom w:id="629" w:author="Isha Gupta" w:date="2017-05-17T10:50:00Z">
        <w:r w:rsidRPr="00EE5A4A" w:rsidDel="00BF658A">
          <w:rPr>
            <w:i/>
          </w:rPr>
          <w:t>Performance will be down after certain number of user hits.</w:t>
        </w:r>
      </w:moveFrom>
    </w:p>
    <w:p w14:paraId="0939B645" w14:textId="43A66848" w:rsidR="00DF5BBA" w:rsidRPr="009A3736" w:rsidDel="00BF658A" w:rsidRDefault="00DF5BBA" w:rsidP="00DF5BBA">
      <w:pPr>
        <w:pStyle w:val="BulletList1"/>
        <w:rPr>
          <w:moveFrom w:id="630" w:author="Isha Gupta" w:date="2017-05-17T10:50:00Z"/>
        </w:rPr>
      </w:pPr>
      <w:moveFrom w:id="631" w:author="Isha Gupta" w:date="2017-05-17T10:50:00Z">
        <w:r w:rsidRPr="009A3736" w:rsidDel="00BF658A">
          <w:t>Maximum Down Time</w:t>
        </w:r>
      </w:moveFrom>
    </w:p>
    <w:p w14:paraId="06121AD6" w14:textId="61FB76EF" w:rsidR="00DF5BBA" w:rsidRPr="009A3736" w:rsidDel="00BF658A" w:rsidRDefault="00DF5BBA" w:rsidP="00DF5BBA">
      <w:pPr>
        <w:pStyle w:val="BulletList2"/>
        <w:rPr>
          <w:moveFrom w:id="632" w:author="Isha Gupta" w:date="2017-05-17T10:50:00Z"/>
        </w:rPr>
      </w:pPr>
      <w:moveFrom w:id="633" w:author="Isha Gupta" w:date="2017-05-17T10:50:00Z">
        <w:r w:rsidRPr="009A3736" w:rsidDel="00BF658A">
          <w:t>What is the acceptable system downtime per 24-hour period?</w:t>
        </w:r>
      </w:moveFrom>
    </w:p>
    <w:p w14:paraId="7F9C25D5" w14:textId="070E946E" w:rsidR="00DF5BBA" w:rsidRPr="009A3736" w:rsidDel="00BF658A" w:rsidRDefault="00DF5BBA" w:rsidP="00DF5BBA">
      <w:pPr>
        <w:pStyle w:val="BulletList1"/>
        <w:rPr>
          <w:moveFrom w:id="634" w:author="Isha Gupta" w:date="2017-05-17T10:50:00Z"/>
        </w:rPr>
      </w:pPr>
      <w:moveFrom w:id="635" w:author="Isha Gupta" w:date="2017-05-17T10:50:00Z">
        <w:r w:rsidRPr="009A3736" w:rsidDel="00BF658A">
          <w:t xml:space="preserve">Ease of Recovery             </w:t>
        </w:r>
      </w:moveFrom>
    </w:p>
    <w:p w14:paraId="24644F05" w14:textId="05284D30" w:rsidR="00DF5BBA" w:rsidDel="00BF658A" w:rsidRDefault="00DF5BBA" w:rsidP="00DF5BBA">
      <w:pPr>
        <w:pStyle w:val="BulletList2"/>
        <w:rPr>
          <w:moveFrom w:id="636" w:author="Isha Gupta" w:date="2017-05-17T10:50:00Z"/>
        </w:rPr>
      </w:pPr>
      <w:moveFrom w:id="637" w:author="Isha Gupta" w:date="2017-05-17T10:50:00Z">
        <w:r w:rsidRPr="009A3736" w:rsidDel="00BF658A">
          <w:t>How should the system respond to errors?</w:t>
        </w:r>
      </w:moveFrom>
    </w:p>
    <w:p w14:paraId="3738495C" w14:textId="7625E6C0" w:rsidR="00EE5A4A" w:rsidRPr="00EE5A4A" w:rsidDel="00BF658A" w:rsidRDefault="00EE5A4A" w:rsidP="00DF5BBA">
      <w:pPr>
        <w:pStyle w:val="BulletList2"/>
        <w:rPr>
          <w:moveFrom w:id="638" w:author="Isha Gupta" w:date="2017-05-17T10:50:00Z"/>
          <w:i/>
        </w:rPr>
      </w:pPr>
      <w:moveFrom w:id="639" w:author="Isha Gupta" w:date="2017-05-17T10:50:00Z">
        <w:r w:rsidRPr="00EE5A4A" w:rsidDel="00BF658A">
          <w:rPr>
            <w:i/>
          </w:rPr>
          <w:t>Exception library to take care of errors and provide back up mechanisms.</w:t>
        </w:r>
      </w:moveFrom>
    </w:p>
    <w:p w14:paraId="05632066" w14:textId="01EAE648" w:rsidR="00EE5A4A" w:rsidRPr="009A3736" w:rsidDel="00BF658A" w:rsidRDefault="00DF5BBA" w:rsidP="00EE5A4A">
      <w:pPr>
        <w:pStyle w:val="BulletList2"/>
        <w:rPr>
          <w:moveFrom w:id="640" w:author="Isha Gupta" w:date="2017-05-17T10:50:00Z"/>
        </w:rPr>
      </w:pPr>
      <w:moveFrom w:id="641" w:author="Isha Gupta" w:date="2017-05-17T10:50:00Z">
        <w:r w:rsidRPr="009A3736" w:rsidDel="00BF658A">
          <w:t>Is there a maximum acceptable time for restarting the syste</w:t>
        </w:r>
        <w:r w:rsidR="00EE5A4A" w:rsidDel="00BF658A">
          <w:t>m after a failure?</w:t>
        </w:r>
      </w:moveFrom>
    </w:p>
    <w:p w14:paraId="46DE9197" w14:textId="2B911599" w:rsidR="00DF5BBA" w:rsidRPr="009A3736" w:rsidDel="00BF658A" w:rsidRDefault="00DF5BBA" w:rsidP="00DF5BBA">
      <w:pPr>
        <w:pStyle w:val="BulletList1"/>
        <w:rPr>
          <w:moveFrom w:id="642" w:author="Isha Gupta" w:date="2017-05-17T10:50:00Z"/>
        </w:rPr>
      </w:pPr>
      <w:moveFrom w:id="643" w:author="Isha Gupta" w:date="2017-05-17T10:50:00Z">
        <w:r w:rsidRPr="009A3736" w:rsidDel="00BF658A">
          <w:t>Maximum Known Bugs</w:t>
        </w:r>
      </w:moveFrom>
    </w:p>
    <w:p w14:paraId="638431F5" w14:textId="69B7291A" w:rsidR="00DF5BBA" w:rsidRPr="009A3736" w:rsidDel="00BF658A" w:rsidRDefault="00DF5BBA" w:rsidP="00DF5BBA">
      <w:pPr>
        <w:pStyle w:val="BulletList2"/>
        <w:rPr>
          <w:moveFrom w:id="644" w:author="Isha Gupta" w:date="2017-05-17T10:50:00Z"/>
        </w:rPr>
      </w:pPr>
      <w:moveFrom w:id="645" w:author="Isha Gupta" w:date="2017-05-17T10:50:00Z">
        <w:r w:rsidRPr="009A3736" w:rsidDel="00BF658A">
          <w:t>What is the acceptable number of known high severity bugs?</w:t>
        </w:r>
        <w:r w:rsidR="00EE5A4A" w:rsidDel="00BF658A">
          <w:t xml:space="preserve"> 0 </w:t>
        </w:r>
      </w:moveFrom>
    </w:p>
    <w:p w14:paraId="617D779E" w14:textId="51913618" w:rsidR="00DF5BBA" w:rsidRPr="009A3736" w:rsidDel="00BF658A" w:rsidRDefault="00DF5BBA" w:rsidP="00DF5BBA">
      <w:pPr>
        <w:pStyle w:val="BulletList2"/>
        <w:rPr>
          <w:moveFrom w:id="646" w:author="Isha Gupta" w:date="2017-05-17T10:50:00Z"/>
        </w:rPr>
      </w:pPr>
      <w:moveFrom w:id="647" w:author="Isha Gupta" w:date="2017-05-17T10:50:00Z">
        <w:r w:rsidRPr="009A3736" w:rsidDel="00BF658A">
          <w:t>What is the acceptable number of known medium severity bugs?</w:t>
        </w:r>
        <w:r w:rsidR="00EE5A4A" w:rsidDel="00BF658A">
          <w:t xml:space="preserve"> 2-5</w:t>
        </w:r>
      </w:moveFrom>
    </w:p>
    <w:p w14:paraId="2562CCA8" w14:textId="7F8054F4" w:rsidR="00DF5BBA" w:rsidRPr="00EE5A4A" w:rsidDel="00BF658A" w:rsidRDefault="00DF5BBA" w:rsidP="00DF5BBA">
      <w:pPr>
        <w:pStyle w:val="BulletList2"/>
        <w:rPr>
          <w:moveFrom w:id="648" w:author="Isha Gupta" w:date="2017-05-17T10:50:00Z"/>
          <w:lang w:val="en-US" w:eastAsia="ja-JP"/>
        </w:rPr>
      </w:pPr>
      <w:moveFrom w:id="649" w:author="Isha Gupta" w:date="2017-05-17T10:50:00Z">
        <w:r w:rsidRPr="009A3736" w:rsidDel="00BF658A">
          <w:t>What are the criteria of High severity and Medium Severity bugs?</w:t>
        </w:r>
        <w:r w:rsidR="00EE5A4A" w:rsidDel="00BF658A">
          <w:t xml:space="preserve"> </w:t>
        </w:r>
      </w:moveFrom>
    </w:p>
    <w:p w14:paraId="5A51FDDB" w14:textId="5AA29341" w:rsidR="00EE5A4A" w:rsidRPr="00EE5A4A" w:rsidDel="00BF658A" w:rsidRDefault="00EE5A4A" w:rsidP="00DF5BBA">
      <w:pPr>
        <w:pStyle w:val="BulletList2"/>
        <w:rPr>
          <w:moveFrom w:id="650" w:author="Isha Gupta" w:date="2017-05-17T10:50:00Z"/>
          <w:lang w:val="en-US" w:eastAsia="ja-JP"/>
        </w:rPr>
      </w:pPr>
      <w:moveFrom w:id="651" w:author="Isha Gupta" w:date="2017-05-17T10:50:00Z">
        <w:r w:rsidDel="00BF658A">
          <w:t>High severity</w:t>
        </w:r>
      </w:moveFrom>
    </w:p>
    <w:p w14:paraId="16849693" w14:textId="29A47CEB" w:rsidR="00EE5A4A" w:rsidRPr="00EE5A4A" w:rsidDel="00BF658A" w:rsidRDefault="00EE5A4A" w:rsidP="00EE5A4A">
      <w:pPr>
        <w:pStyle w:val="BulletList2"/>
        <w:numPr>
          <w:ilvl w:val="1"/>
          <w:numId w:val="4"/>
        </w:numPr>
        <w:rPr>
          <w:moveFrom w:id="652" w:author="Isha Gupta" w:date="2017-05-17T10:50:00Z"/>
          <w:lang w:val="en-US" w:eastAsia="ja-JP"/>
        </w:rPr>
      </w:pPr>
      <w:moveFrom w:id="653" w:author="Isha Gupta" w:date="2017-05-17T10:50:00Z">
        <w:r w:rsidDel="00BF658A">
          <w:t>Business/ functionality related</w:t>
        </w:r>
      </w:moveFrom>
    </w:p>
    <w:p w14:paraId="77913AF9" w14:textId="41444F00" w:rsidR="00EE5A4A" w:rsidRPr="00EE5A4A" w:rsidDel="00BF658A" w:rsidRDefault="00EE5A4A" w:rsidP="00EE5A4A">
      <w:pPr>
        <w:pStyle w:val="BulletList2"/>
        <w:numPr>
          <w:ilvl w:val="1"/>
          <w:numId w:val="4"/>
        </w:numPr>
        <w:rPr>
          <w:moveFrom w:id="654" w:author="Isha Gupta" w:date="2017-05-17T10:50:00Z"/>
          <w:lang w:val="en-US" w:eastAsia="ja-JP"/>
        </w:rPr>
      </w:pPr>
      <w:moveFrom w:id="655" w:author="Isha Gupta" w:date="2017-05-17T10:50:00Z">
        <w:r w:rsidDel="00BF658A">
          <w:t>Performance related</w:t>
        </w:r>
      </w:moveFrom>
    </w:p>
    <w:p w14:paraId="19905DCB" w14:textId="7497868B" w:rsidR="00EE5A4A" w:rsidDel="00BF658A" w:rsidRDefault="00EE5A4A" w:rsidP="00EE5A4A">
      <w:pPr>
        <w:pStyle w:val="BulletList2"/>
        <w:rPr>
          <w:moveFrom w:id="656" w:author="Isha Gupta" w:date="2017-05-17T10:50:00Z"/>
          <w:lang w:val="en-US" w:eastAsia="ja-JP"/>
        </w:rPr>
      </w:pPr>
      <w:moveFrom w:id="657" w:author="Isha Gupta" w:date="2017-05-17T10:50:00Z">
        <w:r w:rsidDel="00BF658A">
          <w:rPr>
            <w:lang w:val="en-US" w:eastAsia="ja-JP"/>
          </w:rPr>
          <w:t>Medium severity</w:t>
        </w:r>
      </w:moveFrom>
    </w:p>
    <w:p w14:paraId="526AE79F" w14:textId="741170A3" w:rsidR="00EE5A4A" w:rsidDel="00BF658A" w:rsidRDefault="00EE5A4A" w:rsidP="00EE5A4A">
      <w:pPr>
        <w:pStyle w:val="BulletList2"/>
        <w:numPr>
          <w:ilvl w:val="1"/>
          <w:numId w:val="4"/>
        </w:numPr>
        <w:rPr>
          <w:moveFrom w:id="658" w:author="Isha Gupta" w:date="2017-05-17T10:50:00Z"/>
          <w:lang w:val="en-US" w:eastAsia="ja-JP"/>
        </w:rPr>
      </w:pPr>
      <w:moveFrom w:id="659" w:author="Isha Gupta" w:date="2017-05-17T10:50:00Z">
        <w:r w:rsidDel="00BF658A">
          <w:rPr>
            <w:lang w:val="en-US" w:eastAsia="ja-JP"/>
          </w:rPr>
          <w:t>Reports</w:t>
        </w:r>
      </w:moveFrom>
    </w:p>
    <w:p w14:paraId="6A44A569" w14:textId="175B6296" w:rsidR="00EE5A4A" w:rsidRPr="00DF5BBA" w:rsidDel="00BF658A" w:rsidRDefault="00EE5A4A" w:rsidP="00EE5A4A">
      <w:pPr>
        <w:pStyle w:val="BulletList2"/>
        <w:numPr>
          <w:ilvl w:val="1"/>
          <w:numId w:val="4"/>
        </w:numPr>
        <w:rPr>
          <w:moveFrom w:id="660" w:author="Isha Gupta" w:date="2017-05-17T10:50:00Z"/>
          <w:lang w:val="en-US" w:eastAsia="ja-JP"/>
        </w:rPr>
      </w:pPr>
      <w:moveFrom w:id="661" w:author="Isha Gupta" w:date="2017-05-17T10:50:00Z">
        <w:r w:rsidDel="00BF658A">
          <w:rPr>
            <w:lang w:val="en-US" w:eastAsia="ja-JP"/>
          </w:rPr>
          <w:t>UI</w:t>
        </w:r>
      </w:moveFrom>
    </w:p>
    <w:p w14:paraId="668AA780" w14:textId="724FC3DF" w:rsidR="00DF5BBA" w:rsidDel="00BF658A" w:rsidRDefault="00DF5BBA" w:rsidP="00DF5BBA">
      <w:pPr>
        <w:pStyle w:val="Heading2"/>
        <w:rPr>
          <w:moveFrom w:id="662" w:author="Isha Gupta" w:date="2017-05-17T10:50:00Z"/>
        </w:rPr>
      </w:pPr>
      <w:bookmarkStart w:id="663" w:name="_Toc482009615"/>
      <w:moveFrom w:id="664" w:author="Isha Gupta" w:date="2017-05-17T10:50:00Z">
        <w:r w:rsidDel="00BF658A">
          <w:t>Performance</w:t>
        </w:r>
        <w:bookmarkEnd w:id="663"/>
      </w:moveFrom>
    </w:p>
    <w:p w14:paraId="7048CB17" w14:textId="791A27C3" w:rsidR="00DF5BBA" w:rsidRPr="009A3736" w:rsidDel="00BF658A" w:rsidRDefault="00DF5BBA" w:rsidP="00DF5BBA">
      <w:pPr>
        <w:pStyle w:val="BulletList1"/>
        <w:rPr>
          <w:moveFrom w:id="665" w:author="Isha Gupta" w:date="2017-05-17T10:50:00Z"/>
        </w:rPr>
      </w:pPr>
      <w:moveFrom w:id="666" w:author="Isha Gupta" w:date="2017-05-17T10:50:00Z">
        <w:r w:rsidRPr="009A3736" w:rsidDel="00BF658A">
          <w:t>Throughput    </w:t>
        </w:r>
      </w:moveFrom>
    </w:p>
    <w:p w14:paraId="33A41948" w14:textId="394BE178" w:rsidR="00EE5A4A" w:rsidDel="00BF658A" w:rsidRDefault="00DF5BBA" w:rsidP="00DF5BBA">
      <w:pPr>
        <w:pStyle w:val="BulletList2"/>
        <w:rPr>
          <w:moveFrom w:id="667" w:author="Isha Gupta" w:date="2017-05-17T10:50:00Z"/>
        </w:rPr>
      </w:pPr>
      <w:moveFrom w:id="668" w:author="Isha Gupta" w:date="2017-05-17T10:50:00Z">
        <w:r w:rsidRPr="009A3736" w:rsidDel="00BF658A">
          <w:t>How many concurrent users may be using the system at any given peak-use time?   </w:t>
        </w:r>
      </w:moveFrom>
    </w:p>
    <w:p w14:paraId="396AB699" w14:textId="657FCCC7" w:rsidR="00DF5BBA" w:rsidRPr="009A3736" w:rsidDel="00BF658A" w:rsidRDefault="00EE5A4A" w:rsidP="00EE5A4A">
      <w:pPr>
        <w:pStyle w:val="BulletList2"/>
        <w:numPr>
          <w:ilvl w:val="1"/>
          <w:numId w:val="4"/>
        </w:numPr>
        <w:rPr>
          <w:moveFrom w:id="669" w:author="Isha Gupta" w:date="2017-05-17T10:50:00Z"/>
        </w:rPr>
      </w:pPr>
      <w:moveFrom w:id="670" w:author="Isha Gupta" w:date="2017-05-17T10:50:00Z">
        <w:r w:rsidDel="00BF658A">
          <w:t>Calculate based on system resources and request execution time. Look for it on net.</w:t>
        </w:r>
      </w:moveFrom>
    </w:p>
    <w:p w14:paraId="4DEBE472" w14:textId="129C9D85" w:rsidR="00DF5BBA" w:rsidDel="00BF658A" w:rsidRDefault="00DF5BBA" w:rsidP="00DF5BBA">
      <w:pPr>
        <w:pStyle w:val="BulletList2"/>
        <w:rPr>
          <w:moveFrom w:id="671" w:author="Isha Gupta" w:date="2017-05-17T10:50:00Z"/>
        </w:rPr>
      </w:pPr>
      <w:moveFrom w:id="672" w:author="Isha Gupta" w:date="2017-05-17T10:50:00Z">
        <w:r w:rsidRPr="009A3736" w:rsidDel="00BF658A">
          <w:t>How many additional resource requirements (server, load balancers, etc.) are acceptable by the system to maintain acceptable latency and throughput with increasing load?</w:t>
        </w:r>
      </w:moveFrom>
    </w:p>
    <w:p w14:paraId="6DA7D396" w14:textId="3AE1F045" w:rsidR="000D15CD" w:rsidRPr="009A3736" w:rsidDel="00BF658A" w:rsidRDefault="000D15CD" w:rsidP="000D15CD">
      <w:pPr>
        <w:pStyle w:val="BulletList2"/>
        <w:numPr>
          <w:ilvl w:val="1"/>
          <w:numId w:val="4"/>
        </w:numPr>
        <w:rPr>
          <w:moveFrom w:id="673" w:author="Isha Gupta" w:date="2017-05-17T10:50:00Z"/>
        </w:rPr>
      </w:pPr>
      <w:moveFrom w:id="674" w:author="Isha Gupta" w:date="2017-05-17T10:50:00Z">
        <w:r w:rsidDel="00BF658A">
          <w:t>Based on the calculation we can decide.</w:t>
        </w:r>
      </w:moveFrom>
    </w:p>
    <w:p w14:paraId="5A6D0A17" w14:textId="7ADBF246" w:rsidR="00DF5BBA" w:rsidDel="00BF658A" w:rsidRDefault="00DF5BBA" w:rsidP="00DF5BBA">
      <w:pPr>
        <w:pStyle w:val="BulletList2"/>
        <w:rPr>
          <w:moveFrom w:id="675" w:author="Isha Gupta" w:date="2017-05-17T10:50:00Z"/>
        </w:rPr>
      </w:pPr>
      <w:moveFrom w:id="676" w:author="Isha Gupta" w:date="2017-05-17T10:50:00Z">
        <w:r w:rsidRPr="009A3736" w:rsidDel="00BF658A">
          <w:t>What is the acceptable request range that must be catered to in a given amount of time under a given operating load?</w:t>
        </w:r>
      </w:moveFrom>
    </w:p>
    <w:p w14:paraId="24290413" w14:textId="52CAC3E0" w:rsidR="000D15CD" w:rsidRPr="009A3736" w:rsidDel="00BF658A" w:rsidRDefault="000D15CD" w:rsidP="000D15CD">
      <w:pPr>
        <w:pStyle w:val="BulletList2"/>
        <w:numPr>
          <w:ilvl w:val="1"/>
          <w:numId w:val="4"/>
        </w:numPr>
        <w:rPr>
          <w:moveFrom w:id="677" w:author="Isha Gupta" w:date="2017-05-17T10:50:00Z"/>
        </w:rPr>
      </w:pPr>
      <w:moveFrom w:id="678" w:author="Isha Gupta" w:date="2017-05-17T10:50:00Z">
        <w:r w:rsidDel="00BF658A">
          <w:t>Depends on the calculation.</w:t>
        </w:r>
      </w:moveFrom>
    </w:p>
    <w:p w14:paraId="548E2012" w14:textId="47C94609" w:rsidR="00DF5BBA" w:rsidRPr="009A3736" w:rsidDel="00BF658A" w:rsidRDefault="00DF5BBA" w:rsidP="00DF5BBA">
      <w:pPr>
        <w:pStyle w:val="BulletList1"/>
        <w:rPr>
          <w:moveFrom w:id="679" w:author="Isha Gupta" w:date="2017-05-17T10:50:00Z"/>
        </w:rPr>
      </w:pPr>
      <w:moveFrom w:id="680" w:author="Isha Gupta" w:date="2017-05-17T10:50:00Z">
        <w:r w:rsidRPr="009A3736" w:rsidDel="00BF658A">
          <w:t xml:space="preserve">Response Time </w:t>
        </w:r>
      </w:moveFrom>
    </w:p>
    <w:p w14:paraId="6B714434" w14:textId="3ACC3D7B" w:rsidR="00DF5BBA" w:rsidDel="00BF658A" w:rsidRDefault="00DF5BBA" w:rsidP="00DF5BBA">
      <w:pPr>
        <w:pStyle w:val="BulletList2"/>
        <w:rPr>
          <w:moveFrom w:id="681" w:author="Isha Gupta" w:date="2017-05-17T10:50:00Z"/>
        </w:rPr>
      </w:pPr>
      <w:moveFrom w:id="682" w:author="Isha Gupta" w:date="2017-05-17T10:50:00Z">
        <w:r w:rsidRPr="009A3736" w:rsidDel="00BF658A">
          <w:t>What is the acceptable response time range (in seconds) to a user action on the system?</w:t>
        </w:r>
      </w:moveFrom>
    </w:p>
    <w:p w14:paraId="73526DC8" w14:textId="040FFA28" w:rsidR="000D15CD" w:rsidRPr="009A3736" w:rsidDel="00BF658A" w:rsidRDefault="000D15CD" w:rsidP="000D15CD">
      <w:pPr>
        <w:pStyle w:val="BulletList2"/>
        <w:numPr>
          <w:ilvl w:val="1"/>
          <w:numId w:val="4"/>
        </w:numPr>
        <w:rPr>
          <w:moveFrom w:id="683" w:author="Isha Gupta" w:date="2017-05-17T10:50:00Z"/>
        </w:rPr>
      </w:pPr>
      <w:moveFrom w:id="684" w:author="Isha Gupta" w:date="2017-05-17T10:50:00Z">
        <w:r w:rsidDel="00BF658A">
          <w:t>&lt; 1sec.</w:t>
        </w:r>
      </w:moveFrom>
    </w:p>
    <w:p w14:paraId="3C4A8B44" w14:textId="73FC777E" w:rsidR="00DF5BBA" w:rsidRPr="009A3736" w:rsidDel="00BF658A" w:rsidRDefault="00DF5BBA" w:rsidP="00DF5BBA">
      <w:pPr>
        <w:pStyle w:val="BulletList1"/>
        <w:rPr>
          <w:moveFrom w:id="685" w:author="Isha Gupta" w:date="2017-05-17T10:50:00Z"/>
        </w:rPr>
      </w:pPr>
      <w:moveFrom w:id="686" w:author="Isha Gupta" w:date="2017-05-17T10:50:00Z">
        <w:r w:rsidRPr="009A3736" w:rsidDel="00BF658A">
          <w:t>Resource Usage          </w:t>
        </w:r>
      </w:moveFrom>
    </w:p>
    <w:p w14:paraId="12CD820D" w14:textId="201DEDA6" w:rsidR="00DF5BBA" w:rsidDel="00BF658A" w:rsidRDefault="00DF5BBA" w:rsidP="00DF5BBA">
      <w:pPr>
        <w:pStyle w:val="BulletList2"/>
        <w:rPr>
          <w:moveFrom w:id="687" w:author="Isha Gupta" w:date="2017-05-17T10:50:00Z"/>
        </w:rPr>
      </w:pPr>
      <w:moveFrom w:id="688" w:author="Isha Gupta" w:date="2017-05-17T10:50:00Z">
        <w:r w:rsidRPr="009A3736" w:rsidDel="00BF658A">
          <w:t>Are there size or capacity constraints on the data to be processed by the system?</w:t>
        </w:r>
        <w:r w:rsidR="000D15CD" w:rsidDel="00BF658A">
          <w:t xml:space="preserve"> </w:t>
        </w:r>
      </w:moveFrom>
    </w:p>
    <w:p w14:paraId="7102F819" w14:textId="330C0D6D" w:rsidR="000D15CD" w:rsidRPr="009A3736" w:rsidDel="00BF658A" w:rsidRDefault="000D15CD" w:rsidP="000D15CD">
      <w:pPr>
        <w:pStyle w:val="BulletList2"/>
        <w:numPr>
          <w:ilvl w:val="1"/>
          <w:numId w:val="4"/>
        </w:numPr>
        <w:rPr>
          <w:moveFrom w:id="689" w:author="Isha Gupta" w:date="2017-05-17T10:50:00Z"/>
        </w:rPr>
      </w:pPr>
      <w:moveFrom w:id="690" w:author="Isha Gupta" w:date="2017-05-17T10:50:00Z">
        <w:r w:rsidDel="00BF658A">
          <w:t>Obviously.</w:t>
        </w:r>
      </w:moveFrom>
    </w:p>
    <w:p w14:paraId="19F4CCF2" w14:textId="7528B4B8" w:rsidR="00DF5BBA" w:rsidDel="00BF658A" w:rsidRDefault="00DF5BBA" w:rsidP="00DF5BBA">
      <w:pPr>
        <w:pStyle w:val="BulletList2"/>
        <w:rPr>
          <w:moveFrom w:id="691" w:author="Isha Gupta" w:date="2017-05-17T10:50:00Z"/>
        </w:rPr>
      </w:pPr>
      <w:moveFrom w:id="692" w:author="Isha Gupta" w:date="2017-05-17T10:50:00Z">
        <w:r w:rsidRPr="009A3736" w:rsidDel="00BF658A">
          <w:t>Are there any CPU usage constraints while the application is executing?</w:t>
        </w:r>
      </w:moveFrom>
    </w:p>
    <w:p w14:paraId="5F672F1D" w14:textId="55DBC912" w:rsidR="000D15CD" w:rsidRPr="009A3736" w:rsidDel="00BF658A" w:rsidRDefault="000D15CD" w:rsidP="000D15CD">
      <w:pPr>
        <w:pStyle w:val="BulletList2"/>
        <w:numPr>
          <w:ilvl w:val="1"/>
          <w:numId w:val="4"/>
        </w:numPr>
        <w:rPr>
          <w:moveFrom w:id="693" w:author="Isha Gupta" w:date="2017-05-17T10:50:00Z"/>
        </w:rPr>
      </w:pPr>
      <w:moveFrom w:id="694" w:author="Isha Gupta" w:date="2017-05-17T10:50:00Z">
        <w:r w:rsidDel="00BF658A">
          <w:t>CPU standards should be met , dual core, i7, 8GB RAM etc.</w:t>
        </w:r>
      </w:moveFrom>
    </w:p>
    <w:p w14:paraId="14874527" w14:textId="61A1B1DE" w:rsidR="00DF5BBA" w:rsidRPr="009A3736" w:rsidDel="00BF658A" w:rsidRDefault="00DF5BBA" w:rsidP="00DF5BBA">
      <w:pPr>
        <w:pStyle w:val="BulletList1"/>
        <w:rPr>
          <w:moveFrom w:id="695" w:author="Isha Gupta" w:date="2017-05-17T10:50:00Z"/>
        </w:rPr>
      </w:pPr>
      <w:moveFrom w:id="696" w:author="Isha Gupta" w:date="2017-05-17T10:50:00Z">
        <w:r w:rsidRPr="009A3736" w:rsidDel="00BF658A">
          <w:t>Degradation Under Overload Conditions              </w:t>
        </w:r>
      </w:moveFrom>
    </w:p>
    <w:p w14:paraId="2474A5F0" w14:textId="6B769AC0" w:rsidR="00DF5BBA" w:rsidRPr="000D15CD" w:rsidDel="00BF658A" w:rsidRDefault="00DF5BBA" w:rsidP="00DF5BBA">
      <w:pPr>
        <w:pStyle w:val="BulletList2"/>
        <w:rPr>
          <w:moveFrom w:id="697" w:author="Isha Gupta" w:date="2017-05-17T10:50:00Z"/>
          <w:lang w:val="en-US" w:eastAsia="ja-JP"/>
        </w:rPr>
      </w:pPr>
      <w:moveFrom w:id="698" w:author="Isha Gupta" w:date="2017-05-17T10:50:00Z">
        <w:r w:rsidRPr="009A3736" w:rsidDel="00BF658A">
          <w:t>How should the system respond to extreme conditions?</w:t>
        </w:r>
      </w:moveFrom>
    </w:p>
    <w:p w14:paraId="2A0EA794" w14:textId="0016F84B" w:rsidR="000D15CD" w:rsidRPr="00DF5BBA" w:rsidDel="00BF658A" w:rsidRDefault="000D15CD" w:rsidP="000D15CD">
      <w:pPr>
        <w:pStyle w:val="BulletList2"/>
        <w:numPr>
          <w:ilvl w:val="1"/>
          <w:numId w:val="4"/>
        </w:numPr>
        <w:rPr>
          <w:moveFrom w:id="699" w:author="Isha Gupta" w:date="2017-05-17T10:50:00Z"/>
          <w:lang w:val="en-US" w:eastAsia="ja-JP"/>
        </w:rPr>
      </w:pPr>
      <w:moveFrom w:id="700" w:author="Isha Gupta" w:date="2017-05-17T10:50:00Z">
        <w:r w:rsidDel="00BF658A">
          <w:t>Please refer Infrastructure diagram section.</w:t>
        </w:r>
      </w:moveFrom>
    </w:p>
    <w:p w14:paraId="0F3FA5DF" w14:textId="2F66E982" w:rsidR="00DF5BBA" w:rsidDel="00BF658A" w:rsidRDefault="00DF5BBA" w:rsidP="00DF5BBA">
      <w:pPr>
        <w:pStyle w:val="Heading2"/>
        <w:rPr>
          <w:moveFrom w:id="701" w:author="Isha Gupta" w:date="2017-05-17T10:50:00Z"/>
        </w:rPr>
      </w:pPr>
      <w:bookmarkStart w:id="702" w:name="_Toc482009616"/>
      <w:moveFrom w:id="703" w:author="Isha Gupta" w:date="2017-05-17T10:50:00Z">
        <w:r w:rsidDel="00BF658A">
          <w:t>Security</w:t>
        </w:r>
        <w:bookmarkEnd w:id="702"/>
      </w:moveFrom>
    </w:p>
    <w:p w14:paraId="17CB0BF8" w14:textId="1A18E6E3" w:rsidR="00DF5BBA" w:rsidRPr="009A3736" w:rsidDel="00BF658A" w:rsidRDefault="00DF5BBA" w:rsidP="00DF5BBA">
      <w:pPr>
        <w:pStyle w:val="BulletList1"/>
        <w:rPr>
          <w:moveFrom w:id="704" w:author="Isha Gupta" w:date="2017-05-17T10:50:00Z"/>
        </w:rPr>
      </w:pPr>
      <w:moveFrom w:id="705" w:author="Isha Gupta" w:date="2017-05-17T10:50:00Z">
        <w:r w:rsidRPr="009A3736" w:rsidDel="00BF658A">
          <w:t>Internal Security  </w:t>
        </w:r>
      </w:moveFrom>
    </w:p>
    <w:p w14:paraId="6396E629" w14:textId="65548D36" w:rsidR="00DF5BBA" w:rsidDel="00BF658A" w:rsidRDefault="00DF5BBA" w:rsidP="00DF5BBA">
      <w:pPr>
        <w:pStyle w:val="BulletList2"/>
        <w:rPr>
          <w:moveFrom w:id="706" w:author="Isha Gupta" w:date="2017-05-17T10:50:00Z"/>
        </w:rPr>
      </w:pPr>
      <w:moveFrom w:id="707" w:author="Isha Gupta" w:date="2017-05-17T10:50:00Z">
        <w:r w:rsidRPr="009A3736" w:rsidDel="00BF658A">
          <w:t>Must access to any data or the system itself be controlled?</w:t>
        </w:r>
      </w:moveFrom>
    </w:p>
    <w:p w14:paraId="2F088E29" w14:textId="406B0AC5" w:rsidR="000D15CD" w:rsidRPr="009A3736" w:rsidDel="00BF658A" w:rsidRDefault="000D15CD" w:rsidP="000D15CD">
      <w:pPr>
        <w:pStyle w:val="BulletList2"/>
        <w:numPr>
          <w:ilvl w:val="1"/>
          <w:numId w:val="4"/>
        </w:numPr>
        <w:rPr>
          <w:moveFrom w:id="708" w:author="Isha Gupta" w:date="2017-05-17T10:50:00Z"/>
        </w:rPr>
      </w:pPr>
      <w:moveFrom w:id="709" w:author="Isha Gupta" w:date="2017-05-17T10:50:00Z">
        <w:r w:rsidDel="00BF658A">
          <w:t>Data security mechanism is implemented to avoid anti-cross site scripting and sql injection.</w:t>
        </w:r>
      </w:moveFrom>
    </w:p>
    <w:p w14:paraId="76427782" w14:textId="53416D60" w:rsidR="00DF5BBA" w:rsidRPr="000D15CD" w:rsidDel="00BF658A" w:rsidRDefault="00DF5BBA" w:rsidP="00DF5BBA">
      <w:pPr>
        <w:pStyle w:val="BulletList2"/>
        <w:rPr>
          <w:moveFrom w:id="710" w:author="Isha Gupta" w:date="2017-05-17T10:50:00Z"/>
        </w:rPr>
      </w:pPr>
      <w:moveFrom w:id="711" w:author="Isha Gupta" w:date="2017-05-17T10:50:00Z">
        <w:r w:rsidRPr="009A3736" w:rsidDel="00BF658A">
          <w:rPr>
            <w:lang w:val="en-GB"/>
          </w:rPr>
          <w:t>Are there any requirements to ensure the integrity of the system from accidental or malicious damage?</w:t>
        </w:r>
      </w:moveFrom>
    </w:p>
    <w:p w14:paraId="6EEFB467" w14:textId="0019E4A5" w:rsidR="000D15CD" w:rsidRPr="009A3736" w:rsidDel="00BF658A" w:rsidRDefault="000D15CD" w:rsidP="000D15CD">
      <w:pPr>
        <w:pStyle w:val="BulletList2"/>
        <w:numPr>
          <w:ilvl w:val="1"/>
          <w:numId w:val="4"/>
        </w:numPr>
        <w:rPr>
          <w:moveFrom w:id="712" w:author="Isha Gupta" w:date="2017-05-17T10:50:00Z"/>
        </w:rPr>
      </w:pPr>
      <w:moveFrom w:id="713" w:author="Isha Gupta" w:date="2017-05-17T10:50:00Z">
        <w:r w:rsidDel="00BF658A">
          <w:rPr>
            <w:lang w:val="en-GB"/>
          </w:rPr>
          <w:t xml:space="preserve">At data level, ACID properties will be maintained. </w:t>
        </w:r>
      </w:moveFrom>
    </w:p>
    <w:p w14:paraId="7CE8CF1F" w14:textId="7C654024" w:rsidR="00DF5BBA" w:rsidRPr="009A3736" w:rsidDel="00BF658A" w:rsidRDefault="00DF5BBA" w:rsidP="00DF5BBA">
      <w:pPr>
        <w:pStyle w:val="BulletList1"/>
        <w:rPr>
          <w:moveFrom w:id="714" w:author="Isha Gupta" w:date="2017-05-17T10:50:00Z"/>
        </w:rPr>
      </w:pPr>
      <w:moveFrom w:id="715" w:author="Isha Gupta" w:date="2017-05-17T10:50:00Z">
        <w:r w:rsidRPr="009A3736" w:rsidDel="00BF658A">
          <w:t xml:space="preserve">External Security </w:t>
        </w:r>
      </w:moveFrom>
    </w:p>
    <w:p w14:paraId="0A5ED446" w14:textId="3AD828C6" w:rsidR="00DF5BBA" w:rsidRPr="009A3736" w:rsidDel="00BF658A" w:rsidRDefault="00DF5BBA" w:rsidP="00DF5BBA">
      <w:pPr>
        <w:pStyle w:val="BulletList2"/>
        <w:rPr>
          <w:moveFrom w:id="716" w:author="Isha Gupta" w:date="2017-05-17T10:50:00Z"/>
        </w:rPr>
      </w:pPr>
      <w:moveFrom w:id="717" w:author="Isha Gupta" w:date="2017-05-17T10:50:00Z">
        <w:r w:rsidRPr="009A3736" w:rsidDel="00BF658A">
          <w:t>Is physical security an issue?</w:t>
        </w:r>
        <w:r w:rsidR="000D15CD" w:rsidDel="00BF658A">
          <w:t xml:space="preserve"> NA</w:t>
        </w:r>
      </w:moveFrom>
    </w:p>
    <w:p w14:paraId="73022637" w14:textId="29C84A6C" w:rsidR="00DF5BBA" w:rsidRPr="009A3736" w:rsidDel="00BF658A" w:rsidRDefault="00DF5BBA" w:rsidP="00DF5BBA">
      <w:pPr>
        <w:pStyle w:val="BulletList2"/>
        <w:rPr>
          <w:moveFrom w:id="718" w:author="Isha Gupta" w:date="2017-05-17T10:50:00Z"/>
        </w:rPr>
      </w:pPr>
      <w:moveFrom w:id="719" w:author="Isha Gupta" w:date="2017-05-17T10:50:00Z">
        <w:r w:rsidRPr="009A3736" w:rsidDel="00BF658A">
          <w:rPr>
            <w:lang w:val="en-GB"/>
          </w:rPr>
          <w:t>Must all external communications between the system’s data server and clients be encrypted</w:t>
        </w:r>
        <w:r w:rsidRPr="009A3736" w:rsidDel="00BF658A">
          <w:t>?</w:t>
        </w:r>
        <w:r w:rsidR="000D15CD" w:rsidDel="00BF658A">
          <w:t xml:space="preserve"> Encryption mechanism is implemented at each request level.</w:t>
        </w:r>
      </w:moveFrom>
    </w:p>
    <w:p w14:paraId="3481134D" w14:textId="3048C366" w:rsidR="00DF5BBA" w:rsidRPr="009A3736" w:rsidDel="00BF658A" w:rsidRDefault="00DF5BBA" w:rsidP="00DF5BBA">
      <w:pPr>
        <w:pStyle w:val="Heading2"/>
        <w:rPr>
          <w:moveFrom w:id="720" w:author="Isha Gupta" w:date="2017-05-17T10:50:00Z"/>
        </w:rPr>
      </w:pPr>
      <w:bookmarkStart w:id="721" w:name="_Toc276998214"/>
      <w:bookmarkStart w:id="722" w:name="_Toc482009617"/>
      <w:moveFrom w:id="723" w:author="Isha Gupta" w:date="2017-05-17T10:50:00Z">
        <w:r w:rsidRPr="00DF5BBA" w:rsidDel="00BF658A">
          <w:t>Supportability</w:t>
        </w:r>
        <w:bookmarkEnd w:id="721"/>
        <w:bookmarkEnd w:id="722"/>
        <w:r w:rsidRPr="009A3736" w:rsidDel="00BF658A">
          <w:t xml:space="preserve">    </w:t>
        </w:r>
      </w:moveFrom>
    </w:p>
    <w:p w14:paraId="56CE4C9C" w14:textId="727CF1B9" w:rsidR="00DF5BBA" w:rsidRPr="009A3736" w:rsidDel="00BF658A" w:rsidRDefault="00DF5BBA" w:rsidP="00DF5BBA">
      <w:pPr>
        <w:pStyle w:val="BulletList1"/>
        <w:rPr>
          <w:moveFrom w:id="724" w:author="Isha Gupta" w:date="2017-05-17T10:50:00Z"/>
        </w:rPr>
      </w:pPr>
      <w:moveFrom w:id="725" w:author="Isha Gupta" w:date="2017-05-17T10:50:00Z">
        <w:r w:rsidRPr="009A3736" w:rsidDel="00BF658A">
          <w:t xml:space="preserve">Ease of Installation          </w:t>
        </w:r>
      </w:moveFrom>
    </w:p>
    <w:p w14:paraId="435DDC21" w14:textId="23D22C54" w:rsidR="00DF5BBA" w:rsidRPr="009A3736" w:rsidDel="00BF658A" w:rsidRDefault="00DF5BBA" w:rsidP="00DF5BBA">
      <w:pPr>
        <w:pStyle w:val="BulletList2"/>
        <w:rPr>
          <w:moveFrom w:id="726" w:author="Isha Gupta" w:date="2017-05-17T10:50:00Z"/>
        </w:rPr>
      </w:pPr>
      <w:moveFrom w:id="727" w:author="Isha Gupta" w:date="2017-05-17T10:50:00Z">
        <w:r w:rsidRPr="009A3736" w:rsidDel="00BF658A">
          <w:t>Is there any need for an automatic installation package? Or manual installation will suffice?</w:t>
        </w:r>
        <w:r w:rsidR="000D15CD" w:rsidDel="00BF658A">
          <w:t xml:space="preserve"> NA</w:t>
        </w:r>
      </w:moveFrom>
    </w:p>
    <w:p w14:paraId="02D2C791" w14:textId="44FA72C7" w:rsidR="00DF5BBA" w:rsidRPr="009A3736" w:rsidDel="00BF658A" w:rsidRDefault="00DF5BBA" w:rsidP="00DF5BBA">
      <w:pPr>
        <w:pStyle w:val="BulletList2"/>
        <w:rPr>
          <w:moveFrom w:id="728" w:author="Isha Gupta" w:date="2017-05-17T10:50:00Z"/>
        </w:rPr>
      </w:pPr>
      <w:moveFrom w:id="729" w:author="Isha Gupta" w:date="2017-05-17T10:50:00Z">
        <w:r w:rsidRPr="009A3736" w:rsidDel="00BF658A">
          <w:t>Who is responsible for system installation?</w:t>
        </w:r>
        <w:r w:rsidR="000D15CD" w:rsidDel="00BF658A">
          <w:t xml:space="preserve"> System Admin.</w:t>
        </w:r>
      </w:moveFrom>
    </w:p>
    <w:p w14:paraId="6B3EB687" w14:textId="60746F2C" w:rsidR="00DF5BBA" w:rsidRPr="009A3736" w:rsidDel="00BF658A" w:rsidRDefault="00DF5BBA" w:rsidP="00DF5BBA">
      <w:pPr>
        <w:pStyle w:val="BulletList2"/>
        <w:rPr>
          <w:moveFrom w:id="730" w:author="Isha Gupta" w:date="2017-05-17T10:50:00Z"/>
        </w:rPr>
      </w:pPr>
      <w:moveFrom w:id="731" w:author="Isha Gupta" w:date="2017-05-17T10:50:00Z">
        <w:r w:rsidRPr="009A3736" w:rsidDel="00BF658A">
          <w:t>How many installations of the system will be required?</w:t>
        </w:r>
        <w:r w:rsidR="000D15CD" w:rsidDel="00BF658A">
          <w:t xml:space="preserve"> 1 per site.</w:t>
        </w:r>
      </w:moveFrom>
    </w:p>
    <w:p w14:paraId="5FED435E" w14:textId="6DD9C99E" w:rsidR="00DF5BBA" w:rsidRPr="009A3736" w:rsidDel="00BF658A" w:rsidRDefault="00DF5BBA" w:rsidP="00DF5BBA">
      <w:pPr>
        <w:pStyle w:val="BulletList1"/>
        <w:rPr>
          <w:moveFrom w:id="732" w:author="Isha Gupta" w:date="2017-05-17T10:50:00Z"/>
        </w:rPr>
      </w:pPr>
      <w:moveFrom w:id="733" w:author="Isha Gupta" w:date="2017-05-17T10:50:00Z">
        <w:r w:rsidRPr="009A3736" w:rsidDel="00BF658A">
          <w:t>Planned Maintenance  </w:t>
        </w:r>
      </w:moveFrom>
    </w:p>
    <w:p w14:paraId="2C3E5454" w14:textId="3DF18F5B" w:rsidR="00DF5BBA" w:rsidRPr="009A3736" w:rsidDel="00BF658A" w:rsidRDefault="00DF5BBA" w:rsidP="00DF5BBA">
      <w:pPr>
        <w:pStyle w:val="BulletList2"/>
        <w:rPr>
          <w:moveFrom w:id="734" w:author="Isha Gupta" w:date="2017-05-17T10:50:00Z"/>
        </w:rPr>
      </w:pPr>
      <w:moveFrom w:id="735" w:author="Isha Gupta" w:date="2017-05-17T10:50:00Z">
        <w:r w:rsidRPr="009A3736" w:rsidDel="00BF658A">
          <w:t>What would be the frequency of system maintenance?</w:t>
        </w:r>
        <w:r w:rsidR="000D15CD" w:rsidDel="00BF658A">
          <w:t xml:space="preserve"> NA</w:t>
        </w:r>
      </w:moveFrom>
    </w:p>
    <w:p w14:paraId="6E35D28F" w14:textId="19C230AF" w:rsidR="00DF5BBA" w:rsidRPr="009A3736" w:rsidDel="00BF658A" w:rsidRDefault="00DF5BBA" w:rsidP="00DF5BBA">
      <w:pPr>
        <w:pStyle w:val="BulletList2"/>
        <w:rPr>
          <w:moveFrom w:id="736" w:author="Isha Gupta" w:date="2017-05-17T10:50:00Z"/>
        </w:rPr>
      </w:pPr>
      <w:moveFrom w:id="737" w:author="Isha Gupta" w:date="2017-05-17T10:50:00Z">
        <w:r w:rsidRPr="009A3736" w:rsidDel="00BF658A">
          <w:t>Who will be responsible for system maintenance?</w:t>
        </w:r>
        <w:r w:rsidR="000D15CD" w:rsidDel="00BF658A">
          <w:t xml:space="preserve"> System Admin.</w:t>
        </w:r>
      </w:moveFrom>
    </w:p>
    <w:p w14:paraId="21DBB30F" w14:textId="49D2685D" w:rsidR="00DF5BBA" w:rsidRPr="009A3736" w:rsidDel="00BF658A" w:rsidRDefault="00DF5BBA" w:rsidP="00DF5BBA">
      <w:pPr>
        <w:pStyle w:val="BulletList1"/>
        <w:rPr>
          <w:moveFrom w:id="738" w:author="Isha Gupta" w:date="2017-05-17T10:50:00Z"/>
        </w:rPr>
      </w:pPr>
      <w:moveFrom w:id="739" w:author="Isha Gupta" w:date="2017-05-17T10:50:00Z">
        <w:r w:rsidRPr="009A3736" w:rsidDel="00BF658A">
          <w:t>Modification</w:t>
        </w:r>
      </w:moveFrom>
    </w:p>
    <w:p w14:paraId="04710AB6" w14:textId="5FB58378" w:rsidR="00DF5BBA" w:rsidRPr="009A3736" w:rsidDel="00BF658A" w:rsidRDefault="00DF5BBA" w:rsidP="00DF5BBA">
      <w:pPr>
        <w:pStyle w:val="BulletList2"/>
        <w:rPr>
          <w:moveFrom w:id="740" w:author="Isha Gupta" w:date="2017-05-17T10:50:00Z"/>
        </w:rPr>
      </w:pPr>
      <w:moveFrom w:id="741" w:author="Isha Gupta" w:date="2017-05-17T10:50:00Z">
        <w:r w:rsidRPr="009A3736" w:rsidDel="00BF658A">
          <w:t>What parts of the system are likely candidates for later modification?</w:t>
        </w:r>
        <w:r w:rsidR="000D15CD" w:rsidDel="00BF658A">
          <w:t xml:space="preserve"> </w:t>
        </w:r>
      </w:moveFrom>
    </w:p>
    <w:p w14:paraId="7FB4ADCC" w14:textId="51818A07" w:rsidR="00DF5BBA" w:rsidRPr="009A3736" w:rsidDel="00BF658A" w:rsidRDefault="00DF5BBA" w:rsidP="00DF5BBA">
      <w:pPr>
        <w:pStyle w:val="BulletList2"/>
        <w:rPr>
          <w:moveFrom w:id="742" w:author="Isha Gupta" w:date="2017-05-17T10:50:00Z"/>
        </w:rPr>
      </w:pPr>
      <w:moveFrom w:id="743" w:author="Isha Gupta" w:date="2017-05-17T10:50:00Z">
        <w:r w:rsidRPr="009A3736" w:rsidDel="00BF658A">
          <w:t>What sorts of modifications are expected?</w:t>
        </w:r>
      </w:moveFrom>
    </w:p>
    <w:p w14:paraId="517C6877" w14:textId="71991CE9" w:rsidR="00DF5BBA" w:rsidRPr="009A3736" w:rsidDel="00BF658A" w:rsidRDefault="00DF5BBA" w:rsidP="00DF5BBA">
      <w:pPr>
        <w:pStyle w:val="BulletList1"/>
        <w:rPr>
          <w:moveFrom w:id="744" w:author="Isha Gupta" w:date="2017-05-17T10:50:00Z"/>
        </w:rPr>
      </w:pPr>
      <w:moveFrom w:id="745" w:author="Isha Gupta" w:date="2017-05-17T10:50:00Z">
        <w:r w:rsidRPr="009A3736" w:rsidDel="00BF658A">
          <w:t>Backup</w:t>
        </w:r>
      </w:moveFrom>
    </w:p>
    <w:p w14:paraId="2CC072BA" w14:textId="760A17CF" w:rsidR="00DF5BBA" w:rsidRPr="009A3736" w:rsidDel="00BF658A" w:rsidRDefault="00DF5BBA" w:rsidP="00DF5BBA">
      <w:pPr>
        <w:pStyle w:val="BulletList2"/>
        <w:rPr>
          <w:moveFrom w:id="746" w:author="Isha Gupta" w:date="2017-05-17T10:50:00Z"/>
        </w:rPr>
      </w:pPr>
      <w:moveFrom w:id="747" w:author="Isha Gupta" w:date="2017-05-17T10:50:00Z">
        <w:r w:rsidRPr="009A3736" w:rsidDel="00BF658A">
          <w:t>How often will the system be backed up?</w:t>
        </w:r>
        <w:r w:rsidR="000D15CD" w:rsidDel="00BF658A">
          <w:t xml:space="preserve"> Scheduler is implemented as per requirement. (Weekly or daily)</w:t>
        </w:r>
      </w:moveFrom>
    </w:p>
    <w:p w14:paraId="6DFE06B6" w14:textId="1EDB3074" w:rsidR="00DF5BBA" w:rsidRPr="009A3736" w:rsidDel="00BF658A" w:rsidRDefault="00DF5BBA" w:rsidP="00DF5BBA">
      <w:pPr>
        <w:pStyle w:val="BulletList2"/>
        <w:rPr>
          <w:moveFrom w:id="748" w:author="Isha Gupta" w:date="2017-05-17T10:50:00Z"/>
        </w:rPr>
      </w:pPr>
      <w:moveFrom w:id="749" w:author="Isha Gupta" w:date="2017-05-17T10:50:00Z">
        <w:r w:rsidRPr="009A3736" w:rsidDel="00BF658A">
          <w:t>Who will be responsible for the back up?</w:t>
        </w:r>
        <w:r w:rsidR="000D15CD" w:rsidDel="00BF658A">
          <w:t xml:space="preserve"> Scheduler.</w:t>
        </w:r>
      </w:moveFrom>
    </w:p>
    <w:p w14:paraId="45545659" w14:textId="59DE8E88" w:rsidR="00DF5BBA" w:rsidRPr="009A3736" w:rsidDel="00BF658A" w:rsidRDefault="00DF5BBA" w:rsidP="00DF5BBA">
      <w:pPr>
        <w:pStyle w:val="BulletList1"/>
        <w:rPr>
          <w:moveFrom w:id="750" w:author="Isha Gupta" w:date="2017-05-17T10:50:00Z"/>
        </w:rPr>
      </w:pPr>
      <w:moveFrom w:id="751" w:author="Isha Gupta" w:date="2017-05-17T10:50:00Z">
        <w:r w:rsidRPr="009A3736" w:rsidDel="00BF658A">
          <w:t xml:space="preserve">Ease of Configuration     </w:t>
        </w:r>
      </w:moveFrom>
    </w:p>
    <w:p w14:paraId="4F817344" w14:textId="37CE54EB" w:rsidR="000D15CD" w:rsidDel="00BF658A" w:rsidRDefault="00DF5BBA" w:rsidP="00DF5BBA">
      <w:pPr>
        <w:pStyle w:val="BulletList2"/>
        <w:rPr>
          <w:moveFrom w:id="752" w:author="Isha Gupta" w:date="2017-05-17T10:50:00Z"/>
        </w:rPr>
      </w:pPr>
      <w:moveFrom w:id="753" w:author="Isha Gupta" w:date="2017-05-17T10:50:00Z">
        <w:r w:rsidRPr="009A3736" w:rsidDel="00BF658A">
          <w:t>What type of configuration requirements of the system?</w:t>
        </w:r>
        <w:r w:rsidR="000D15CD" w:rsidDel="00BF658A">
          <w:t xml:space="preserve"> </w:t>
        </w:r>
      </w:moveFrom>
    </w:p>
    <w:p w14:paraId="342FD6DD" w14:textId="6E461399" w:rsidR="00DF5BBA" w:rsidRPr="009A3736" w:rsidDel="00BF658A" w:rsidRDefault="000D15CD" w:rsidP="000D15CD">
      <w:pPr>
        <w:pStyle w:val="BulletList2"/>
        <w:numPr>
          <w:ilvl w:val="1"/>
          <w:numId w:val="4"/>
        </w:numPr>
        <w:rPr>
          <w:moveFrom w:id="754" w:author="Isha Gupta" w:date="2017-05-17T10:50:00Z"/>
        </w:rPr>
      </w:pPr>
      <w:moveFrom w:id="755" w:author="Isha Gupta" w:date="2017-05-17T10:50:00Z">
        <w:r w:rsidDel="00BF658A">
          <w:t>Service timeout changes, multi lingual etc.</w:t>
        </w:r>
      </w:moveFrom>
    </w:p>
    <w:p w14:paraId="2A52A9FD" w14:textId="61790BC9" w:rsidR="00DF5BBA" w:rsidRPr="009A3736" w:rsidDel="00BF658A" w:rsidRDefault="00DF5BBA" w:rsidP="00DF5BBA">
      <w:pPr>
        <w:pStyle w:val="BulletList2"/>
        <w:rPr>
          <w:moveFrom w:id="756" w:author="Isha Gupta" w:date="2017-05-17T10:50:00Z"/>
        </w:rPr>
      </w:pPr>
      <w:moveFrom w:id="757" w:author="Isha Gupta" w:date="2017-05-17T10:50:00Z">
        <w:r w:rsidRPr="009A3736" w:rsidDel="00BF658A">
          <w:t>Is any type of administration panel is required to configure the system?</w:t>
        </w:r>
        <w:r w:rsidR="000D15CD" w:rsidDel="00BF658A">
          <w:t xml:space="preserve"> System admin can login and configure the master data.</w:t>
        </w:r>
      </w:moveFrom>
    </w:p>
    <w:p w14:paraId="4050103F" w14:textId="74FA0C83" w:rsidR="00DF5BBA" w:rsidRPr="009A3736" w:rsidDel="00BF658A" w:rsidRDefault="00DF5BBA" w:rsidP="00DF5BBA">
      <w:pPr>
        <w:pStyle w:val="BulletList2"/>
        <w:rPr>
          <w:moveFrom w:id="758" w:author="Isha Gupta" w:date="2017-05-17T10:50:00Z"/>
        </w:rPr>
      </w:pPr>
      <w:moveFrom w:id="759" w:author="Isha Gupta" w:date="2017-05-17T10:50:00Z">
        <w:r w:rsidRPr="009A3736" w:rsidDel="00BF658A">
          <w:t>Would configuration items specified in application configuration file be acceptable?</w:t>
        </w:r>
        <w:r w:rsidR="000D15CD" w:rsidDel="00BF658A">
          <w:t xml:space="preserve"> Yes.</w:t>
        </w:r>
      </w:moveFrom>
    </w:p>
    <w:p w14:paraId="5A8C29B6" w14:textId="37BEF5B3" w:rsidR="00DF5BBA" w:rsidRPr="009A3736" w:rsidDel="00BF658A" w:rsidRDefault="00DF5BBA" w:rsidP="00DF5BBA">
      <w:pPr>
        <w:pStyle w:val="BulletList1"/>
        <w:rPr>
          <w:moveFrom w:id="760" w:author="Isha Gupta" w:date="2017-05-17T10:50:00Z"/>
        </w:rPr>
      </w:pPr>
      <w:moveFrom w:id="761" w:author="Isha Gupta" w:date="2017-05-17T10:50:00Z">
        <w:r w:rsidRPr="009A3736" w:rsidDel="00BF658A">
          <w:t xml:space="preserve">Ease of Testing  </w:t>
        </w:r>
      </w:moveFrom>
    </w:p>
    <w:p w14:paraId="4E290960" w14:textId="59AFA2C7" w:rsidR="00DF5BBA" w:rsidRPr="009A3736" w:rsidDel="00BF658A" w:rsidRDefault="00DF5BBA" w:rsidP="00DF5BBA">
      <w:pPr>
        <w:pStyle w:val="BulletList2"/>
        <w:rPr>
          <w:moveFrom w:id="762" w:author="Isha Gupta" w:date="2017-05-17T10:50:00Z"/>
        </w:rPr>
      </w:pPr>
      <w:moveFrom w:id="763" w:author="Isha Gupta" w:date="2017-05-17T10:50:00Z">
        <w:r w:rsidRPr="009A3736" w:rsidDel="00BF658A">
          <w:t>Is system needs to be testable via automated test cases?</w:t>
        </w:r>
        <w:r w:rsidR="000D15CD" w:rsidDel="00BF658A">
          <w:t xml:space="preserve"> Yes</w:t>
        </w:r>
      </w:moveFrom>
    </w:p>
    <w:p w14:paraId="1759950C" w14:textId="15E47085" w:rsidR="00DF5BBA" w:rsidRPr="009A3736" w:rsidDel="00BF658A" w:rsidRDefault="00DF5BBA" w:rsidP="00DF5BBA">
      <w:pPr>
        <w:pStyle w:val="BulletList2"/>
        <w:rPr>
          <w:moveFrom w:id="764" w:author="Isha Gupta" w:date="2017-05-17T10:50:00Z"/>
        </w:rPr>
      </w:pPr>
      <w:moveFrom w:id="765" w:author="Isha Gupta" w:date="2017-05-17T10:50:00Z">
        <w:r w:rsidRPr="009A3736" w:rsidDel="00BF658A">
          <w:t xml:space="preserve">What level of user acceptance testing is required? </w:t>
        </w:r>
        <w:r w:rsidR="00092BE8" w:rsidDel="00BF658A">
          <w:t>NA</w:t>
        </w:r>
      </w:moveFrom>
    </w:p>
    <w:p w14:paraId="62B7B9C9" w14:textId="6C9B53FC" w:rsidR="00DF5BBA" w:rsidRPr="009A3736" w:rsidDel="00BF658A" w:rsidRDefault="00DF5BBA" w:rsidP="00DF5BBA">
      <w:pPr>
        <w:pStyle w:val="BulletList2"/>
        <w:rPr>
          <w:moveFrom w:id="766" w:author="Isha Gupta" w:date="2017-05-17T10:50:00Z"/>
        </w:rPr>
      </w:pPr>
      <w:moveFrom w:id="767" w:author="Isha Gupta" w:date="2017-05-17T10:50:00Z">
        <w:r w:rsidRPr="009A3736" w:rsidDel="00BF658A">
          <w:t>Are there any requirements to load test the system?</w:t>
        </w:r>
        <w:r w:rsidR="00092BE8" w:rsidDel="00BF658A">
          <w:t xml:space="preserve"> Yes</w:t>
        </w:r>
      </w:moveFrom>
    </w:p>
    <w:p w14:paraId="3D5F3859" w14:textId="605DEC65" w:rsidR="00DF5BBA" w:rsidDel="00BF658A" w:rsidRDefault="00DF5BBA" w:rsidP="00DF5BBA">
      <w:pPr>
        <w:pStyle w:val="BulletList2"/>
        <w:rPr>
          <w:moveFrom w:id="768" w:author="Isha Gupta" w:date="2017-05-17T10:50:00Z"/>
        </w:rPr>
      </w:pPr>
      <w:moveFrom w:id="769" w:author="Isha Gupta" w:date="2017-05-17T10:50:00Z">
        <w:r w:rsidRPr="009A3736" w:rsidDel="00BF658A">
          <w:t>What level of feature isolation/factoring is required from testability perspective?</w:t>
        </w:r>
      </w:moveFrom>
    </w:p>
    <w:p w14:paraId="0901907E" w14:textId="79F635D6" w:rsidR="00092BE8" w:rsidRPr="009A3736" w:rsidDel="00BF658A" w:rsidRDefault="00092BE8" w:rsidP="00092BE8">
      <w:pPr>
        <w:pStyle w:val="BulletList2"/>
        <w:numPr>
          <w:ilvl w:val="1"/>
          <w:numId w:val="4"/>
        </w:numPr>
        <w:rPr>
          <w:moveFrom w:id="770" w:author="Isha Gupta" w:date="2017-05-17T10:50:00Z"/>
        </w:rPr>
      </w:pPr>
      <w:moveFrom w:id="771" w:author="Isha Gupta" w:date="2017-05-17T10:50:00Z">
        <w:r w:rsidDel="00BF658A">
          <w:t>All Features will be tested in an isolated way through Unit testing.</w:t>
        </w:r>
      </w:moveFrom>
    </w:p>
    <w:p w14:paraId="1C10E34E" w14:textId="0C81F0B3" w:rsidR="00DF5BBA" w:rsidRPr="009A3736" w:rsidDel="00BF658A" w:rsidRDefault="00DF5BBA" w:rsidP="00DF5BBA">
      <w:pPr>
        <w:pStyle w:val="Heading2"/>
        <w:spacing w:before="200" w:after="0"/>
        <w:rPr>
          <w:moveFrom w:id="772" w:author="Isha Gupta" w:date="2017-05-17T10:50:00Z"/>
        </w:rPr>
      </w:pPr>
      <w:bookmarkStart w:id="773" w:name="_Toc276998215"/>
      <w:bookmarkStart w:id="774" w:name="_Toc482009618"/>
      <w:moveFrom w:id="775" w:author="Isha Gupta" w:date="2017-05-17T10:50:00Z">
        <w:r w:rsidRPr="009A3736" w:rsidDel="00BF658A">
          <w:t>Infrastructure Requirements</w:t>
        </w:r>
        <w:bookmarkEnd w:id="773"/>
        <w:bookmarkEnd w:id="774"/>
        <w:r w:rsidRPr="009A3736" w:rsidDel="00BF658A">
          <w:t xml:space="preserve">      </w:t>
        </w:r>
      </w:moveFrom>
    </w:p>
    <w:p w14:paraId="4EECDD49" w14:textId="6FFBB7B3" w:rsidR="00DF5BBA" w:rsidRPr="009A3736" w:rsidDel="00BF658A" w:rsidRDefault="00DF5BBA" w:rsidP="00DF5BBA">
      <w:pPr>
        <w:pStyle w:val="BulletList1"/>
        <w:rPr>
          <w:moveFrom w:id="776" w:author="Isha Gupta" w:date="2017-05-17T10:50:00Z"/>
        </w:rPr>
      </w:pPr>
      <w:moveFrom w:id="777" w:author="Isha Gupta" w:date="2017-05-17T10:50:00Z">
        <w:r w:rsidRPr="009A3736" w:rsidDel="00BF658A">
          <w:t xml:space="preserve">Clients  </w:t>
        </w:r>
      </w:moveFrom>
    </w:p>
    <w:p w14:paraId="6FF20AF7" w14:textId="26C34278" w:rsidR="00DF5BBA" w:rsidRPr="009A3736" w:rsidDel="00BF658A" w:rsidRDefault="00DF5BBA" w:rsidP="00DF5BBA">
      <w:pPr>
        <w:pStyle w:val="BulletList2"/>
        <w:rPr>
          <w:moveFrom w:id="778" w:author="Isha Gupta" w:date="2017-05-17T10:50:00Z"/>
        </w:rPr>
      </w:pPr>
      <w:moveFrom w:id="779" w:author="Isha Gupta" w:date="2017-05-17T10:50:00Z">
        <w:r w:rsidRPr="009A3736" w:rsidDel="00BF658A">
          <w:t>What are the client system hardware, memory and browser requirements?</w:t>
        </w:r>
      </w:moveFrom>
    </w:p>
    <w:p w14:paraId="339B9094" w14:textId="2BD9B390" w:rsidR="00DF5BBA" w:rsidRPr="009A3736" w:rsidDel="00BF658A" w:rsidRDefault="00DF5BBA" w:rsidP="00DF5BBA">
      <w:pPr>
        <w:pStyle w:val="BulletList1"/>
        <w:rPr>
          <w:moveFrom w:id="780" w:author="Isha Gupta" w:date="2017-05-17T10:50:00Z"/>
        </w:rPr>
      </w:pPr>
      <w:moveFrom w:id="781" w:author="Isha Gupta" w:date="2017-05-17T10:50:00Z">
        <w:r w:rsidRPr="009A3736" w:rsidDel="00BF658A">
          <w:t xml:space="preserve">Servers </w:t>
        </w:r>
      </w:moveFrom>
    </w:p>
    <w:p w14:paraId="72065880" w14:textId="59CA571B" w:rsidR="00DF5BBA" w:rsidRPr="009A3736" w:rsidDel="00BF658A" w:rsidRDefault="00DF5BBA" w:rsidP="00DF5BBA">
      <w:pPr>
        <w:pStyle w:val="BulletList2"/>
        <w:rPr>
          <w:moveFrom w:id="782" w:author="Isha Gupta" w:date="2017-05-17T10:50:00Z"/>
        </w:rPr>
      </w:pPr>
      <w:moveFrom w:id="783" w:author="Isha Gupta" w:date="2017-05-17T10:50:00Z">
        <w:r w:rsidRPr="009A3736" w:rsidDel="00BF658A">
          <w:t>What hardware is the proposed server system to be used on?</w:t>
        </w:r>
      </w:moveFrom>
    </w:p>
    <w:p w14:paraId="787E256D" w14:textId="3D157557" w:rsidR="00DF5BBA" w:rsidRPr="009A3736" w:rsidDel="00BF658A" w:rsidRDefault="00DF5BBA" w:rsidP="00DF5BBA">
      <w:pPr>
        <w:pStyle w:val="BulletList2"/>
        <w:rPr>
          <w:moveFrom w:id="784" w:author="Isha Gupta" w:date="2017-05-17T10:50:00Z"/>
        </w:rPr>
      </w:pPr>
      <w:moveFrom w:id="785" w:author="Isha Gupta" w:date="2017-05-17T10:50:00Z">
        <w:r w:rsidRPr="009A3736" w:rsidDel="00BF658A">
          <w:t>What are the characteristics of the target hardware, including memory size and auxiliary storage space?</w:t>
        </w:r>
      </w:moveFrom>
    </w:p>
    <w:p w14:paraId="1A6EBB6A" w14:textId="7B435C0D" w:rsidR="00DF5BBA" w:rsidRPr="009A3736" w:rsidDel="00BF658A" w:rsidRDefault="00DF5BBA" w:rsidP="00DF5BBA">
      <w:pPr>
        <w:pStyle w:val="BulletList1"/>
        <w:rPr>
          <w:moveFrom w:id="786" w:author="Isha Gupta" w:date="2017-05-17T10:50:00Z"/>
        </w:rPr>
      </w:pPr>
      <w:moveFrom w:id="787" w:author="Isha Gupta" w:date="2017-05-17T10:50:00Z">
        <w:r w:rsidRPr="009A3736" w:rsidDel="00BF658A">
          <w:t xml:space="preserve">Networks </w:t>
        </w:r>
      </w:moveFrom>
    </w:p>
    <w:p w14:paraId="25188BE1" w14:textId="622F4992" w:rsidR="00DF5BBA" w:rsidRPr="009A3736" w:rsidDel="00BF658A" w:rsidRDefault="00DF5BBA" w:rsidP="00DF5BBA">
      <w:pPr>
        <w:pStyle w:val="BulletList2"/>
        <w:rPr>
          <w:moveFrom w:id="788" w:author="Isha Gupta" w:date="2017-05-17T10:50:00Z"/>
        </w:rPr>
      </w:pPr>
      <w:moveFrom w:id="789" w:author="Isha Gupta" w:date="2017-05-17T10:50:00Z">
        <w:r w:rsidRPr="009A3736" w:rsidDel="00BF658A">
          <w:t>What is the connection bandwidth required connecting Web Server and Application Server?</w:t>
        </w:r>
      </w:moveFrom>
    </w:p>
    <w:p w14:paraId="39BAFD52" w14:textId="4B2640C7" w:rsidR="00DF5BBA" w:rsidRPr="009A3736" w:rsidDel="00BF658A" w:rsidRDefault="00DF5BBA" w:rsidP="00DF5BBA">
      <w:pPr>
        <w:pStyle w:val="BulletList1"/>
        <w:rPr>
          <w:moveFrom w:id="790" w:author="Isha Gupta" w:date="2017-05-17T10:50:00Z"/>
        </w:rPr>
      </w:pPr>
      <w:moveFrom w:id="791" w:author="Isha Gupta" w:date="2017-05-17T10:50:00Z">
        <w:r w:rsidRPr="009A3736" w:rsidDel="00BF658A">
          <w:t>Peripherals</w:t>
        </w:r>
      </w:moveFrom>
    </w:p>
    <w:p w14:paraId="559510AC" w14:textId="158FEADC" w:rsidR="00DF5BBA" w:rsidRPr="009A3736" w:rsidDel="00BF658A" w:rsidRDefault="00DF5BBA" w:rsidP="00DF5BBA">
      <w:pPr>
        <w:pStyle w:val="BulletList2"/>
        <w:rPr>
          <w:moveFrom w:id="792" w:author="Isha Gupta" w:date="2017-05-17T10:50:00Z"/>
        </w:rPr>
      </w:pPr>
      <w:moveFrom w:id="793" w:author="Isha Gupta" w:date="2017-05-17T10:50:00Z">
        <w:r w:rsidRPr="009A3736" w:rsidDel="00BF658A">
          <w:t>Any specific hardware devices required running the system?</w:t>
        </w:r>
      </w:moveFrom>
    </w:p>
    <w:p w14:paraId="52AD872D" w14:textId="4D31C839" w:rsidR="00DF5BBA" w:rsidRPr="009A3736" w:rsidDel="00BF658A" w:rsidRDefault="00DF5BBA" w:rsidP="00DF5BBA">
      <w:pPr>
        <w:pStyle w:val="BulletList1"/>
        <w:rPr>
          <w:moveFrom w:id="794" w:author="Isha Gupta" w:date="2017-05-17T10:50:00Z"/>
        </w:rPr>
      </w:pPr>
      <w:moveFrom w:id="795" w:author="Isha Gupta" w:date="2017-05-17T10:50:00Z">
        <w:r w:rsidRPr="009A3736" w:rsidDel="00BF658A">
          <w:t xml:space="preserve">Web Services </w:t>
        </w:r>
      </w:moveFrom>
    </w:p>
    <w:p w14:paraId="6627AA61" w14:textId="326C14D1" w:rsidR="00DF5BBA" w:rsidRPr="009A3736" w:rsidDel="00BF658A" w:rsidRDefault="00DF5BBA" w:rsidP="00DF5BBA">
      <w:pPr>
        <w:pStyle w:val="BulletList2"/>
        <w:rPr>
          <w:moveFrom w:id="796" w:author="Isha Gupta" w:date="2017-05-17T10:50:00Z"/>
        </w:rPr>
      </w:pPr>
      <w:moveFrom w:id="797" w:author="Isha Gupta" w:date="2017-05-17T10:50:00Z">
        <w:r w:rsidRPr="009A3736" w:rsidDel="00BF658A">
          <w:t>What are the external web services on which system will depend on?</w:t>
        </w:r>
      </w:moveFrom>
    </w:p>
    <w:p w14:paraId="1AC02DB2" w14:textId="57541712" w:rsidR="00DF5BBA" w:rsidRPr="009A3736" w:rsidDel="00BF658A" w:rsidRDefault="00DF5BBA" w:rsidP="00DF5BBA">
      <w:pPr>
        <w:pStyle w:val="BulletList1"/>
        <w:rPr>
          <w:moveFrom w:id="798" w:author="Isha Gupta" w:date="2017-05-17T10:50:00Z"/>
          <w:rFonts w:eastAsia="Times New Roman" w:cs="Times New Roman"/>
        </w:rPr>
      </w:pPr>
      <w:moveFrom w:id="799" w:author="Isha Gupta" w:date="2017-05-17T10:50:00Z">
        <w:r w:rsidRPr="009A3736" w:rsidDel="00BF658A">
          <w:t>Environment</w:t>
        </w:r>
      </w:moveFrom>
    </w:p>
    <w:p w14:paraId="59A5D310" w14:textId="5005F504" w:rsidR="00DF5BBA" w:rsidRPr="009A3736" w:rsidDel="00BF658A" w:rsidRDefault="00DF5BBA" w:rsidP="00DF5BBA">
      <w:pPr>
        <w:pStyle w:val="BulletList2"/>
        <w:rPr>
          <w:moveFrom w:id="800" w:author="Isha Gupta" w:date="2017-05-17T10:50:00Z"/>
        </w:rPr>
      </w:pPr>
      <w:moveFrom w:id="801" w:author="Isha Gupta" w:date="2017-05-17T10:50:00Z">
        <w:r w:rsidRPr="009A3736" w:rsidDel="00BF658A">
          <w:t>Where will the target equipment operate?</w:t>
        </w:r>
      </w:moveFrom>
    </w:p>
    <w:p w14:paraId="499EFF01" w14:textId="0F956E60" w:rsidR="00DF5BBA" w:rsidRPr="009A3736" w:rsidDel="00BF658A" w:rsidRDefault="00DF5BBA" w:rsidP="00DF5BBA">
      <w:pPr>
        <w:pStyle w:val="BulletList2"/>
        <w:rPr>
          <w:moveFrom w:id="802" w:author="Isha Gupta" w:date="2017-05-17T10:50:00Z"/>
        </w:rPr>
      </w:pPr>
      <w:moveFrom w:id="803" w:author="Isha Gupta" w:date="2017-05-17T10:50:00Z">
        <w:r w:rsidRPr="009A3736" w:rsidDel="00BF658A">
          <w:t>Will the target equipment be in one or several locations?</w:t>
        </w:r>
      </w:moveFrom>
    </w:p>
    <w:p w14:paraId="73A99C4E" w14:textId="1C428D67" w:rsidR="00DF5BBA" w:rsidRPr="009A3736" w:rsidDel="00BF658A" w:rsidRDefault="00DF5BBA" w:rsidP="00DF5BBA">
      <w:pPr>
        <w:pStyle w:val="BulletList2"/>
        <w:rPr>
          <w:moveFrom w:id="804" w:author="Isha Gupta" w:date="2017-05-17T10:50:00Z"/>
        </w:rPr>
      </w:pPr>
      <w:moveFrom w:id="805" w:author="Isha Gupta" w:date="2017-05-17T10:50:00Z">
        <w:r w:rsidRPr="009A3736" w:rsidDel="00BF658A">
          <w:t>Will the environmental conditions in any way be out of the ordinary (for example, unusual temperatures, vibration, and magnetic fields)?</w:t>
        </w:r>
      </w:moveFrom>
    </w:p>
    <w:p w14:paraId="4CDE5F76" w14:textId="645CCB60" w:rsidR="00DF5BBA" w:rsidRPr="009A3736" w:rsidDel="00BF658A" w:rsidRDefault="00DF5BBA" w:rsidP="00DF5BBA">
      <w:pPr>
        <w:pStyle w:val="Heading2"/>
        <w:spacing w:before="200" w:after="0"/>
        <w:rPr>
          <w:moveFrom w:id="806" w:author="Isha Gupta" w:date="2017-05-17T10:50:00Z"/>
        </w:rPr>
      </w:pPr>
      <w:bookmarkStart w:id="807" w:name="_Toc276998216"/>
      <w:bookmarkStart w:id="808" w:name="_Toc482009619"/>
      <w:moveFrom w:id="809" w:author="Isha Gupta" w:date="2017-05-17T10:50:00Z">
        <w:r w:rsidRPr="009A3736" w:rsidDel="00BF658A">
          <w:t>Implementation Constraints</w:t>
        </w:r>
        <w:bookmarkEnd w:id="807"/>
        <w:bookmarkEnd w:id="808"/>
        <w:r w:rsidRPr="009A3736" w:rsidDel="00BF658A">
          <w:t xml:space="preserve">       </w:t>
        </w:r>
      </w:moveFrom>
    </w:p>
    <w:p w14:paraId="0A0106EA" w14:textId="56F30C0C" w:rsidR="00DF5BBA" w:rsidRPr="009A3736" w:rsidDel="00BF658A" w:rsidRDefault="00DF5BBA" w:rsidP="00407CF0">
      <w:pPr>
        <w:pStyle w:val="BulletList1"/>
        <w:rPr>
          <w:moveFrom w:id="810" w:author="Isha Gupta" w:date="2017-05-17T10:50:00Z"/>
        </w:rPr>
      </w:pPr>
      <w:moveFrom w:id="811" w:author="Isha Gupta" w:date="2017-05-17T10:50:00Z">
        <w:r w:rsidRPr="009A3736" w:rsidDel="00BF658A">
          <w:t>Development Platform</w:t>
        </w:r>
      </w:moveFrom>
    </w:p>
    <w:p w14:paraId="6472F8B3" w14:textId="46F176B9" w:rsidR="00B1287E" w:rsidDel="00BF658A" w:rsidRDefault="00DF5BBA" w:rsidP="00407CF0">
      <w:pPr>
        <w:pStyle w:val="BulletList2"/>
        <w:rPr>
          <w:moveFrom w:id="812" w:author="Isha Gupta" w:date="2017-05-17T10:50:00Z"/>
        </w:rPr>
      </w:pPr>
      <w:moveFrom w:id="813" w:author="Isha Gupta" w:date="2017-05-17T10:50:00Z">
        <w:r w:rsidRPr="009A3736" w:rsidDel="00BF658A">
          <w:t>Is there any specific requirement that the system should be implemented on a particular platform such as .NET 3.5?</w:t>
        </w:r>
        <w:r w:rsidR="00B1287E" w:rsidDel="00BF658A">
          <w:t xml:space="preserve"> </w:t>
        </w:r>
      </w:moveFrom>
    </w:p>
    <w:p w14:paraId="29BBE5FD" w14:textId="01A05B08" w:rsidR="00DF5BBA" w:rsidRPr="009A3736" w:rsidDel="00BF658A" w:rsidRDefault="00B1287E" w:rsidP="00B1287E">
      <w:pPr>
        <w:pStyle w:val="BulletList2"/>
        <w:numPr>
          <w:ilvl w:val="1"/>
          <w:numId w:val="4"/>
        </w:numPr>
        <w:rPr>
          <w:moveFrom w:id="814" w:author="Isha Gupta" w:date="2017-05-17T10:50:00Z"/>
        </w:rPr>
      </w:pPr>
      <w:moveFrom w:id="815" w:author="Isha Gupta" w:date="2017-05-17T10:50:00Z">
        <w:r w:rsidDel="00BF658A">
          <w:t>Reusing existing components and reducing time to market.</w:t>
        </w:r>
      </w:moveFrom>
    </w:p>
    <w:p w14:paraId="2872D129" w14:textId="7FD0EEC9" w:rsidR="00DF5BBA" w:rsidRPr="009A3736" w:rsidDel="00BF658A" w:rsidRDefault="00DF5BBA" w:rsidP="00407CF0">
      <w:pPr>
        <w:pStyle w:val="BulletList1"/>
        <w:rPr>
          <w:moveFrom w:id="816" w:author="Isha Gupta" w:date="2017-05-17T10:50:00Z"/>
        </w:rPr>
      </w:pPr>
      <w:moveFrom w:id="817" w:author="Isha Gupta" w:date="2017-05-17T10:50:00Z">
        <w:r w:rsidRPr="009A3736" w:rsidDel="00BF658A">
          <w:t>Languages</w:t>
        </w:r>
      </w:moveFrom>
    </w:p>
    <w:p w14:paraId="57CED8DA" w14:textId="4C3BB0C1" w:rsidR="00DF5BBA" w:rsidRPr="009A3736" w:rsidDel="00BF658A" w:rsidRDefault="00DF5BBA" w:rsidP="00407CF0">
      <w:pPr>
        <w:pStyle w:val="BulletList2"/>
        <w:rPr>
          <w:moveFrom w:id="818" w:author="Isha Gupta" w:date="2017-05-17T10:50:00Z"/>
        </w:rPr>
      </w:pPr>
      <w:moveFrom w:id="819" w:author="Isha Gupta" w:date="2017-05-17T10:50:00Z">
        <w:r w:rsidRPr="009A3736" w:rsidDel="00BF658A">
          <w:t xml:space="preserve">Is there any specific requirement that system should be implemented in a particular programming language?  </w:t>
        </w:r>
        <w:r w:rsidR="00B1287E" w:rsidDel="00BF658A">
          <w:t>OOPs is preferred.</w:t>
        </w:r>
      </w:moveFrom>
    </w:p>
    <w:p w14:paraId="3561FD8F" w14:textId="28F8BC66" w:rsidR="00DF5BBA" w:rsidRPr="009A3736" w:rsidDel="00BF658A" w:rsidRDefault="00DF5BBA" w:rsidP="00407CF0">
      <w:pPr>
        <w:pStyle w:val="BulletList1"/>
        <w:rPr>
          <w:moveFrom w:id="820" w:author="Isha Gupta" w:date="2017-05-17T10:50:00Z"/>
        </w:rPr>
      </w:pPr>
      <w:moveFrom w:id="821" w:author="Isha Gupta" w:date="2017-05-17T10:50:00Z">
        <w:r w:rsidRPr="009A3736" w:rsidDel="00BF658A">
          <w:t xml:space="preserve">Operating Systems          </w:t>
        </w:r>
      </w:moveFrom>
    </w:p>
    <w:p w14:paraId="0B49330A" w14:textId="771E60A2" w:rsidR="00DF5BBA" w:rsidRPr="009A3736" w:rsidDel="00BF658A" w:rsidRDefault="00DF5BBA" w:rsidP="00407CF0">
      <w:pPr>
        <w:pStyle w:val="BulletList2"/>
        <w:rPr>
          <w:moveFrom w:id="822" w:author="Isha Gupta" w:date="2017-05-17T10:50:00Z"/>
        </w:rPr>
      </w:pPr>
      <w:moveFrom w:id="823" w:author="Isha Gupta" w:date="2017-05-17T10:50:00Z">
        <w:r w:rsidRPr="009A3736" w:rsidDel="00BF658A">
          <w:t>Is it important that the system be portable (able to move to different hardware or operating system environments)?</w:t>
        </w:r>
        <w:r w:rsidR="00B1287E" w:rsidDel="00BF658A">
          <w:t xml:space="preserve"> Yes it can be used on mobile handsets also</w:t>
        </w:r>
      </w:moveFrom>
    </w:p>
    <w:p w14:paraId="1237C32E" w14:textId="2A0AC792" w:rsidR="00DF5BBA" w:rsidRPr="009A3736" w:rsidDel="00BF658A" w:rsidRDefault="00DF5BBA" w:rsidP="00407CF0">
      <w:pPr>
        <w:pStyle w:val="BulletList2"/>
        <w:rPr>
          <w:moveFrom w:id="824" w:author="Isha Gupta" w:date="2017-05-17T10:50:00Z"/>
        </w:rPr>
      </w:pPr>
      <w:moveFrom w:id="825" w:author="Isha Gupta" w:date="2017-05-17T10:50:00Z">
        <w:r w:rsidRPr="009A3736" w:rsidDel="00BF658A">
          <w:t>What Operating systems application should be able to execute on?</w:t>
        </w:r>
        <w:r w:rsidR="00B1287E" w:rsidDel="00BF658A">
          <w:t xml:space="preserve"> Windows.</w:t>
        </w:r>
      </w:moveFrom>
    </w:p>
    <w:p w14:paraId="00476633" w14:textId="7A96FF95" w:rsidR="00DF5BBA" w:rsidRPr="009A3736" w:rsidDel="00BF658A" w:rsidRDefault="00DF5BBA" w:rsidP="00407CF0">
      <w:pPr>
        <w:pStyle w:val="BulletList1"/>
        <w:rPr>
          <w:moveFrom w:id="826" w:author="Isha Gupta" w:date="2017-05-17T10:50:00Z"/>
        </w:rPr>
      </w:pPr>
      <w:moveFrom w:id="827" w:author="Isha Gupta" w:date="2017-05-17T10:50:00Z">
        <w:r w:rsidRPr="009A3736" w:rsidDel="00BF658A">
          <w:t xml:space="preserve">Standards </w:t>
        </w:r>
      </w:moveFrom>
    </w:p>
    <w:p w14:paraId="4E2865A1" w14:textId="07268FB5" w:rsidR="00DF5BBA" w:rsidRPr="009A3736" w:rsidDel="00BF658A" w:rsidRDefault="00DF5BBA" w:rsidP="00407CF0">
      <w:pPr>
        <w:pStyle w:val="BulletList2"/>
        <w:rPr>
          <w:moveFrom w:id="828" w:author="Isha Gupta" w:date="2017-05-17T10:50:00Z"/>
        </w:rPr>
      </w:pPr>
      <w:moveFrom w:id="829" w:author="Isha Gupta" w:date="2017-05-17T10:50:00Z">
        <w:r w:rsidRPr="009A3736" w:rsidDel="00BF658A">
          <w:t>Are there any specific implementation standards that need to be followed during development?</w:t>
        </w:r>
        <w:r w:rsidR="00B1287E" w:rsidDel="00BF658A">
          <w:t xml:space="preserve"> Component based programming, testing framework , optimization tools, coding guidelines. Component review tools.</w:t>
        </w:r>
      </w:moveFrom>
    </w:p>
    <w:p w14:paraId="7ECFA6AE" w14:textId="6D63CB2C" w:rsidR="00DF5BBA" w:rsidRPr="009A3736" w:rsidDel="00BF658A" w:rsidRDefault="00DF5BBA" w:rsidP="00407CF0">
      <w:pPr>
        <w:pStyle w:val="BulletList1"/>
        <w:rPr>
          <w:moveFrom w:id="830" w:author="Isha Gupta" w:date="2017-05-17T10:50:00Z"/>
        </w:rPr>
      </w:pPr>
      <w:moveFrom w:id="831" w:author="Isha Gupta" w:date="2017-05-17T10:50:00Z">
        <w:r w:rsidRPr="009A3736" w:rsidDel="00BF658A">
          <w:t>System Interfaces </w:t>
        </w:r>
      </w:moveFrom>
    </w:p>
    <w:p w14:paraId="7F3A5D97" w14:textId="28764E92" w:rsidR="00DF5BBA" w:rsidRPr="009A3736" w:rsidDel="00BF658A" w:rsidRDefault="00DF5BBA" w:rsidP="00407CF0">
      <w:pPr>
        <w:pStyle w:val="BulletList2"/>
        <w:rPr>
          <w:moveFrom w:id="832" w:author="Isha Gupta" w:date="2017-05-17T10:50:00Z"/>
        </w:rPr>
      </w:pPr>
      <w:moveFrom w:id="833" w:author="Isha Gupta" w:date="2017-05-17T10:50:00Z">
        <w:r w:rsidRPr="009A3736" w:rsidDel="00BF658A">
          <w:t>How many different types of interfaces (presentation layers) required for the system?  </w:t>
        </w:r>
      </w:moveFrom>
    </w:p>
    <w:p w14:paraId="7D2557C6" w14:textId="49C50D87" w:rsidR="00DF5BBA" w:rsidRPr="009A3736" w:rsidDel="00BF658A" w:rsidRDefault="00DF5BBA" w:rsidP="00407CF0">
      <w:pPr>
        <w:pStyle w:val="BulletList2"/>
        <w:rPr>
          <w:moveFrom w:id="834" w:author="Isha Gupta" w:date="2017-05-17T10:50:00Z"/>
          <w:rFonts w:eastAsia="Times New Roman" w:cs="Times New Roman"/>
        </w:rPr>
      </w:pPr>
      <w:moveFrom w:id="835" w:author="Isha Gupta" w:date="2017-05-17T10:50:00Z">
        <w:r w:rsidRPr="009A3736" w:rsidDel="00BF658A">
          <w:rPr>
            <w:rFonts w:eastAsia="Times New Roman" w:cs="Times New Roman"/>
          </w:rPr>
          <w:t>Is input coming from systems outside the proposed system?</w:t>
        </w:r>
        <w:r w:rsidR="00B1287E" w:rsidDel="00BF658A">
          <w:rPr>
            <w:rFonts w:eastAsia="Times New Roman" w:cs="Times New Roman"/>
          </w:rPr>
          <w:t xml:space="preserve"> NO</w:t>
        </w:r>
      </w:moveFrom>
    </w:p>
    <w:p w14:paraId="1CA532C1" w14:textId="43CEC664" w:rsidR="00DF5BBA" w:rsidRPr="009A3736" w:rsidDel="00BF658A" w:rsidRDefault="00DF5BBA" w:rsidP="00407CF0">
      <w:pPr>
        <w:pStyle w:val="BulletList2"/>
        <w:rPr>
          <w:moveFrom w:id="836" w:author="Isha Gupta" w:date="2017-05-17T10:50:00Z"/>
          <w:rFonts w:eastAsia="Times New Roman" w:cs="Times New Roman"/>
        </w:rPr>
      </w:pPr>
      <w:moveFrom w:id="837" w:author="Isha Gupta" w:date="2017-05-17T10:50:00Z">
        <w:r w:rsidRPr="009A3736" w:rsidDel="00BF658A">
          <w:rPr>
            <w:rFonts w:eastAsia="Times New Roman" w:cs="Times New Roman"/>
          </w:rPr>
          <w:t>Is output going to systems outside the proposed system?</w:t>
        </w:r>
        <w:r w:rsidR="00B1287E" w:rsidDel="00BF658A">
          <w:rPr>
            <w:rFonts w:eastAsia="Times New Roman" w:cs="Times New Roman"/>
          </w:rPr>
          <w:t xml:space="preserve"> Yes</w:t>
        </w:r>
      </w:moveFrom>
    </w:p>
    <w:p w14:paraId="0898D847" w14:textId="1A0035E8" w:rsidR="00DF5BBA" w:rsidRPr="009A3736" w:rsidDel="00BF658A" w:rsidRDefault="00DF5BBA" w:rsidP="00407CF0">
      <w:pPr>
        <w:pStyle w:val="BulletList2"/>
        <w:rPr>
          <w:moveFrom w:id="838" w:author="Isha Gupta" w:date="2017-05-17T10:50:00Z"/>
          <w:rFonts w:eastAsia="Times New Roman" w:cs="Times New Roman"/>
        </w:rPr>
      </w:pPr>
      <w:moveFrom w:id="839" w:author="Isha Gupta" w:date="2017-05-17T10:50:00Z">
        <w:r w:rsidRPr="009A3736" w:rsidDel="00BF658A">
          <w:rPr>
            <w:rFonts w:eastAsia="Times New Roman" w:cs="Times New Roman"/>
          </w:rPr>
          <w:t>Are there restrictions on the format or medium that must be used for input or output?</w:t>
        </w:r>
        <w:r w:rsidR="00B1287E" w:rsidDel="00BF658A">
          <w:rPr>
            <w:rFonts w:eastAsia="Times New Roman" w:cs="Times New Roman"/>
          </w:rPr>
          <w:t xml:space="preserve"> Yes.</w:t>
        </w:r>
      </w:moveFrom>
    </w:p>
    <w:p w14:paraId="6AADDE2D" w14:textId="1520C2E0" w:rsidR="00DF5BBA" w:rsidRPr="009A3736" w:rsidDel="00BF658A" w:rsidRDefault="00DF5BBA" w:rsidP="00407CF0">
      <w:pPr>
        <w:pStyle w:val="BulletList1"/>
        <w:rPr>
          <w:moveFrom w:id="840" w:author="Isha Gupta" w:date="2017-05-17T10:50:00Z"/>
        </w:rPr>
      </w:pPr>
      <w:moveFrom w:id="841" w:author="Isha Gupta" w:date="2017-05-17T10:50:00Z">
        <w:r w:rsidRPr="009A3736" w:rsidDel="00BF658A">
          <w:t xml:space="preserve">Legacy Systems         </w:t>
        </w:r>
      </w:moveFrom>
    </w:p>
    <w:p w14:paraId="2B316201" w14:textId="3272C5E5" w:rsidR="00DF5BBA" w:rsidRPr="009A3736" w:rsidDel="00BF658A" w:rsidRDefault="00DF5BBA" w:rsidP="00407CF0">
      <w:pPr>
        <w:pStyle w:val="BulletList2"/>
        <w:rPr>
          <w:moveFrom w:id="842" w:author="Isha Gupta" w:date="2017-05-17T10:50:00Z"/>
        </w:rPr>
      </w:pPr>
      <w:moveFrom w:id="843" w:author="Isha Gupta" w:date="2017-05-17T10:50:00Z">
        <w:r w:rsidRPr="009A3736" w:rsidDel="00BF658A">
          <w:t>Is there any type of interaction required with any existing legacy system?</w:t>
        </w:r>
        <w:r w:rsidR="00B1287E" w:rsidDel="00BF658A">
          <w:t xml:space="preserve"> yes</w:t>
        </w:r>
      </w:moveFrom>
    </w:p>
    <w:p w14:paraId="20898B4B" w14:textId="781EC11F" w:rsidR="00DF5BBA" w:rsidRPr="009A3736" w:rsidDel="00BF658A" w:rsidRDefault="00DF5BBA" w:rsidP="00407CF0">
      <w:pPr>
        <w:pStyle w:val="BulletList1"/>
        <w:rPr>
          <w:moveFrom w:id="844" w:author="Isha Gupta" w:date="2017-05-17T10:50:00Z"/>
        </w:rPr>
      </w:pPr>
      <w:moveFrom w:id="845" w:author="Isha Gupta" w:date="2017-05-17T10:50:00Z">
        <w:r w:rsidRPr="009A3736" w:rsidDel="00BF658A">
          <w:t>Databases    </w:t>
        </w:r>
      </w:moveFrom>
    </w:p>
    <w:p w14:paraId="57B1884C" w14:textId="6C903549" w:rsidR="00DF5BBA" w:rsidRPr="009A3736" w:rsidDel="00BF658A" w:rsidRDefault="00DF5BBA" w:rsidP="00407CF0">
      <w:pPr>
        <w:pStyle w:val="BulletList2"/>
        <w:rPr>
          <w:moveFrom w:id="846" w:author="Isha Gupta" w:date="2017-05-17T10:50:00Z"/>
        </w:rPr>
      </w:pPr>
      <w:moveFrom w:id="847" w:author="Isha Gupta" w:date="2017-05-17T10:50:00Z">
        <w:r w:rsidRPr="009A3736" w:rsidDel="00BF658A">
          <w:t>What database implementation application needs to support?</w:t>
        </w:r>
        <w:r w:rsidR="00B1287E" w:rsidDel="00BF658A">
          <w:t xml:space="preserve"> SQL server</w:t>
        </w:r>
      </w:moveFrom>
    </w:p>
    <w:p w14:paraId="50C6B376" w14:textId="2E897E37" w:rsidR="00DF5BBA" w:rsidRPr="009A3736" w:rsidDel="00BF658A" w:rsidRDefault="00DF5BBA" w:rsidP="00407CF0">
      <w:pPr>
        <w:pStyle w:val="BulletList2"/>
        <w:rPr>
          <w:moveFrom w:id="848" w:author="Isha Gupta" w:date="2017-05-17T10:50:00Z"/>
        </w:rPr>
      </w:pPr>
      <w:moveFrom w:id="849" w:author="Isha Gupta" w:date="2017-05-17T10:50:00Z">
        <w:r w:rsidRPr="009A3736" w:rsidDel="00BF658A">
          <w:t>Is support for more than one database required?</w:t>
        </w:r>
        <w:r w:rsidR="00B1287E" w:rsidDel="00BF658A">
          <w:t xml:space="preserve"> Yes both server and mainframe</w:t>
        </w:r>
      </w:moveFrom>
    </w:p>
    <w:p w14:paraId="71DF8643" w14:textId="1D8BB668" w:rsidR="00DF5BBA" w:rsidRPr="00407CF0" w:rsidDel="00BF658A" w:rsidRDefault="00DF5BBA" w:rsidP="00407CF0">
      <w:pPr>
        <w:pStyle w:val="BulletList1"/>
        <w:rPr>
          <w:moveFrom w:id="850" w:author="Isha Gupta" w:date="2017-05-17T10:50:00Z"/>
          <w:lang w:val="en-US" w:eastAsia="ja-JP"/>
        </w:rPr>
      </w:pPr>
      <w:moveFrom w:id="851" w:author="Isha Gupta" w:date="2017-05-17T10:50:00Z">
        <w:r w:rsidRPr="009A3736" w:rsidDel="00BF658A">
          <w:t>Will there be any database partitioning or mirroring required?</w:t>
        </w:r>
        <w:r w:rsidR="00B1287E" w:rsidDel="00BF658A">
          <w:t xml:space="preserve"> NA</w:t>
        </w:r>
      </w:moveFrom>
    </w:p>
    <w:p w14:paraId="1809B90C" w14:textId="77777777" w:rsidR="007F3F75" w:rsidRPr="00265CF5" w:rsidRDefault="007F3F75" w:rsidP="007F3F75">
      <w:pPr>
        <w:pStyle w:val="Heading1"/>
        <w:rPr>
          <w:ins w:id="852" w:author="Isha Gupta" w:date="2017-05-18T11:45:00Z"/>
        </w:rPr>
      </w:pPr>
      <w:bookmarkStart w:id="853" w:name="_Toc482009620"/>
      <w:moveFromRangeEnd w:id="568"/>
      <w:ins w:id="854" w:author="Isha Gupta" w:date="2017-05-18T11:45:00Z">
        <w:r>
          <w:lastRenderedPageBreak/>
          <w:t>NFR Considerations</w:t>
        </w:r>
      </w:ins>
    </w:p>
    <w:p w14:paraId="480CC58B" w14:textId="77777777" w:rsidR="007F3F75" w:rsidRDefault="007F3F75" w:rsidP="007F3F75">
      <w:pPr>
        <w:pStyle w:val="Heading2"/>
        <w:rPr>
          <w:ins w:id="855" w:author="Isha Gupta" w:date="2017-05-18T11:45:00Z"/>
        </w:rPr>
      </w:pPr>
      <w:ins w:id="856" w:author="Isha Gupta" w:date="2017-05-18T11:45:00Z">
        <w:r>
          <w:t>Usability</w:t>
        </w:r>
      </w:ins>
    </w:p>
    <w:p w14:paraId="2D034A93" w14:textId="77777777" w:rsidR="007F3F75" w:rsidRDefault="007F3F75" w:rsidP="007F3F75">
      <w:pPr>
        <w:pStyle w:val="BulletList1"/>
        <w:rPr>
          <w:ins w:id="857" w:author="Isha Gupta" w:date="2017-05-18T11:45:00Z"/>
        </w:rPr>
      </w:pPr>
      <w:ins w:id="858" w:author="Isha Gupta" w:date="2017-05-18T11:45:00Z">
        <w:r>
          <w:t>Policy Holders, Agents, internal users, admin users and other users based on their role will be able to login to the application.</w:t>
        </w:r>
      </w:ins>
    </w:p>
    <w:p w14:paraId="7250C483" w14:textId="77777777" w:rsidR="007F3F75" w:rsidRDefault="007F3F75" w:rsidP="007F3F75">
      <w:pPr>
        <w:pStyle w:val="BulletList1"/>
        <w:rPr>
          <w:ins w:id="859" w:author="Isha Gupta" w:date="2017-05-18T11:45:00Z"/>
        </w:rPr>
      </w:pPr>
      <w:ins w:id="860" w:author="Isha Gupta" w:date="2017-05-18T11:45:00Z">
        <w:r>
          <w:t xml:space="preserve">All kinds of input validation will be part of applications business logic. </w:t>
        </w:r>
      </w:ins>
    </w:p>
    <w:p w14:paraId="1F8FD100" w14:textId="77777777" w:rsidR="007F3F75" w:rsidRDefault="007F3F75" w:rsidP="007F3F75">
      <w:pPr>
        <w:pStyle w:val="BulletList1"/>
        <w:rPr>
          <w:ins w:id="861" w:author="Isha Gupta" w:date="2017-05-18T11:45:00Z"/>
        </w:rPr>
      </w:pPr>
      <w:ins w:id="862" w:author="Isha Gupta" w:date="2017-05-18T11:45:00Z">
        <w:r>
          <w:t xml:space="preserve">Application will be developed in English. </w:t>
        </w:r>
      </w:ins>
    </w:p>
    <w:p w14:paraId="6B51A6C4" w14:textId="77777777" w:rsidR="007F3F75" w:rsidRPr="009A3736" w:rsidDel="002A1872" w:rsidRDefault="007F3F75" w:rsidP="007F3F75">
      <w:pPr>
        <w:pStyle w:val="BulletList1"/>
        <w:rPr>
          <w:ins w:id="863" w:author="Isha Gupta" w:date="2017-05-18T11:45:00Z"/>
          <w:del w:id="864" w:author="Isha Gupta" w:date="2017-05-17T15:15:00Z"/>
        </w:rPr>
      </w:pPr>
      <w:ins w:id="865" w:author="Isha Gupta" w:date="2017-05-18T11:45:00Z">
        <w:del w:id="866" w:author="Isha Gupta" w:date="2017-05-17T15:15:00Z">
          <w:r w:rsidRPr="009A3736" w:rsidDel="002A1872">
            <w:delText>Speed of Use</w:delText>
          </w:r>
        </w:del>
      </w:ins>
    </w:p>
    <w:p w14:paraId="3677AF21" w14:textId="77777777" w:rsidR="007F3F75" w:rsidRPr="009A3736" w:rsidDel="002A1872" w:rsidRDefault="007F3F75" w:rsidP="007F3F75">
      <w:pPr>
        <w:pStyle w:val="BulletList2"/>
        <w:rPr>
          <w:ins w:id="867" w:author="Isha Gupta" w:date="2017-05-18T11:45:00Z"/>
          <w:del w:id="868" w:author="Isha Gupta" w:date="2017-05-17T15:15:00Z"/>
        </w:rPr>
      </w:pPr>
      <w:ins w:id="869" w:author="Isha Gupta" w:date="2017-05-18T11:45:00Z">
        <w:del w:id="870" w:author="Isha Gupta" w:date="2017-05-17T15:15:00Z">
          <w:r w:rsidRPr="009A3736" w:rsidDel="002A1872">
            <w:delText>I</w:delText>
          </w:r>
          <w:commentRangeStart w:id="871"/>
          <w:r w:rsidRPr="009A3736" w:rsidDel="002A1872">
            <w:delText>s it particularly important that users be protected from making errors?</w:delText>
          </w:r>
          <w:commentRangeEnd w:id="871"/>
          <w:r w:rsidDel="002A1872">
            <w:rPr>
              <w:rStyle w:val="CommentReference"/>
            </w:rPr>
            <w:commentReference w:id="871"/>
          </w:r>
        </w:del>
      </w:ins>
    </w:p>
    <w:p w14:paraId="28865DA1" w14:textId="77777777" w:rsidR="007F3F75" w:rsidRPr="009A3736" w:rsidDel="00DB2681" w:rsidRDefault="007F3F75" w:rsidP="007F3F75">
      <w:pPr>
        <w:pStyle w:val="BulletList2"/>
        <w:rPr>
          <w:ins w:id="872" w:author="Isha Gupta" w:date="2017-05-18T11:45:00Z"/>
          <w:del w:id="873" w:author="Isha Gupta" w:date="2017-05-17T15:11:00Z"/>
        </w:rPr>
      </w:pPr>
      <w:ins w:id="874" w:author="Isha Gupta" w:date="2017-05-18T11:45:00Z">
        <w:del w:id="875" w:author="Isha Gupta" w:date="2017-05-17T15:11:00Z">
          <w:r w:rsidRPr="009A3736" w:rsidDel="00DB2681">
            <w:delText>What sort of input/output devices for the human interface are available and what are their characteristics?</w:delText>
          </w:r>
        </w:del>
      </w:ins>
    </w:p>
    <w:p w14:paraId="45C2BEC2" w14:textId="77777777" w:rsidR="007F3F75" w:rsidRPr="009A3736" w:rsidDel="002A1872" w:rsidRDefault="007F3F75" w:rsidP="007F3F75">
      <w:pPr>
        <w:pStyle w:val="BulletList1"/>
        <w:rPr>
          <w:ins w:id="876" w:author="Isha Gupta" w:date="2017-05-18T11:45:00Z"/>
          <w:del w:id="877" w:author="Isha Gupta" w:date="2017-05-17T15:16:00Z"/>
        </w:rPr>
      </w:pPr>
      <w:ins w:id="878" w:author="Isha Gupta" w:date="2017-05-18T11:45:00Z">
        <w:del w:id="879" w:author="Isha Gupta" w:date="2017-05-17T15:16:00Z">
          <w:r w:rsidRPr="009A3736" w:rsidDel="002A1872">
            <w:delText>Required User Ability</w:delText>
          </w:r>
        </w:del>
      </w:ins>
    </w:p>
    <w:p w14:paraId="5B1CE713" w14:textId="77777777" w:rsidR="007F3F75" w:rsidRPr="009A3736" w:rsidDel="002A1872" w:rsidRDefault="007F3F75" w:rsidP="007F3F75">
      <w:pPr>
        <w:pStyle w:val="BulletList2"/>
        <w:rPr>
          <w:ins w:id="880" w:author="Isha Gupta" w:date="2017-05-18T11:45:00Z"/>
          <w:del w:id="881" w:author="Isha Gupta" w:date="2017-05-17T15:16:00Z"/>
        </w:rPr>
      </w:pPr>
      <w:ins w:id="882" w:author="Isha Gupta" w:date="2017-05-18T11:45:00Z">
        <w:del w:id="883" w:author="Isha Gupta" w:date="2017-05-17T15:16:00Z">
          <w:r w:rsidRPr="009A3736" w:rsidDel="002A1872">
            <w:delText>What type of user will be using the system?</w:delText>
          </w:r>
        </w:del>
      </w:ins>
    </w:p>
    <w:p w14:paraId="7ED9B27E" w14:textId="77777777" w:rsidR="007F3F75" w:rsidRPr="009A3736" w:rsidDel="002A1872" w:rsidRDefault="007F3F75" w:rsidP="007F3F75">
      <w:pPr>
        <w:pStyle w:val="BulletList2"/>
        <w:rPr>
          <w:ins w:id="884" w:author="Isha Gupta" w:date="2017-05-18T11:45:00Z"/>
          <w:del w:id="885" w:author="Isha Gupta" w:date="2017-05-17T15:16:00Z"/>
        </w:rPr>
      </w:pPr>
      <w:commentRangeStart w:id="886"/>
      <w:ins w:id="887" w:author="Isha Gupta" w:date="2017-05-18T11:45:00Z">
        <w:del w:id="888" w:author="Isha Gupta" w:date="2017-05-17T15:16:00Z">
          <w:r w:rsidRPr="009A3736" w:rsidDel="002A1872">
            <w:delText>Will more than one type of user be using the system?</w:delText>
          </w:r>
          <w:commentRangeEnd w:id="886"/>
          <w:r w:rsidDel="002A1872">
            <w:rPr>
              <w:rStyle w:val="CommentReference"/>
            </w:rPr>
            <w:commentReference w:id="886"/>
          </w:r>
        </w:del>
      </w:ins>
    </w:p>
    <w:p w14:paraId="00A18FE0" w14:textId="77777777" w:rsidR="007F3F75" w:rsidRPr="009A3736" w:rsidDel="002A1872" w:rsidRDefault="007F3F75" w:rsidP="007F3F75">
      <w:pPr>
        <w:pStyle w:val="BulletList1"/>
        <w:rPr>
          <w:ins w:id="889" w:author="Isha Gupta" w:date="2017-05-18T11:45:00Z"/>
          <w:del w:id="890" w:author="Isha Gupta" w:date="2017-05-17T15:16:00Z"/>
        </w:rPr>
      </w:pPr>
      <w:ins w:id="891" w:author="Isha Gupta" w:date="2017-05-18T11:45:00Z">
        <w:r>
          <w:t xml:space="preserve">Application is developed in line with the current process to keep the learning curve to a minimum for the existing users. </w:t>
        </w:r>
        <w:del w:id="892" w:author="Isha Gupta" w:date="2017-05-17T15:16:00Z">
          <w:r w:rsidRPr="009A3736" w:rsidDel="002A1872">
            <w:delText>Learnability</w:delText>
          </w:r>
        </w:del>
      </w:ins>
    </w:p>
    <w:p w14:paraId="511940D7" w14:textId="77777777" w:rsidR="007F3F75" w:rsidRPr="002A1872" w:rsidDel="002A1872" w:rsidRDefault="007F3F75" w:rsidP="007F3F75">
      <w:pPr>
        <w:pStyle w:val="BulletList1"/>
        <w:rPr>
          <w:ins w:id="893" w:author="Isha Gupta" w:date="2017-05-18T11:45:00Z"/>
          <w:del w:id="894" w:author="Isha Gupta" w:date="2017-05-17T15:17:00Z"/>
        </w:rPr>
        <w:pPrChange w:id="895" w:author="Isha Gupta" w:date="2017-05-17T15:16:00Z">
          <w:pPr>
            <w:pStyle w:val="BulletList2"/>
          </w:pPr>
        </w:pPrChange>
      </w:pPr>
      <w:ins w:id="896" w:author="Isha Gupta" w:date="2017-05-18T11:45:00Z">
        <w:r>
          <w:t xml:space="preserve">Detailed </w:t>
        </w:r>
        <w:del w:id="897" w:author="Isha Gupta" w:date="2017-05-17T15:17:00Z">
          <w:r w:rsidRPr="002A1872" w:rsidDel="002A1872">
            <w:delText>Is it particularly important that the system be easy to learn?</w:delText>
          </w:r>
        </w:del>
      </w:ins>
    </w:p>
    <w:p w14:paraId="50D96859" w14:textId="77777777" w:rsidR="007F3F75" w:rsidRPr="002A1872" w:rsidRDefault="007F3F75" w:rsidP="007F3F75">
      <w:pPr>
        <w:pStyle w:val="BulletList1"/>
        <w:rPr>
          <w:ins w:id="898" w:author="Isha Gupta" w:date="2017-05-18T11:45:00Z"/>
          <w:i/>
          <w:rPrChange w:id="899" w:author="Isha Gupta" w:date="2017-05-17T15:17:00Z">
            <w:rPr>
              <w:ins w:id="900" w:author="Isha Gupta" w:date="2017-05-18T11:45:00Z"/>
            </w:rPr>
          </w:rPrChange>
        </w:rPr>
        <w:pPrChange w:id="901" w:author="Isha Gupta" w:date="2017-05-17T15:17:00Z">
          <w:pPr>
            <w:pStyle w:val="BulletList2"/>
          </w:pPr>
        </w:pPrChange>
      </w:pPr>
      <w:ins w:id="902" w:author="Isha Gupta" w:date="2017-05-18T11:45:00Z">
        <w:r w:rsidRPr="002A1872">
          <w:rPr>
            <w:rPrChange w:id="903" w:author="Isha Gupta" w:date="2017-05-17T15:17:00Z">
              <w:rPr>
                <w:i/>
              </w:rPr>
            </w:rPrChange>
          </w:rPr>
          <w:t>u</w:t>
        </w:r>
        <w:del w:id="904" w:author="Isha Gupta" w:date="2017-05-17T15:17:00Z">
          <w:r w:rsidRPr="002A1872" w:rsidDel="002A1872">
            <w:delText>U</w:delText>
          </w:r>
        </w:del>
        <w:r w:rsidRPr="002A1872">
          <w:t xml:space="preserve">ser </w:t>
        </w:r>
        <w:del w:id="905" w:author="Isha Gupta" w:date="2017-05-17T15:17:00Z">
          <w:r w:rsidRPr="002A1872" w:rsidDel="002A1872">
            <w:delText>manual</w:delText>
          </w:r>
        </w:del>
        <w:r w:rsidRPr="002A1872">
          <w:rPr>
            <w:rPrChange w:id="906" w:author="Isha Gupta" w:date="2017-05-17T15:17:00Z">
              <w:rPr>
                <w:i/>
              </w:rPr>
            </w:rPrChange>
          </w:rPr>
          <w:t>manual will</w:t>
        </w:r>
        <w:del w:id="907" w:author="Isha Gupta" w:date="2017-05-17T15:17:00Z">
          <w:r w:rsidRPr="002A1872" w:rsidDel="002A1872">
            <w:delText xml:space="preserve"> can</w:delText>
          </w:r>
        </w:del>
        <w:r w:rsidRPr="002A1872">
          <w:t xml:space="preserve"> be constructed</w:t>
        </w:r>
        <w:r w:rsidRPr="002A1872">
          <w:rPr>
            <w:i/>
            <w:rPrChange w:id="908" w:author="Isha Gupta" w:date="2017-05-17T15:17:00Z">
              <w:rPr/>
            </w:rPrChange>
          </w:rPr>
          <w:t>.</w:t>
        </w:r>
      </w:ins>
    </w:p>
    <w:p w14:paraId="3F850762" w14:textId="77777777" w:rsidR="007F3F75" w:rsidRPr="009A3736" w:rsidDel="002A1872" w:rsidRDefault="007F3F75" w:rsidP="007F3F75">
      <w:pPr>
        <w:pStyle w:val="BulletList1"/>
        <w:rPr>
          <w:ins w:id="909" w:author="Isha Gupta" w:date="2017-05-18T11:45:00Z"/>
          <w:del w:id="910" w:author="Isha Gupta" w:date="2017-05-17T15:18:00Z"/>
        </w:rPr>
      </w:pPr>
      <w:ins w:id="911" w:author="Isha Gupta" w:date="2017-05-18T11:45:00Z">
        <w:r>
          <w:t xml:space="preserve">For </w:t>
        </w:r>
        <w:del w:id="912" w:author="Isha Gupta" w:date="2017-05-17T15:18:00Z">
          <w:r w:rsidRPr="009A3736" w:rsidDel="002A1872">
            <w:delText>Training Material</w:delText>
          </w:r>
        </w:del>
      </w:ins>
    </w:p>
    <w:p w14:paraId="6D790767" w14:textId="77777777" w:rsidR="007F3F75" w:rsidRPr="009A3736" w:rsidDel="002A1872" w:rsidRDefault="007F3F75" w:rsidP="007F3F75">
      <w:pPr>
        <w:pStyle w:val="BulletList2"/>
        <w:rPr>
          <w:ins w:id="913" w:author="Isha Gupta" w:date="2017-05-18T11:45:00Z"/>
          <w:del w:id="914" w:author="Isha Gupta" w:date="2017-05-17T15:18:00Z"/>
        </w:rPr>
      </w:pPr>
      <w:commentRangeStart w:id="915"/>
      <w:ins w:id="916" w:author="Isha Gupta" w:date="2017-05-18T11:45:00Z">
        <w:del w:id="917" w:author="Isha Gupta" w:date="2017-05-17T15:18:00Z">
          <w:r w:rsidRPr="009A3736" w:rsidDel="002A1872">
            <w:delText>What sort of training will be required for each type of user?</w:delText>
          </w:r>
          <w:commentRangeEnd w:id="915"/>
          <w:r w:rsidDel="002A1872">
            <w:rPr>
              <w:rStyle w:val="CommentReference"/>
            </w:rPr>
            <w:commentReference w:id="915"/>
          </w:r>
        </w:del>
      </w:ins>
    </w:p>
    <w:p w14:paraId="571DDB39" w14:textId="77777777" w:rsidR="007F3F75" w:rsidRPr="009A3736" w:rsidDel="002A1872" w:rsidRDefault="007F3F75" w:rsidP="007F3F75">
      <w:pPr>
        <w:pStyle w:val="BulletList1"/>
        <w:rPr>
          <w:ins w:id="918" w:author="Isha Gupta" w:date="2017-05-18T11:45:00Z"/>
          <w:del w:id="919" w:author="Isha Gupta" w:date="2017-05-17T15:18:00Z"/>
        </w:rPr>
      </w:pPr>
      <w:ins w:id="920" w:author="Isha Gupta" w:date="2017-05-18T11:45:00Z">
        <w:r>
          <w:t>d</w:t>
        </w:r>
        <w:del w:id="921" w:author="Isha Gupta" w:date="2017-05-17T15:18:00Z">
          <w:r w:rsidRPr="009A3736" w:rsidDel="002A1872">
            <w:delText>D</w:delText>
          </w:r>
        </w:del>
        <w:r w:rsidRPr="009A3736">
          <w:t>ocumentation</w:t>
        </w:r>
        <w:r>
          <w:t xml:space="preserve"> a </w:t>
        </w:r>
      </w:ins>
    </w:p>
    <w:p w14:paraId="2F700D9F" w14:textId="77777777" w:rsidR="007F3F75" w:rsidDel="002A1872" w:rsidRDefault="007F3F75" w:rsidP="007F3F75">
      <w:pPr>
        <w:pStyle w:val="BulletList1"/>
        <w:rPr>
          <w:ins w:id="922" w:author="Isha Gupta" w:date="2017-05-18T11:45:00Z"/>
          <w:del w:id="923" w:author="Isha Gupta" w:date="2017-05-17T15:18:00Z"/>
        </w:rPr>
        <w:pPrChange w:id="924" w:author="Isha Gupta" w:date="2017-05-17T15:18:00Z">
          <w:pPr>
            <w:pStyle w:val="BulletList2"/>
          </w:pPr>
        </w:pPrChange>
      </w:pPr>
      <w:ins w:id="925" w:author="Isha Gupta" w:date="2017-05-18T11:45:00Z">
        <w:del w:id="926" w:author="Isha Gupta" w:date="2017-05-17T15:18:00Z">
          <w:r w:rsidRPr="009A3736" w:rsidDel="002A1872">
            <w:delText>What kind of documentation is required?</w:delText>
          </w:r>
        </w:del>
      </w:ins>
    </w:p>
    <w:p w14:paraId="78C76686" w14:textId="77777777" w:rsidR="007F3F75" w:rsidRPr="002A1872" w:rsidRDefault="007F3F75" w:rsidP="007F3F75">
      <w:pPr>
        <w:pStyle w:val="BulletList1"/>
        <w:rPr>
          <w:ins w:id="927" w:author="Isha Gupta" w:date="2017-05-18T11:45:00Z"/>
          <w:i/>
        </w:rPr>
        <w:pPrChange w:id="928" w:author="Isha Gupta" w:date="2017-05-17T15:18:00Z">
          <w:pPr>
            <w:pStyle w:val="BulletList2"/>
          </w:pPr>
        </w:pPrChange>
      </w:pPr>
      <w:ins w:id="929" w:author="Isha Gupta" w:date="2017-05-18T11:45:00Z">
        <w:r w:rsidRPr="002A1872">
          <w:rPr>
            <w:i/>
          </w:rPr>
          <w:t xml:space="preserve">Chm </w:t>
        </w:r>
        <w:r>
          <w:rPr>
            <w:i/>
          </w:rPr>
          <w:t xml:space="preserve">help </w:t>
        </w:r>
        <w:r w:rsidRPr="002A1872">
          <w:rPr>
            <w:i/>
          </w:rPr>
          <w:t>file can be provided</w:t>
        </w:r>
        <w:r>
          <w:rPr>
            <w:i/>
          </w:rPr>
          <w:t xml:space="preserve"> containing sections for each type of user.</w:t>
        </w:r>
        <w:del w:id="930" w:author="Isha Gupta" w:date="2017-05-17T15:18:00Z">
          <w:r w:rsidRPr="002A1872" w:rsidDel="002A1872">
            <w:rPr>
              <w:i/>
            </w:rPr>
            <w:delText>.</w:delText>
          </w:r>
        </w:del>
      </w:ins>
    </w:p>
    <w:p w14:paraId="14B513C0" w14:textId="77777777" w:rsidR="007F3F75" w:rsidDel="002A1872" w:rsidRDefault="007F3F75" w:rsidP="007F3F75">
      <w:pPr>
        <w:pStyle w:val="BulletList2"/>
        <w:numPr>
          <w:ilvl w:val="0"/>
          <w:numId w:val="0"/>
        </w:numPr>
        <w:ind w:left="1287"/>
        <w:rPr>
          <w:ins w:id="931" w:author="Isha Gupta" w:date="2017-05-18T11:45:00Z"/>
          <w:del w:id="932" w:author="Isha Gupta" w:date="2017-05-17T15:19:00Z"/>
        </w:rPr>
        <w:pPrChange w:id="933" w:author="Isha Gupta" w:date="2017-05-17T15:19:00Z">
          <w:pPr>
            <w:pStyle w:val="BulletList2"/>
          </w:pPr>
        </w:pPrChange>
      </w:pPr>
      <w:ins w:id="934" w:author="Isha Gupta" w:date="2017-05-18T11:45:00Z">
        <w:del w:id="935" w:author="Isha Gupta" w:date="2017-05-17T15:19:00Z">
          <w:r w:rsidRPr="009A3736" w:rsidDel="002A1872">
            <w:delText>What audience is to be addressed by each document?</w:delText>
          </w:r>
          <w:r w:rsidDel="002A1872">
            <w:delText xml:space="preserve"> </w:delText>
          </w:r>
        </w:del>
      </w:ins>
    </w:p>
    <w:p w14:paraId="01C363FA" w14:textId="77777777" w:rsidR="007F3F75" w:rsidRPr="00EE5A4A" w:rsidDel="002A1872" w:rsidRDefault="007F3F75" w:rsidP="007F3F75">
      <w:pPr>
        <w:pStyle w:val="BulletList2"/>
        <w:numPr>
          <w:ilvl w:val="0"/>
          <w:numId w:val="0"/>
        </w:numPr>
        <w:ind w:left="1287"/>
        <w:rPr>
          <w:ins w:id="936" w:author="Isha Gupta" w:date="2017-05-18T11:45:00Z"/>
          <w:del w:id="937" w:author="Isha Gupta" w:date="2017-05-17T15:19:00Z"/>
          <w:i/>
        </w:rPr>
        <w:pPrChange w:id="938" w:author="Isha Gupta" w:date="2017-05-17T15:19:00Z">
          <w:pPr>
            <w:pStyle w:val="BulletList2"/>
          </w:pPr>
        </w:pPrChange>
      </w:pPr>
      <w:ins w:id="939" w:author="Isha Gupta" w:date="2017-05-18T11:45:00Z">
        <w:del w:id="940" w:author="Isha Gupta" w:date="2017-05-17T15:19:00Z">
          <w:r w:rsidRPr="00EE5A4A" w:rsidDel="002A1872">
            <w:rPr>
              <w:i/>
            </w:rPr>
            <w:delText>Policy holder, Agent etc.</w:delText>
          </w:r>
        </w:del>
      </w:ins>
    </w:p>
    <w:p w14:paraId="3FDF1C47" w14:textId="77777777" w:rsidR="007F3F75" w:rsidRPr="009A3736" w:rsidDel="002A1872" w:rsidRDefault="007F3F75" w:rsidP="007F3F75">
      <w:pPr>
        <w:pStyle w:val="BulletList1"/>
        <w:rPr>
          <w:ins w:id="941" w:author="Isha Gupta" w:date="2017-05-18T11:45:00Z"/>
          <w:del w:id="942" w:author="Isha Gupta" w:date="2017-05-17T15:19:00Z"/>
        </w:rPr>
      </w:pPr>
      <w:ins w:id="943" w:author="Isha Gupta" w:date="2017-05-18T11:45:00Z">
        <w:del w:id="944" w:author="Isha Gupta" w:date="2017-05-17T15:19:00Z">
          <w:r w:rsidRPr="009A3736" w:rsidDel="002A1872">
            <w:delText>On-line Help</w:delText>
          </w:r>
        </w:del>
      </w:ins>
    </w:p>
    <w:p w14:paraId="6D4C9AF2" w14:textId="77777777" w:rsidR="007F3F75" w:rsidRPr="00EE5A4A" w:rsidDel="002A1872" w:rsidRDefault="007F3F75" w:rsidP="007F3F75">
      <w:pPr>
        <w:pStyle w:val="BulletList2"/>
        <w:rPr>
          <w:ins w:id="945" w:author="Isha Gupta" w:date="2017-05-18T11:45:00Z"/>
          <w:del w:id="946" w:author="Isha Gupta" w:date="2017-05-17T15:19:00Z"/>
          <w:strike/>
        </w:rPr>
      </w:pPr>
      <w:ins w:id="947" w:author="Isha Gupta" w:date="2017-05-18T11:45:00Z">
        <w:del w:id="948" w:author="Isha Gupta" w:date="2017-05-17T15:19:00Z">
          <w:r w:rsidRPr="00EE5A4A" w:rsidDel="002A1872">
            <w:rPr>
              <w:strike/>
            </w:rPr>
            <w:delText>What format of online help is required?</w:delText>
          </w:r>
        </w:del>
      </w:ins>
    </w:p>
    <w:p w14:paraId="2EE12DE0" w14:textId="77777777" w:rsidR="007F3F75" w:rsidRPr="00EE5A4A" w:rsidDel="002A1872" w:rsidRDefault="007F3F75" w:rsidP="007F3F75">
      <w:pPr>
        <w:pStyle w:val="BulletList2"/>
        <w:rPr>
          <w:ins w:id="949" w:author="Isha Gupta" w:date="2017-05-18T11:45:00Z"/>
          <w:del w:id="950" w:author="Isha Gupta" w:date="2017-05-17T15:19:00Z"/>
          <w:strike/>
        </w:rPr>
      </w:pPr>
      <w:ins w:id="951" w:author="Isha Gupta" w:date="2017-05-18T11:45:00Z">
        <w:del w:id="952" w:author="Isha Gupta" w:date="2017-05-17T15:19:00Z">
          <w:r w:rsidRPr="00EE5A4A" w:rsidDel="002A1872">
            <w:rPr>
              <w:strike/>
            </w:rPr>
            <w:delText>How extensive help needs to be – page wise or functionality wise?</w:delText>
          </w:r>
        </w:del>
      </w:ins>
    </w:p>
    <w:p w14:paraId="0FA9BCE0" w14:textId="77777777" w:rsidR="007F3F75" w:rsidRPr="009A3736" w:rsidDel="002A1872" w:rsidRDefault="007F3F75" w:rsidP="007F3F75">
      <w:pPr>
        <w:pStyle w:val="BulletList1"/>
        <w:rPr>
          <w:ins w:id="953" w:author="Isha Gupta" w:date="2017-05-18T11:45:00Z"/>
          <w:del w:id="954" w:author="Isha Gupta" w:date="2017-05-17T15:19:00Z"/>
        </w:rPr>
      </w:pPr>
      <w:ins w:id="955" w:author="Isha Gupta" w:date="2017-05-18T11:45:00Z">
        <w:del w:id="956" w:author="Isha Gupta" w:date="2017-05-17T15:19:00Z">
          <w:r w:rsidRPr="009A3736" w:rsidDel="002A1872">
            <w:delText>Consistency</w:delText>
          </w:r>
        </w:del>
      </w:ins>
    </w:p>
    <w:p w14:paraId="7DBF9053" w14:textId="77777777" w:rsidR="007F3F75" w:rsidRPr="00DF5BBA" w:rsidDel="002A1872" w:rsidRDefault="007F3F75" w:rsidP="007F3F75">
      <w:pPr>
        <w:pStyle w:val="BulletList2"/>
        <w:rPr>
          <w:ins w:id="957" w:author="Isha Gupta" w:date="2017-05-18T11:45:00Z"/>
          <w:del w:id="958" w:author="Isha Gupta" w:date="2017-05-17T15:19:00Z"/>
          <w:lang w:val="en-US" w:eastAsia="ja-JP"/>
        </w:rPr>
      </w:pPr>
      <w:ins w:id="959" w:author="Isha Gupta" w:date="2017-05-18T11:45:00Z">
        <w:del w:id="960" w:author="Isha Gupta" w:date="2017-05-17T15:19:00Z">
          <w:r w:rsidRPr="009A3736" w:rsidDel="002A1872">
            <w:delText xml:space="preserve">What type of user-interface consistency in the system is </w:delText>
          </w:r>
          <w:commentRangeStart w:id="961"/>
          <w:r w:rsidRPr="009A3736" w:rsidDel="002A1872">
            <w:delText>required</w:delText>
          </w:r>
          <w:commentRangeEnd w:id="961"/>
          <w:r w:rsidDel="002A1872">
            <w:rPr>
              <w:rStyle w:val="CommentReference"/>
            </w:rPr>
            <w:commentReference w:id="961"/>
          </w:r>
          <w:r w:rsidRPr="009A3736" w:rsidDel="002A1872">
            <w:delText>?</w:delText>
          </w:r>
        </w:del>
      </w:ins>
    </w:p>
    <w:p w14:paraId="3910ADC6" w14:textId="77777777" w:rsidR="007F3F75" w:rsidRDefault="007F3F75" w:rsidP="007F3F75">
      <w:pPr>
        <w:pStyle w:val="Heading2"/>
        <w:rPr>
          <w:ins w:id="962" w:author="Isha Gupta" w:date="2017-05-18T11:45:00Z"/>
        </w:rPr>
      </w:pPr>
      <w:ins w:id="963" w:author="Isha Gupta" w:date="2017-05-18T11:45:00Z">
        <w:r>
          <w:t>Reliability</w:t>
        </w:r>
      </w:ins>
    </w:p>
    <w:p w14:paraId="4FE754E1" w14:textId="77777777" w:rsidR="007F3F75" w:rsidRPr="009A3736" w:rsidDel="00C77774" w:rsidRDefault="007F3F75" w:rsidP="007F3F75">
      <w:pPr>
        <w:pStyle w:val="BulletList1"/>
        <w:rPr>
          <w:ins w:id="964" w:author="Isha Gupta" w:date="2017-05-18T11:45:00Z"/>
          <w:del w:id="965" w:author="Isha Gupta" w:date="2017-05-17T15:21:00Z"/>
        </w:rPr>
        <w:pPrChange w:id="966" w:author="Isha Gupta" w:date="2017-05-17T15:21:00Z">
          <w:pPr>
            <w:pStyle w:val="BulletList1"/>
          </w:pPr>
        </w:pPrChange>
      </w:pPr>
      <w:ins w:id="967" w:author="Isha Gupta" w:date="2017-05-18T11:45:00Z">
        <w:del w:id="968" w:author="Isha Gupta" w:date="2017-05-17T15:21:00Z">
          <w:r w:rsidRPr="009A3736" w:rsidDel="00C77774">
            <w:delText>Maximum Failure Rate</w:delText>
          </w:r>
        </w:del>
      </w:ins>
    </w:p>
    <w:p w14:paraId="78B00E4E" w14:textId="77777777" w:rsidR="007F3F75" w:rsidDel="00C77774" w:rsidRDefault="007F3F75" w:rsidP="007F3F75">
      <w:pPr>
        <w:pStyle w:val="BulletList1"/>
        <w:rPr>
          <w:ins w:id="969" w:author="Isha Gupta" w:date="2017-05-18T11:45:00Z"/>
          <w:del w:id="970" w:author="Isha Gupta" w:date="2017-05-17T15:21:00Z"/>
        </w:rPr>
        <w:pPrChange w:id="971" w:author="Isha Gupta" w:date="2017-05-17T15:21:00Z">
          <w:pPr>
            <w:pStyle w:val="BulletList2"/>
          </w:pPr>
        </w:pPrChange>
      </w:pPr>
      <w:ins w:id="972" w:author="Isha Gupta" w:date="2017-05-18T11:45:00Z">
        <w:del w:id="973" w:author="Isha Gupta" w:date="2017-05-17T15:21:00Z">
          <w:r w:rsidRPr="009A3736" w:rsidDel="00C77774">
            <w:delText>What is the acceptable % range of failure in delivering a particular request?</w:delText>
          </w:r>
        </w:del>
      </w:ins>
    </w:p>
    <w:p w14:paraId="1521CCFC" w14:textId="77777777" w:rsidR="007F3F75" w:rsidRPr="00C77774" w:rsidRDefault="007F3F75" w:rsidP="007F3F75">
      <w:pPr>
        <w:pStyle w:val="BulletList1"/>
        <w:rPr>
          <w:ins w:id="974" w:author="Isha Gupta" w:date="2017-05-18T11:45:00Z"/>
          <w:rPrChange w:id="975" w:author="Isha Gupta" w:date="2017-05-17T15:21:00Z">
            <w:rPr>
              <w:ins w:id="976" w:author="Isha Gupta" w:date="2017-05-18T11:45:00Z"/>
              <w:i/>
            </w:rPr>
          </w:rPrChange>
        </w:rPr>
        <w:pPrChange w:id="977" w:author="Isha Gupta" w:date="2017-05-17T15:21:00Z">
          <w:pPr>
            <w:pStyle w:val="BulletList2"/>
          </w:pPr>
        </w:pPrChange>
      </w:pPr>
      <w:ins w:id="978" w:author="Isha Gupta" w:date="2017-05-18T11:45:00Z">
        <w:r w:rsidRPr="00C77774">
          <w:rPr>
            <w:rPrChange w:id="979" w:author="Isha Gupta" w:date="2017-05-17T15:21:00Z">
              <w:rPr>
                <w:i/>
              </w:rPr>
            </w:rPrChange>
          </w:rPr>
          <w:t xml:space="preserve">Number of users logged in at a </w:t>
        </w:r>
        <w:del w:id="980" w:author="Isha Gupta" w:date="2017-05-18T09:57:00Z">
          <w:r w:rsidRPr="00C77774" w:rsidDel="00834273">
            <w:rPr>
              <w:rPrChange w:id="981" w:author="Isha Gupta" w:date="2017-05-17T15:21:00Z">
                <w:rPr>
                  <w:i/>
                </w:rPr>
              </w:rPrChange>
            </w:rPr>
            <w:delText>particular time</w:delText>
          </w:r>
        </w:del>
        <w:r w:rsidRPr="00834273">
          <w:t>time</w:t>
        </w:r>
        <w:r w:rsidRPr="00C77774">
          <w:rPr>
            <w:rPrChange w:id="982" w:author="Isha Gupta" w:date="2017-05-17T15:21:00Z">
              <w:rPr>
                <w:i/>
              </w:rPr>
            </w:rPrChange>
          </w:rPr>
          <w:t xml:space="preserve"> can be managed and restricted to handle</w:t>
        </w:r>
        <w:r>
          <w:t xml:space="preserve"> &amp; optimize</w:t>
        </w:r>
        <w:r w:rsidRPr="00C77774">
          <w:rPr>
            <w:rPrChange w:id="983" w:author="Isha Gupta" w:date="2017-05-17T15:21:00Z">
              <w:rPr>
                <w:i/>
              </w:rPr>
            </w:rPrChange>
          </w:rPr>
          <w:t xml:space="preserve"> t</w:t>
        </w:r>
        <w:r>
          <w:t>he time required to deliver a request</w:t>
        </w:r>
        <w:del w:id="984" w:author="Isha Gupta" w:date="2017-05-17T15:24:00Z">
          <w:r w:rsidRPr="00C77774" w:rsidDel="00DB5F31">
            <w:rPr>
              <w:rPrChange w:id="985" w:author="Isha Gupta" w:date="2017-05-17T15:21:00Z">
                <w:rPr>
                  <w:i/>
                </w:rPr>
              </w:rPrChange>
            </w:rPr>
            <w:delText>his</w:delText>
          </w:r>
        </w:del>
        <w:r w:rsidRPr="00C77774">
          <w:rPr>
            <w:rPrChange w:id="986" w:author="Isha Gupta" w:date="2017-05-17T15:21:00Z">
              <w:rPr>
                <w:i/>
              </w:rPr>
            </w:rPrChange>
          </w:rPr>
          <w:t>.</w:t>
        </w:r>
      </w:ins>
    </w:p>
    <w:p w14:paraId="4CC1A2C2" w14:textId="77777777" w:rsidR="007F3F75" w:rsidRPr="00C77774" w:rsidDel="00DB5F31" w:rsidRDefault="007F3F75" w:rsidP="007F3F75">
      <w:pPr>
        <w:pStyle w:val="BulletList1"/>
        <w:rPr>
          <w:ins w:id="987" w:author="Isha Gupta" w:date="2017-05-18T11:45:00Z"/>
          <w:del w:id="988" w:author="Isha Gupta" w:date="2017-05-17T15:25:00Z"/>
          <w:rPrChange w:id="989" w:author="Isha Gupta" w:date="2017-05-17T15:21:00Z">
            <w:rPr>
              <w:ins w:id="990" w:author="Isha Gupta" w:date="2017-05-18T11:45:00Z"/>
              <w:del w:id="991" w:author="Isha Gupta" w:date="2017-05-17T15:25:00Z"/>
              <w:i/>
            </w:rPr>
          </w:rPrChange>
        </w:rPr>
        <w:pPrChange w:id="992" w:author="Isha Gupta" w:date="2017-05-17T15:21:00Z">
          <w:pPr>
            <w:pStyle w:val="BulletList2"/>
          </w:pPr>
        </w:pPrChange>
      </w:pPr>
      <w:ins w:id="993" w:author="Isha Gupta" w:date="2017-05-18T11:45:00Z">
        <w:del w:id="994" w:author="Isha Gupta" w:date="2017-05-17T15:25:00Z">
          <w:r w:rsidRPr="00C77774" w:rsidDel="00DB5F31">
            <w:rPr>
              <w:rPrChange w:id="995" w:author="Isha Gupta" w:date="2017-05-17T15:21:00Z">
                <w:rPr>
                  <w:i/>
                </w:rPr>
              </w:rPrChange>
            </w:rPr>
            <w:delText>Performance will be down after certain number of user hits.</w:delText>
          </w:r>
        </w:del>
      </w:ins>
    </w:p>
    <w:p w14:paraId="3B8DC3B2" w14:textId="77777777" w:rsidR="007F3F75" w:rsidRPr="009A3736" w:rsidDel="00DB5F31" w:rsidRDefault="007F3F75" w:rsidP="007F3F75">
      <w:pPr>
        <w:pStyle w:val="BulletList1"/>
        <w:rPr>
          <w:ins w:id="996" w:author="Isha Gupta" w:date="2017-05-18T11:45:00Z"/>
          <w:del w:id="997" w:author="Isha Gupta" w:date="2017-05-17T15:22:00Z"/>
        </w:rPr>
      </w:pPr>
      <w:ins w:id="998" w:author="Isha Gupta" w:date="2017-05-18T11:45:00Z">
        <w:del w:id="999" w:author="Isha Gupta" w:date="2017-05-17T15:22:00Z">
          <w:r w:rsidRPr="009A3736" w:rsidDel="00DB5F31">
            <w:delText>Maximum Down Time</w:delText>
          </w:r>
        </w:del>
      </w:ins>
    </w:p>
    <w:p w14:paraId="489947A0" w14:textId="77777777" w:rsidR="007F3F75" w:rsidRPr="009A3736" w:rsidDel="00DB5F31" w:rsidRDefault="007F3F75" w:rsidP="007F3F75">
      <w:pPr>
        <w:pStyle w:val="BulletList2"/>
        <w:rPr>
          <w:ins w:id="1000" w:author="Isha Gupta" w:date="2017-05-18T11:45:00Z"/>
          <w:del w:id="1001" w:author="Isha Gupta" w:date="2017-05-17T15:22:00Z"/>
        </w:rPr>
      </w:pPr>
      <w:ins w:id="1002" w:author="Isha Gupta" w:date="2017-05-18T11:45:00Z">
        <w:del w:id="1003" w:author="Isha Gupta" w:date="2017-05-17T15:22:00Z">
          <w:r w:rsidRPr="009A3736" w:rsidDel="00DB5F31">
            <w:delText>What is the acceptable system downtime per 24-hour period?</w:delText>
          </w:r>
        </w:del>
      </w:ins>
    </w:p>
    <w:p w14:paraId="3B5D954D" w14:textId="77777777" w:rsidR="007F3F75" w:rsidRPr="009A3736" w:rsidRDefault="007F3F75" w:rsidP="007F3F75">
      <w:pPr>
        <w:pStyle w:val="BulletList1"/>
        <w:rPr>
          <w:ins w:id="1004" w:author="Isha Gupta" w:date="2017-05-18T11:45:00Z"/>
        </w:rPr>
      </w:pPr>
      <w:ins w:id="1005" w:author="Isha Gupta" w:date="2017-05-18T11:45:00Z">
        <w:r w:rsidRPr="009A3736">
          <w:t xml:space="preserve">Ease of Recovery             </w:t>
        </w:r>
      </w:ins>
    </w:p>
    <w:p w14:paraId="10356C17" w14:textId="77777777" w:rsidR="007F3F75" w:rsidRDefault="007F3F75" w:rsidP="007F3F75">
      <w:pPr>
        <w:pStyle w:val="BulletList2"/>
        <w:rPr>
          <w:ins w:id="1006" w:author="Isha Gupta" w:date="2017-05-18T11:45:00Z"/>
        </w:rPr>
      </w:pPr>
      <w:ins w:id="1007" w:author="Isha Gupta" w:date="2017-05-18T11:45:00Z">
        <w:r w:rsidRPr="009A3736">
          <w:t>How should the system respond to errors?</w:t>
        </w:r>
      </w:ins>
    </w:p>
    <w:p w14:paraId="6C805BE9" w14:textId="77777777" w:rsidR="007F3F75" w:rsidRPr="00EE5A4A" w:rsidRDefault="007F3F75" w:rsidP="007F3F75">
      <w:pPr>
        <w:pStyle w:val="BulletList2"/>
        <w:rPr>
          <w:ins w:id="1008" w:author="Isha Gupta" w:date="2017-05-18T11:45:00Z"/>
          <w:i/>
        </w:rPr>
      </w:pPr>
      <w:ins w:id="1009" w:author="Isha Gupta" w:date="2017-05-18T11:45:00Z">
        <w:r>
          <w:rPr>
            <w:i/>
          </w:rPr>
          <w:t>Error Handling</w:t>
        </w:r>
        <w:del w:id="1010" w:author="Isha Gupta" w:date="2017-05-17T15:22:00Z">
          <w:r w:rsidRPr="00EE5A4A" w:rsidDel="00DB5F31">
            <w:rPr>
              <w:i/>
            </w:rPr>
            <w:delText>Exception</w:delText>
          </w:r>
        </w:del>
        <w:r w:rsidRPr="00EE5A4A">
          <w:rPr>
            <w:i/>
          </w:rPr>
          <w:t xml:space="preserve"> library </w:t>
        </w:r>
        <w:r>
          <w:rPr>
            <w:i/>
          </w:rPr>
          <w:t xml:space="preserve">will be responsible to </w:t>
        </w:r>
        <w:del w:id="1011" w:author="Isha Gupta" w:date="2017-05-17T15:26:00Z">
          <w:r w:rsidRPr="00EE5A4A" w:rsidDel="00DB5F31">
            <w:rPr>
              <w:i/>
            </w:rPr>
            <w:delText xml:space="preserve">to </w:delText>
          </w:r>
        </w:del>
        <w:r w:rsidRPr="00EE5A4A">
          <w:rPr>
            <w:i/>
          </w:rPr>
          <w:t>take care of errors and provide back up mechanisms</w:t>
        </w:r>
        <w:r>
          <w:rPr>
            <w:i/>
          </w:rPr>
          <w:t xml:space="preserve"> in scenarios of system recovery.</w:t>
        </w:r>
        <w:del w:id="1012" w:author="Isha Gupta" w:date="2017-05-17T15:26:00Z">
          <w:r w:rsidRPr="00EE5A4A" w:rsidDel="00DB5F31">
            <w:rPr>
              <w:i/>
            </w:rPr>
            <w:delText>.</w:delText>
          </w:r>
        </w:del>
      </w:ins>
    </w:p>
    <w:p w14:paraId="1352E445" w14:textId="77777777" w:rsidR="007F3F75" w:rsidRPr="009A3736" w:rsidDel="00DB5F31" w:rsidRDefault="007F3F75" w:rsidP="007F3F75">
      <w:pPr>
        <w:pStyle w:val="BulletList2"/>
        <w:rPr>
          <w:ins w:id="1013" w:author="Isha Gupta" w:date="2017-05-18T11:45:00Z"/>
          <w:del w:id="1014" w:author="Isha Gupta" w:date="2017-05-17T15:22:00Z"/>
        </w:rPr>
      </w:pPr>
      <w:ins w:id="1015" w:author="Isha Gupta" w:date="2017-05-18T11:45:00Z">
        <w:del w:id="1016" w:author="Isha Gupta" w:date="2017-05-17T15:22:00Z">
          <w:r w:rsidRPr="009A3736" w:rsidDel="00DB5F31">
            <w:delText>Is there a maximum acceptable time for restarting the syste</w:delText>
          </w:r>
          <w:r w:rsidDel="00DB5F31">
            <w:delText>m after a failure?</w:delText>
          </w:r>
        </w:del>
      </w:ins>
    </w:p>
    <w:p w14:paraId="6E0BF0D2" w14:textId="77777777" w:rsidR="007F3F75" w:rsidRPr="009A3736" w:rsidRDefault="007F3F75" w:rsidP="007F3F75">
      <w:pPr>
        <w:pStyle w:val="BulletList1"/>
        <w:rPr>
          <w:ins w:id="1017" w:author="Isha Gupta" w:date="2017-05-18T11:45:00Z"/>
        </w:rPr>
      </w:pPr>
      <w:ins w:id="1018" w:author="Isha Gupta" w:date="2017-05-18T11:45:00Z">
        <w:r w:rsidRPr="009A3736">
          <w:t>Maximum Known Bugs</w:t>
        </w:r>
      </w:ins>
    </w:p>
    <w:p w14:paraId="5B22AC9C" w14:textId="77777777" w:rsidR="007F3F75" w:rsidRDefault="007F3F75" w:rsidP="007F3F75">
      <w:pPr>
        <w:pStyle w:val="BulletList2"/>
        <w:numPr>
          <w:ilvl w:val="0"/>
          <w:numId w:val="0"/>
        </w:numPr>
        <w:ind w:firstLine="360"/>
        <w:rPr>
          <w:ins w:id="1019" w:author="Isha Gupta" w:date="2017-05-18T11:45:00Z"/>
        </w:rPr>
        <w:pPrChange w:id="1020" w:author="Isha Gupta" w:date="2017-05-17T18:55:00Z">
          <w:pPr>
            <w:pStyle w:val="BulletList2"/>
          </w:pPr>
        </w:pPrChange>
      </w:pPr>
      <w:ins w:id="1021" w:author="Isha Gupta" w:date="2017-05-18T11:45:00Z">
        <w:r>
          <w:t xml:space="preserve">Application will not be deployed with any high severity </w:t>
        </w:r>
        <w:r w:rsidRPr="009A3736">
          <w:t>bugs</w:t>
        </w:r>
        <w:r>
          <w:t xml:space="preserve"> or 2 to 5 medium severity bugs.</w:t>
        </w:r>
      </w:ins>
    </w:p>
    <w:p w14:paraId="5C44D47B" w14:textId="77777777" w:rsidR="007F3F75" w:rsidRPr="000C37D0" w:rsidRDefault="007F3F75" w:rsidP="007F3F75">
      <w:pPr>
        <w:pStyle w:val="BulletList2"/>
        <w:rPr>
          <w:ins w:id="1022" w:author="Isha Gupta" w:date="2017-05-18T11:45:00Z"/>
          <w:lang w:val="en-US" w:eastAsia="ja-JP"/>
          <w:rPrChange w:id="1023" w:author="Isha Gupta" w:date="2017-05-17T18:58:00Z">
            <w:rPr>
              <w:ins w:id="1024" w:author="Isha Gupta" w:date="2017-05-18T11:45:00Z"/>
            </w:rPr>
          </w:rPrChange>
        </w:rPr>
        <w:pPrChange w:id="1025" w:author="Isha Gupta" w:date="2017-05-17T18:58:00Z">
          <w:pPr>
            <w:pStyle w:val="BulletList2"/>
            <w:numPr>
              <w:ilvl w:val="1"/>
            </w:numPr>
            <w:ind w:left="2367"/>
          </w:pPr>
        </w:pPrChange>
      </w:pPr>
      <w:ins w:id="1026" w:author="Isha Gupta" w:date="2017-05-18T11:45:00Z">
        <w:r>
          <w:t xml:space="preserve">High severity would be </w:t>
        </w:r>
        <w:r>
          <w:rPr>
            <w:lang w:val="en-US" w:eastAsia="ja-JP"/>
          </w:rPr>
          <w:t xml:space="preserve">loss of </w:t>
        </w:r>
        <w:r>
          <w:t>Business Use case/ functionality or performance related</w:t>
        </w:r>
      </w:ins>
    </w:p>
    <w:p w14:paraId="57985D88" w14:textId="77777777" w:rsidR="007F3F75" w:rsidRPr="000C37D0" w:rsidRDefault="007F3F75" w:rsidP="007F3F75">
      <w:pPr>
        <w:pStyle w:val="BulletList2"/>
        <w:rPr>
          <w:ins w:id="1027" w:author="Isha Gupta" w:date="2017-05-18T11:45:00Z"/>
          <w:lang w:val="en-US" w:eastAsia="ja-JP"/>
        </w:rPr>
        <w:pPrChange w:id="1028" w:author="Isha Gupta" w:date="2017-05-17T18:58:00Z">
          <w:pPr>
            <w:pStyle w:val="BulletList2"/>
            <w:numPr>
              <w:ilvl w:val="1"/>
            </w:numPr>
            <w:ind w:left="2367"/>
          </w:pPr>
        </w:pPrChange>
      </w:pPr>
      <w:ins w:id="1029" w:author="Isha Gupta" w:date="2017-05-18T11:45:00Z">
        <w:r>
          <w:rPr>
            <w:lang w:val="en-US" w:eastAsia="ja-JP"/>
          </w:rPr>
          <w:t>Medium severity would be in Reports or UI.</w:t>
        </w:r>
      </w:ins>
    </w:p>
    <w:p w14:paraId="0B490500" w14:textId="77777777" w:rsidR="007F3F75" w:rsidRPr="009A3736" w:rsidDel="000C37D0" w:rsidRDefault="007F3F75" w:rsidP="007F3F75">
      <w:pPr>
        <w:pStyle w:val="BulletList2"/>
        <w:numPr>
          <w:ilvl w:val="0"/>
          <w:numId w:val="0"/>
        </w:numPr>
        <w:ind w:left="1647" w:hanging="360"/>
        <w:rPr>
          <w:ins w:id="1030" w:author="Isha Gupta" w:date="2017-05-18T11:45:00Z"/>
          <w:del w:id="1031" w:author="Isha Gupta" w:date="2017-05-17T18:54:00Z"/>
        </w:rPr>
        <w:pPrChange w:id="1032" w:author="Isha Gupta" w:date="2017-05-17T18:58:00Z">
          <w:pPr>
            <w:pStyle w:val="BulletList2"/>
          </w:pPr>
        </w:pPrChange>
      </w:pPr>
      <w:ins w:id="1033" w:author="Isha Gupta" w:date="2017-05-18T11:45:00Z">
        <w:del w:id="1034" w:author="Isha Gupta" w:date="2017-05-17T18:53:00Z">
          <w:r w:rsidRPr="009A3736" w:rsidDel="000C37D0">
            <w:delText>What is the acceptable</w:delText>
          </w:r>
        </w:del>
        <w:del w:id="1035" w:author="Isha Gupta" w:date="2017-05-17T18:54:00Z">
          <w:r w:rsidRPr="009A3736" w:rsidDel="000C37D0">
            <w:delText xml:space="preserve"> number of known high severity </w:delText>
          </w:r>
        </w:del>
        <w:del w:id="1036" w:author="Isha Gupta" w:date="2017-05-17T18:55:00Z">
          <w:r w:rsidRPr="009A3736" w:rsidDel="000C37D0">
            <w:delText>bugs</w:delText>
          </w:r>
        </w:del>
        <w:del w:id="1037" w:author="Isha Gupta" w:date="2017-05-17T18:54:00Z">
          <w:r w:rsidRPr="009A3736" w:rsidDel="000C37D0">
            <w:delText>?</w:delText>
          </w:r>
          <w:r w:rsidDel="000C37D0">
            <w:delText xml:space="preserve"> 0 </w:delText>
          </w:r>
        </w:del>
      </w:ins>
    </w:p>
    <w:p w14:paraId="0B517545" w14:textId="77777777" w:rsidR="007F3F75" w:rsidRPr="009A3736" w:rsidDel="000C37D0" w:rsidRDefault="007F3F75" w:rsidP="007F3F75">
      <w:pPr>
        <w:pStyle w:val="BulletList2"/>
        <w:numPr>
          <w:ilvl w:val="0"/>
          <w:numId w:val="0"/>
        </w:numPr>
        <w:ind w:left="1287"/>
        <w:rPr>
          <w:ins w:id="1038" w:author="Isha Gupta" w:date="2017-05-18T11:45:00Z"/>
          <w:del w:id="1039" w:author="Isha Gupta" w:date="2017-05-17T18:58:00Z"/>
        </w:rPr>
        <w:pPrChange w:id="1040" w:author="Isha Gupta" w:date="2017-05-17T18:58:00Z">
          <w:pPr>
            <w:pStyle w:val="BulletList2"/>
          </w:pPr>
        </w:pPrChange>
      </w:pPr>
      <w:ins w:id="1041" w:author="Isha Gupta" w:date="2017-05-18T11:45:00Z">
        <w:del w:id="1042" w:author="Isha Gupta" w:date="2017-05-17T18:55:00Z">
          <w:r w:rsidRPr="009A3736" w:rsidDel="000C37D0">
            <w:delText>What is the acceptable number of known medium severity bugs?</w:delText>
          </w:r>
          <w:r w:rsidDel="000C37D0">
            <w:delText xml:space="preserve"> 2-5</w:delText>
          </w:r>
        </w:del>
      </w:ins>
    </w:p>
    <w:p w14:paraId="4F0C883F" w14:textId="77777777" w:rsidR="007F3F75" w:rsidRPr="00EE5A4A" w:rsidDel="000C37D0" w:rsidRDefault="007F3F75" w:rsidP="007F3F75">
      <w:pPr>
        <w:pStyle w:val="BulletList2"/>
        <w:numPr>
          <w:ilvl w:val="0"/>
          <w:numId w:val="0"/>
        </w:numPr>
        <w:ind w:left="1287"/>
        <w:rPr>
          <w:ins w:id="1043" w:author="Isha Gupta" w:date="2017-05-18T11:45:00Z"/>
          <w:del w:id="1044" w:author="Isha Gupta" w:date="2017-05-17T18:55:00Z"/>
          <w:lang w:val="en-US" w:eastAsia="ja-JP"/>
        </w:rPr>
        <w:pPrChange w:id="1045" w:author="Isha Gupta" w:date="2017-05-17T18:58:00Z">
          <w:pPr>
            <w:pStyle w:val="BulletList2"/>
          </w:pPr>
        </w:pPrChange>
      </w:pPr>
      <w:ins w:id="1046" w:author="Isha Gupta" w:date="2017-05-18T11:45:00Z">
        <w:del w:id="1047" w:author="Isha Gupta" w:date="2017-05-17T18:55:00Z">
          <w:r w:rsidRPr="009A3736" w:rsidDel="000C37D0">
            <w:delText>What are the criteria of High severity and Medium Severity bugs?</w:delText>
          </w:r>
          <w:r w:rsidDel="000C37D0">
            <w:delText xml:space="preserve"> </w:delText>
          </w:r>
        </w:del>
      </w:ins>
    </w:p>
    <w:p w14:paraId="2ED3AADC" w14:textId="77777777" w:rsidR="007F3F75" w:rsidRPr="00EE5A4A" w:rsidDel="000C37D0" w:rsidRDefault="007F3F75" w:rsidP="007F3F75">
      <w:pPr>
        <w:pStyle w:val="BulletList2"/>
        <w:numPr>
          <w:ilvl w:val="0"/>
          <w:numId w:val="0"/>
        </w:numPr>
        <w:ind w:left="1287"/>
        <w:rPr>
          <w:ins w:id="1048" w:author="Isha Gupta" w:date="2017-05-18T11:45:00Z"/>
          <w:del w:id="1049" w:author="Isha Gupta" w:date="2017-05-17T18:55:00Z"/>
          <w:lang w:val="en-US" w:eastAsia="ja-JP"/>
        </w:rPr>
        <w:pPrChange w:id="1050" w:author="Isha Gupta" w:date="2017-05-17T18:58:00Z">
          <w:pPr>
            <w:pStyle w:val="BulletList2"/>
          </w:pPr>
        </w:pPrChange>
      </w:pPr>
      <w:ins w:id="1051" w:author="Isha Gupta" w:date="2017-05-18T11:45:00Z">
        <w:del w:id="1052" w:author="Isha Gupta" w:date="2017-05-17T18:55:00Z">
          <w:r w:rsidDel="000C37D0">
            <w:delText>High severity</w:delText>
          </w:r>
        </w:del>
      </w:ins>
    </w:p>
    <w:p w14:paraId="094E88D3" w14:textId="77777777" w:rsidR="007F3F75" w:rsidRPr="00EE5A4A" w:rsidDel="000C37D0" w:rsidRDefault="007F3F75" w:rsidP="007F3F75">
      <w:pPr>
        <w:pStyle w:val="BulletList2"/>
        <w:numPr>
          <w:ilvl w:val="0"/>
          <w:numId w:val="0"/>
        </w:numPr>
        <w:ind w:left="1287"/>
        <w:rPr>
          <w:ins w:id="1053" w:author="Isha Gupta" w:date="2017-05-18T11:45:00Z"/>
          <w:del w:id="1054" w:author="Isha Gupta" w:date="2017-05-17T18:55:00Z"/>
          <w:lang w:val="en-US" w:eastAsia="ja-JP"/>
        </w:rPr>
        <w:pPrChange w:id="1055" w:author="Isha Gupta" w:date="2017-05-17T18:58:00Z">
          <w:pPr>
            <w:pStyle w:val="BulletList2"/>
            <w:numPr>
              <w:ilvl w:val="1"/>
            </w:numPr>
            <w:ind w:left="2367"/>
          </w:pPr>
        </w:pPrChange>
      </w:pPr>
      <w:ins w:id="1056" w:author="Isha Gupta" w:date="2017-05-18T11:45:00Z">
        <w:del w:id="1057" w:author="Isha Gupta" w:date="2017-05-17T18:55:00Z">
          <w:r w:rsidDel="000C37D0">
            <w:delText>Business/ functionality related</w:delText>
          </w:r>
        </w:del>
      </w:ins>
    </w:p>
    <w:p w14:paraId="24E3C465" w14:textId="77777777" w:rsidR="007F3F75" w:rsidRPr="00EE5A4A" w:rsidDel="000C37D0" w:rsidRDefault="007F3F75" w:rsidP="007F3F75">
      <w:pPr>
        <w:pStyle w:val="BulletList2"/>
        <w:numPr>
          <w:ilvl w:val="0"/>
          <w:numId w:val="0"/>
        </w:numPr>
        <w:ind w:left="1287"/>
        <w:rPr>
          <w:ins w:id="1058" w:author="Isha Gupta" w:date="2017-05-18T11:45:00Z"/>
          <w:del w:id="1059" w:author="Isha Gupta" w:date="2017-05-17T18:55:00Z"/>
          <w:lang w:val="en-US" w:eastAsia="ja-JP"/>
        </w:rPr>
        <w:pPrChange w:id="1060" w:author="Isha Gupta" w:date="2017-05-17T18:58:00Z">
          <w:pPr>
            <w:pStyle w:val="BulletList2"/>
            <w:numPr>
              <w:ilvl w:val="1"/>
            </w:numPr>
            <w:ind w:left="2367"/>
          </w:pPr>
        </w:pPrChange>
      </w:pPr>
      <w:ins w:id="1061" w:author="Isha Gupta" w:date="2017-05-18T11:45:00Z">
        <w:del w:id="1062" w:author="Isha Gupta" w:date="2017-05-17T18:55:00Z">
          <w:r w:rsidDel="000C37D0">
            <w:delText>Performance related</w:delText>
          </w:r>
        </w:del>
      </w:ins>
    </w:p>
    <w:p w14:paraId="50F223F1" w14:textId="77777777" w:rsidR="007F3F75" w:rsidDel="000C37D0" w:rsidRDefault="007F3F75" w:rsidP="007F3F75">
      <w:pPr>
        <w:pStyle w:val="BulletList2"/>
        <w:numPr>
          <w:ilvl w:val="0"/>
          <w:numId w:val="0"/>
        </w:numPr>
        <w:ind w:left="1287"/>
        <w:rPr>
          <w:ins w:id="1063" w:author="Isha Gupta" w:date="2017-05-18T11:45:00Z"/>
          <w:del w:id="1064" w:author="Isha Gupta" w:date="2017-05-17T18:58:00Z"/>
          <w:lang w:val="en-US" w:eastAsia="ja-JP"/>
        </w:rPr>
        <w:pPrChange w:id="1065" w:author="Isha Gupta" w:date="2017-05-17T18:58:00Z">
          <w:pPr>
            <w:pStyle w:val="BulletList2"/>
          </w:pPr>
        </w:pPrChange>
      </w:pPr>
      <w:ins w:id="1066" w:author="Isha Gupta" w:date="2017-05-18T11:45:00Z">
        <w:del w:id="1067" w:author="Isha Gupta" w:date="2017-05-17T18:58:00Z">
          <w:r w:rsidDel="000C37D0">
            <w:rPr>
              <w:lang w:val="en-US" w:eastAsia="ja-JP"/>
            </w:rPr>
            <w:delText>Medium severity</w:delText>
          </w:r>
        </w:del>
      </w:ins>
    </w:p>
    <w:p w14:paraId="7459B8CD" w14:textId="77777777" w:rsidR="007F3F75" w:rsidDel="000C37D0" w:rsidRDefault="007F3F75" w:rsidP="007F3F75">
      <w:pPr>
        <w:pStyle w:val="BulletList2"/>
        <w:numPr>
          <w:ilvl w:val="0"/>
          <w:numId w:val="0"/>
        </w:numPr>
        <w:ind w:left="1287"/>
        <w:rPr>
          <w:ins w:id="1068" w:author="Isha Gupta" w:date="2017-05-18T11:45:00Z"/>
          <w:del w:id="1069" w:author="Isha Gupta" w:date="2017-05-17T18:58:00Z"/>
          <w:lang w:val="en-US" w:eastAsia="ja-JP"/>
        </w:rPr>
        <w:pPrChange w:id="1070" w:author="Isha Gupta" w:date="2017-05-17T18:58:00Z">
          <w:pPr>
            <w:pStyle w:val="BulletList2"/>
            <w:numPr>
              <w:ilvl w:val="1"/>
            </w:numPr>
            <w:ind w:left="2367"/>
          </w:pPr>
        </w:pPrChange>
      </w:pPr>
      <w:ins w:id="1071" w:author="Isha Gupta" w:date="2017-05-18T11:45:00Z">
        <w:del w:id="1072" w:author="Isha Gupta" w:date="2017-05-17T18:58:00Z">
          <w:r w:rsidDel="000C37D0">
            <w:rPr>
              <w:lang w:val="en-US" w:eastAsia="ja-JP"/>
            </w:rPr>
            <w:delText>Reports</w:delText>
          </w:r>
        </w:del>
      </w:ins>
    </w:p>
    <w:p w14:paraId="31139206" w14:textId="77777777" w:rsidR="007F3F75" w:rsidRPr="00DF5BBA" w:rsidDel="000C37D0" w:rsidRDefault="007F3F75" w:rsidP="007F3F75">
      <w:pPr>
        <w:pStyle w:val="BulletList2"/>
        <w:numPr>
          <w:ilvl w:val="0"/>
          <w:numId w:val="0"/>
        </w:numPr>
        <w:ind w:left="1287"/>
        <w:rPr>
          <w:ins w:id="1073" w:author="Isha Gupta" w:date="2017-05-18T11:45:00Z"/>
          <w:del w:id="1074" w:author="Isha Gupta" w:date="2017-05-17T18:58:00Z"/>
          <w:lang w:val="en-US" w:eastAsia="ja-JP"/>
        </w:rPr>
        <w:pPrChange w:id="1075" w:author="Isha Gupta" w:date="2017-05-17T18:58:00Z">
          <w:pPr>
            <w:pStyle w:val="BulletList2"/>
            <w:numPr>
              <w:ilvl w:val="1"/>
            </w:numPr>
            <w:ind w:left="2367"/>
          </w:pPr>
        </w:pPrChange>
      </w:pPr>
      <w:ins w:id="1076" w:author="Isha Gupta" w:date="2017-05-18T11:45:00Z">
        <w:del w:id="1077" w:author="Isha Gupta" w:date="2017-05-17T18:58:00Z">
          <w:r w:rsidDel="000C37D0">
            <w:rPr>
              <w:lang w:val="en-US" w:eastAsia="ja-JP"/>
            </w:rPr>
            <w:delText>UI</w:delText>
          </w:r>
        </w:del>
      </w:ins>
    </w:p>
    <w:p w14:paraId="56D5CC44" w14:textId="77777777" w:rsidR="007F3F75" w:rsidRDefault="007F3F75" w:rsidP="007F3F75">
      <w:pPr>
        <w:pStyle w:val="Heading2"/>
        <w:rPr>
          <w:ins w:id="1078" w:author="Isha Gupta" w:date="2017-05-18T11:45:00Z"/>
        </w:rPr>
      </w:pPr>
      <w:ins w:id="1079" w:author="Isha Gupta" w:date="2017-05-18T11:45:00Z">
        <w:r>
          <w:t>Performance</w:t>
        </w:r>
      </w:ins>
    </w:p>
    <w:p w14:paraId="630A2F9B" w14:textId="77777777" w:rsidR="007F3F75" w:rsidRPr="009A3736" w:rsidRDefault="007F3F75" w:rsidP="007F3F75">
      <w:pPr>
        <w:pStyle w:val="BulletList1"/>
        <w:rPr>
          <w:ins w:id="1080" w:author="Isha Gupta" w:date="2017-05-18T11:45:00Z"/>
        </w:rPr>
      </w:pPr>
      <w:ins w:id="1081" w:author="Isha Gupta" w:date="2017-05-18T11:45:00Z">
        <w:r w:rsidRPr="009A3736">
          <w:t>Throughput    </w:t>
        </w:r>
      </w:ins>
    </w:p>
    <w:p w14:paraId="18D14486" w14:textId="77777777" w:rsidR="007F3F75" w:rsidRDefault="007F3F75" w:rsidP="007F3F75">
      <w:pPr>
        <w:pStyle w:val="BulletList2"/>
        <w:rPr>
          <w:ins w:id="1082" w:author="Isha Gupta" w:date="2017-05-18T11:45:00Z"/>
        </w:rPr>
      </w:pPr>
      <w:ins w:id="1083" w:author="Isha Gupta" w:date="2017-05-18T11:45:00Z">
        <w:r w:rsidRPr="009A3736">
          <w:t>How many concurrent users may be using the system at any given peak-use time?   </w:t>
        </w:r>
      </w:ins>
    </w:p>
    <w:p w14:paraId="2F3E7BC8" w14:textId="77777777" w:rsidR="007F3F75" w:rsidRPr="009A3736" w:rsidRDefault="007F3F75" w:rsidP="007F3F75">
      <w:pPr>
        <w:pStyle w:val="BulletList2"/>
        <w:numPr>
          <w:ilvl w:val="1"/>
          <w:numId w:val="4"/>
        </w:numPr>
        <w:rPr>
          <w:ins w:id="1084" w:author="Isha Gupta" w:date="2017-05-18T11:45:00Z"/>
        </w:rPr>
      </w:pPr>
      <w:ins w:id="1085" w:author="Isha Gupta" w:date="2017-05-18T11:45:00Z">
        <w:r>
          <w:t>It will be c</w:t>
        </w:r>
        <w:del w:id="1086" w:author="Isha Gupta" w:date="2017-05-17T19:23:00Z">
          <w:r w:rsidDel="001A6AD4">
            <w:delText>C</w:delText>
          </w:r>
        </w:del>
        <w:r>
          <w:t xml:space="preserve">alculate based on system resources and request execution time. </w:t>
        </w:r>
        <w:del w:id="1087" w:author="Isha Gupta" w:date="2017-05-17T19:23:00Z">
          <w:r w:rsidDel="001A6AD4">
            <w:delText>Look for it on net.</w:delText>
          </w:r>
        </w:del>
      </w:ins>
    </w:p>
    <w:p w14:paraId="0B1F7CDA" w14:textId="77777777" w:rsidR="007F3F75" w:rsidRDefault="007F3F75" w:rsidP="007F3F75">
      <w:pPr>
        <w:pStyle w:val="BulletList2"/>
        <w:rPr>
          <w:ins w:id="1088" w:author="Isha Gupta" w:date="2017-05-18T11:45:00Z"/>
        </w:rPr>
      </w:pPr>
      <w:ins w:id="1089" w:author="Isha Gupta" w:date="2017-05-18T11:45:00Z">
        <w:r w:rsidRPr="009A3736">
          <w:t>How many additional resource requirements (server, load balancers, etc.) are acceptable by the system to maintain acceptable latency and throughput with increasing load?</w:t>
        </w:r>
      </w:ins>
    </w:p>
    <w:p w14:paraId="52057ED3" w14:textId="77777777" w:rsidR="007F3F75" w:rsidRPr="009A3736" w:rsidRDefault="007F3F75" w:rsidP="007F3F75">
      <w:pPr>
        <w:pStyle w:val="BulletList2"/>
        <w:numPr>
          <w:ilvl w:val="1"/>
          <w:numId w:val="4"/>
        </w:numPr>
        <w:rPr>
          <w:ins w:id="1090" w:author="Isha Gupta" w:date="2017-05-18T11:45:00Z"/>
        </w:rPr>
      </w:pPr>
      <w:ins w:id="1091" w:author="Isha Gupta" w:date="2017-05-18T11:45:00Z">
        <w:r>
          <w:t>Based on the above calculation we can decide.</w:t>
        </w:r>
      </w:ins>
    </w:p>
    <w:p w14:paraId="37DF575E" w14:textId="77777777" w:rsidR="007F3F75" w:rsidRDefault="007F3F75" w:rsidP="007F3F75">
      <w:pPr>
        <w:pStyle w:val="BulletList2"/>
        <w:rPr>
          <w:ins w:id="1092" w:author="Isha Gupta" w:date="2017-05-18T11:45:00Z"/>
        </w:rPr>
      </w:pPr>
      <w:ins w:id="1093" w:author="Isha Gupta" w:date="2017-05-18T11:45:00Z">
        <w:r w:rsidRPr="009A3736">
          <w:t>What is the acceptable request range that must be catered to in a given amount of time under a given operating load?</w:t>
        </w:r>
      </w:ins>
    </w:p>
    <w:p w14:paraId="0E278E83" w14:textId="77777777" w:rsidR="007F3F75" w:rsidRPr="009A3736" w:rsidRDefault="007F3F75" w:rsidP="007F3F75">
      <w:pPr>
        <w:pStyle w:val="BulletList2"/>
        <w:numPr>
          <w:ilvl w:val="1"/>
          <w:numId w:val="4"/>
        </w:numPr>
        <w:rPr>
          <w:ins w:id="1094" w:author="Isha Gupta" w:date="2017-05-18T11:45:00Z"/>
        </w:rPr>
      </w:pPr>
      <w:ins w:id="1095" w:author="Isha Gupta" w:date="2017-05-18T11:45:00Z">
        <w:r>
          <w:t>Also d</w:t>
        </w:r>
        <w:del w:id="1096" w:author="Isha Gupta" w:date="2017-05-17T19:24:00Z">
          <w:r w:rsidDel="001324D5">
            <w:delText>D</w:delText>
          </w:r>
        </w:del>
        <w:r>
          <w:t>epends on the above calculation.</w:t>
        </w:r>
      </w:ins>
    </w:p>
    <w:p w14:paraId="1E92F782" w14:textId="77777777" w:rsidR="007F3F75" w:rsidRPr="009A3736" w:rsidRDefault="007F3F75" w:rsidP="007F3F75">
      <w:pPr>
        <w:pStyle w:val="BulletList1"/>
        <w:rPr>
          <w:ins w:id="1097" w:author="Isha Gupta" w:date="2017-05-18T11:45:00Z"/>
        </w:rPr>
      </w:pPr>
      <w:ins w:id="1098" w:author="Isha Gupta" w:date="2017-05-18T11:45:00Z">
        <w:r w:rsidRPr="009A3736">
          <w:t xml:space="preserve">Response Time </w:t>
        </w:r>
      </w:ins>
    </w:p>
    <w:p w14:paraId="072DE762" w14:textId="77777777" w:rsidR="007F3F75" w:rsidRDefault="007F3F75" w:rsidP="007F3F75">
      <w:pPr>
        <w:pStyle w:val="BulletList2"/>
        <w:rPr>
          <w:ins w:id="1099" w:author="Isha Gupta" w:date="2017-05-18T11:45:00Z"/>
        </w:rPr>
      </w:pPr>
      <w:ins w:id="1100" w:author="Isha Gupta" w:date="2017-05-18T11:45:00Z">
        <w:r w:rsidRPr="009A3736">
          <w:t>What is the acceptable response time range (in seconds) to a user action on the system?</w:t>
        </w:r>
      </w:ins>
    </w:p>
    <w:p w14:paraId="07125413" w14:textId="77777777" w:rsidR="007F3F75" w:rsidRPr="009A3736" w:rsidRDefault="007F3F75" w:rsidP="007F3F75">
      <w:pPr>
        <w:pStyle w:val="BulletList2"/>
        <w:numPr>
          <w:ilvl w:val="1"/>
          <w:numId w:val="4"/>
        </w:numPr>
        <w:rPr>
          <w:ins w:id="1101" w:author="Isha Gupta" w:date="2017-05-18T11:45:00Z"/>
        </w:rPr>
      </w:pPr>
      <w:ins w:id="1102" w:author="Isha Gupta" w:date="2017-05-18T11:45:00Z">
        <w:r>
          <w:lastRenderedPageBreak/>
          <w:t>&lt; 1sec.</w:t>
        </w:r>
      </w:ins>
    </w:p>
    <w:p w14:paraId="65301C97" w14:textId="77777777" w:rsidR="007F3F75" w:rsidRPr="009A3736" w:rsidRDefault="007F3F75" w:rsidP="007F3F75">
      <w:pPr>
        <w:pStyle w:val="BulletList1"/>
        <w:rPr>
          <w:ins w:id="1103" w:author="Isha Gupta" w:date="2017-05-18T11:45:00Z"/>
        </w:rPr>
      </w:pPr>
      <w:ins w:id="1104" w:author="Isha Gupta" w:date="2017-05-18T11:45:00Z">
        <w:r w:rsidRPr="009A3736">
          <w:t>Resource Usage          </w:t>
        </w:r>
      </w:ins>
    </w:p>
    <w:p w14:paraId="01C5B5D6" w14:textId="77777777" w:rsidR="007F3F75" w:rsidRDefault="007F3F75" w:rsidP="007F3F75">
      <w:pPr>
        <w:pStyle w:val="BulletList2"/>
        <w:rPr>
          <w:ins w:id="1105" w:author="Isha Gupta" w:date="2017-05-18T11:45:00Z"/>
        </w:rPr>
      </w:pPr>
      <w:ins w:id="1106" w:author="Isha Gupta" w:date="2017-05-18T11:45:00Z">
        <w:r w:rsidRPr="009A3736">
          <w:t>Are there size or capacity constraints on the data to be processed by the system?</w:t>
        </w:r>
        <w:r>
          <w:t xml:space="preserve"> </w:t>
        </w:r>
      </w:ins>
    </w:p>
    <w:p w14:paraId="18DD7237" w14:textId="77777777" w:rsidR="007F3F75" w:rsidRPr="009A3736" w:rsidRDefault="007F3F75" w:rsidP="007F3F75">
      <w:pPr>
        <w:pStyle w:val="BulletList2"/>
        <w:numPr>
          <w:ilvl w:val="1"/>
          <w:numId w:val="4"/>
        </w:numPr>
        <w:rPr>
          <w:ins w:id="1107" w:author="Isha Gupta" w:date="2017-05-18T11:45:00Z"/>
        </w:rPr>
      </w:pPr>
      <w:ins w:id="1108" w:author="Isha Gupta" w:date="2017-05-18T11:45:00Z">
        <w:r>
          <w:t>Yes</w:t>
        </w:r>
        <w:del w:id="1109" w:author="Isha Gupta" w:date="2017-05-17T19:24:00Z">
          <w:r w:rsidDel="001324D5">
            <w:delText>Obviously</w:delText>
          </w:r>
        </w:del>
        <w:r>
          <w:t xml:space="preserve"> and system upgradation would be required on time to time basis.</w:t>
        </w:r>
        <w:del w:id="1110" w:author="Isha Gupta" w:date="2017-05-17T19:24:00Z">
          <w:r w:rsidDel="001324D5">
            <w:delText>.</w:delText>
          </w:r>
        </w:del>
      </w:ins>
    </w:p>
    <w:p w14:paraId="0273668D" w14:textId="77777777" w:rsidR="007F3F75" w:rsidRDefault="007F3F75" w:rsidP="007F3F75">
      <w:pPr>
        <w:pStyle w:val="BulletList2"/>
        <w:rPr>
          <w:ins w:id="1111" w:author="Isha Gupta" w:date="2017-05-18T11:45:00Z"/>
        </w:rPr>
      </w:pPr>
      <w:ins w:id="1112" w:author="Isha Gupta" w:date="2017-05-18T11:45:00Z">
        <w:r w:rsidRPr="009A3736">
          <w:t>Are there any CPU usage constraints while the application is executing?</w:t>
        </w:r>
      </w:ins>
    </w:p>
    <w:p w14:paraId="2031ED0A" w14:textId="77777777" w:rsidR="007F3F75" w:rsidRPr="009A3736" w:rsidRDefault="007F3F75" w:rsidP="007F3F75">
      <w:pPr>
        <w:pStyle w:val="BulletList2"/>
        <w:numPr>
          <w:ilvl w:val="1"/>
          <w:numId w:val="4"/>
        </w:numPr>
        <w:rPr>
          <w:ins w:id="1113" w:author="Isha Gupta" w:date="2017-05-18T11:45:00Z"/>
        </w:rPr>
      </w:pPr>
      <w:ins w:id="1114" w:author="Isha Gupta" w:date="2017-05-18T11:45:00Z">
        <w:r>
          <w:t>CPU standards should be met , dual core, i7, 8GB RAM etc.</w:t>
        </w:r>
      </w:ins>
    </w:p>
    <w:p w14:paraId="365F6CDB" w14:textId="77777777" w:rsidR="007F3F75" w:rsidRPr="009A3736" w:rsidRDefault="007F3F75" w:rsidP="007F3F75">
      <w:pPr>
        <w:pStyle w:val="BulletList1"/>
        <w:rPr>
          <w:ins w:id="1115" w:author="Isha Gupta" w:date="2017-05-18T11:45:00Z"/>
        </w:rPr>
      </w:pPr>
      <w:ins w:id="1116" w:author="Isha Gupta" w:date="2017-05-18T11:45:00Z">
        <w:r w:rsidRPr="009A3736">
          <w:t>Degradation Under Overload Conditions              </w:t>
        </w:r>
      </w:ins>
    </w:p>
    <w:p w14:paraId="05DFDE56" w14:textId="77777777" w:rsidR="007F3F75" w:rsidRPr="000D15CD" w:rsidRDefault="007F3F75" w:rsidP="007F3F75">
      <w:pPr>
        <w:pStyle w:val="BulletList2"/>
        <w:rPr>
          <w:ins w:id="1117" w:author="Isha Gupta" w:date="2017-05-18T11:45:00Z"/>
          <w:lang w:val="en-US" w:eastAsia="ja-JP"/>
        </w:rPr>
      </w:pPr>
      <w:ins w:id="1118" w:author="Isha Gupta" w:date="2017-05-18T11:45:00Z">
        <w:r w:rsidRPr="009A3736">
          <w:t>How should the system respond to extreme conditions?</w:t>
        </w:r>
      </w:ins>
    </w:p>
    <w:p w14:paraId="7861355F" w14:textId="77777777" w:rsidR="007F3F75" w:rsidRPr="00DF5BBA" w:rsidRDefault="007F3F75" w:rsidP="007F3F75">
      <w:pPr>
        <w:pStyle w:val="BulletList2"/>
        <w:numPr>
          <w:ilvl w:val="1"/>
          <w:numId w:val="4"/>
        </w:numPr>
        <w:rPr>
          <w:ins w:id="1119" w:author="Isha Gupta" w:date="2017-05-18T11:45:00Z"/>
          <w:lang w:val="en-US" w:eastAsia="ja-JP"/>
        </w:rPr>
      </w:pPr>
      <w:ins w:id="1120" w:author="Isha Gupta" w:date="2017-05-18T11:45:00Z">
        <w:r>
          <w:t>Please refer Infrastructure diagram section.</w:t>
        </w:r>
      </w:ins>
    </w:p>
    <w:p w14:paraId="44497D31" w14:textId="77777777" w:rsidR="007F3F75" w:rsidRDefault="007F3F75" w:rsidP="007F3F75">
      <w:pPr>
        <w:pStyle w:val="Heading2"/>
        <w:rPr>
          <w:ins w:id="1121" w:author="Isha Gupta" w:date="2017-05-18T11:45:00Z"/>
        </w:rPr>
      </w:pPr>
      <w:ins w:id="1122" w:author="Isha Gupta" w:date="2017-05-18T11:45:00Z">
        <w:r>
          <w:t>Security</w:t>
        </w:r>
      </w:ins>
    </w:p>
    <w:p w14:paraId="5254880F" w14:textId="77777777" w:rsidR="007F3F75" w:rsidRPr="009A3736" w:rsidRDefault="007F3F75" w:rsidP="007F3F75">
      <w:pPr>
        <w:pStyle w:val="BulletList1"/>
        <w:rPr>
          <w:ins w:id="1123" w:author="Isha Gupta" w:date="2017-05-18T11:45:00Z"/>
        </w:rPr>
      </w:pPr>
      <w:ins w:id="1124" w:author="Isha Gupta" w:date="2017-05-18T11:45:00Z">
        <w:r w:rsidRPr="009A3736">
          <w:t>Internal Security  </w:t>
        </w:r>
      </w:ins>
    </w:p>
    <w:p w14:paraId="0FF47753" w14:textId="77777777" w:rsidR="007F3F75" w:rsidRDefault="007F3F75" w:rsidP="007F3F75">
      <w:pPr>
        <w:pStyle w:val="BulletList2"/>
        <w:rPr>
          <w:ins w:id="1125" w:author="Isha Gupta" w:date="2017-05-18T11:45:00Z"/>
        </w:rPr>
      </w:pPr>
      <w:ins w:id="1126" w:author="Isha Gupta" w:date="2017-05-18T11:45:00Z">
        <w:r w:rsidRPr="009A3736">
          <w:t>Must access to any data or the system itself be controlled?</w:t>
        </w:r>
      </w:ins>
    </w:p>
    <w:p w14:paraId="309276C2" w14:textId="77777777" w:rsidR="007F3F75" w:rsidRPr="009A3736" w:rsidRDefault="007F3F75" w:rsidP="007F3F75">
      <w:pPr>
        <w:pStyle w:val="BulletList2"/>
        <w:numPr>
          <w:ilvl w:val="1"/>
          <w:numId w:val="4"/>
        </w:numPr>
        <w:rPr>
          <w:ins w:id="1127" w:author="Isha Gupta" w:date="2017-05-18T11:45:00Z"/>
        </w:rPr>
      </w:pPr>
      <w:ins w:id="1128" w:author="Isha Gupta" w:date="2017-05-18T11:45:00Z">
        <w:r>
          <w:t>Data security mechanism is implemented to avoid anti-cross site scripting and sql injection.</w:t>
        </w:r>
      </w:ins>
    </w:p>
    <w:p w14:paraId="7DE2AE84" w14:textId="77777777" w:rsidR="007F3F75" w:rsidRPr="000D15CD" w:rsidRDefault="007F3F75" w:rsidP="007F3F75">
      <w:pPr>
        <w:pStyle w:val="BulletList2"/>
        <w:rPr>
          <w:ins w:id="1129" w:author="Isha Gupta" w:date="2017-05-18T11:45:00Z"/>
        </w:rPr>
      </w:pPr>
      <w:ins w:id="1130" w:author="Isha Gupta" w:date="2017-05-18T11:45:00Z">
        <w:r w:rsidRPr="009A3736">
          <w:rPr>
            <w:lang w:val="en-GB"/>
          </w:rPr>
          <w:t>Are there any requirements to ensure the integrity of the system from accidental or malicious damage?</w:t>
        </w:r>
      </w:ins>
    </w:p>
    <w:p w14:paraId="7C4DE713" w14:textId="77777777" w:rsidR="007F3F75" w:rsidRPr="0050678F" w:rsidRDefault="007F3F75" w:rsidP="007F3F75">
      <w:pPr>
        <w:pStyle w:val="BulletList2"/>
        <w:numPr>
          <w:ilvl w:val="1"/>
          <w:numId w:val="4"/>
        </w:numPr>
        <w:rPr>
          <w:ins w:id="1131" w:author="Isha Gupta" w:date="2017-05-18T11:45:00Z"/>
          <w:rPrChange w:id="1132" w:author="Isha Gupta" w:date="2017-05-18T10:00:00Z">
            <w:rPr>
              <w:ins w:id="1133" w:author="Isha Gupta" w:date="2017-05-18T11:45:00Z"/>
              <w:lang w:val="en-GB"/>
            </w:rPr>
          </w:rPrChange>
        </w:rPr>
      </w:pPr>
      <w:ins w:id="1134" w:author="Isha Gupta" w:date="2017-05-18T11:45:00Z">
        <w:r>
          <w:rPr>
            <w:lang w:val="en-GB"/>
          </w:rPr>
          <w:t xml:space="preserve">At data level, ACID properties will be maintained. </w:t>
        </w:r>
      </w:ins>
    </w:p>
    <w:p w14:paraId="53A6BE1C" w14:textId="77777777" w:rsidR="007F3F75" w:rsidRPr="009A3736" w:rsidDel="0050678F" w:rsidRDefault="007F3F75" w:rsidP="007F3F75">
      <w:pPr>
        <w:pStyle w:val="BulletList2"/>
        <w:rPr>
          <w:ins w:id="1135" w:author="Isha Gupta" w:date="2017-05-18T11:45:00Z"/>
          <w:del w:id="1136" w:author="Isha Gupta" w:date="2017-05-18T10:01:00Z"/>
        </w:rPr>
        <w:pPrChange w:id="1137" w:author="Isha Gupta" w:date="2017-05-18T10:00:00Z">
          <w:pPr>
            <w:pStyle w:val="BulletList2"/>
            <w:numPr>
              <w:ilvl w:val="1"/>
            </w:numPr>
            <w:ind w:left="2367"/>
          </w:pPr>
        </w:pPrChange>
      </w:pPr>
    </w:p>
    <w:p w14:paraId="3ED81BE7" w14:textId="77777777" w:rsidR="007F3F75" w:rsidRPr="009A3736" w:rsidDel="0050678F" w:rsidRDefault="007F3F75" w:rsidP="007F3F75">
      <w:pPr>
        <w:pStyle w:val="BulletList1"/>
        <w:rPr>
          <w:ins w:id="1138" w:author="Isha Gupta" w:date="2017-05-18T11:45:00Z"/>
          <w:del w:id="1139" w:author="Isha Gupta" w:date="2017-05-18T10:00:00Z"/>
        </w:rPr>
      </w:pPr>
      <w:ins w:id="1140" w:author="Isha Gupta" w:date="2017-05-18T11:45:00Z">
        <w:r w:rsidRPr="009A3736">
          <w:t xml:space="preserve">External Security </w:t>
        </w:r>
      </w:ins>
    </w:p>
    <w:p w14:paraId="03B33DB2" w14:textId="77777777" w:rsidR="007F3F75" w:rsidRPr="009A3736" w:rsidRDefault="007F3F75" w:rsidP="007F3F75">
      <w:pPr>
        <w:pStyle w:val="BulletList1"/>
        <w:rPr>
          <w:ins w:id="1141" w:author="Isha Gupta" w:date="2017-05-18T11:45:00Z"/>
        </w:rPr>
        <w:pPrChange w:id="1142" w:author="Isha Gupta" w:date="2017-05-18T10:00:00Z">
          <w:pPr>
            <w:pStyle w:val="BulletList2"/>
          </w:pPr>
        </w:pPrChange>
      </w:pPr>
      <w:ins w:id="1143" w:author="Isha Gupta" w:date="2017-05-18T11:45:00Z">
        <w:del w:id="1144" w:author="Isha Gupta" w:date="2017-05-18T10:00:00Z">
          <w:r w:rsidRPr="009A3736" w:rsidDel="0050678F">
            <w:delText>Is physical security an issue?</w:delText>
          </w:r>
          <w:r w:rsidDel="0050678F">
            <w:delText xml:space="preserve"> NA</w:delText>
          </w:r>
        </w:del>
      </w:ins>
    </w:p>
    <w:p w14:paraId="0E5281CD" w14:textId="77777777" w:rsidR="007F3F75" w:rsidRDefault="007F3F75" w:rsidP="007F3F75">
      <w:pPr>
        <w:pStyle w:val="BulletList2"/>
        <w:rPr>
          <w:ins w:id="1145" w:author="Isha Gupta" w:date="2017-05-18T11:45:00Z"/>
        </w:rPr>
      </w:pPr>
      <w:ins w:id="1146" w:author="Isha Gupta" w:date="2017-05-18T11:45:00Z">
        <w:r w:rsidRPr="009A3736">
          <w:rPr>
            <w:lang w:val="en-GB"/>
          </w:rPr>
          <w:t>Must all external communications between the system’s data server and clients be encrypted</w:t>
        </w:r>
        <w:r w:rsidRPr="009A3736">
          <w:t>?</w:t>
        </w:r>
        <w:r>
          <w:t xml:space="preserve"> </w:t>
        </w:r>
      </w:ins>
    </w:p>
    <w:p w14:paraId="0E4A486D" w14:textId="77777777" w:rsidR="007F3F75" w:rsidRPr="009A3736" w:rsidRDefault="007F3F75" w:rsidP="007F3F75">
      <w:pPr>
        <w:pStyle w:val="BulletList2"/>
        <w:rPr>
          <w:ins w:id="1147" w:author="Isha Gupta" w:date="2017-05-18T11:45:00Z"/>
        </w:rPr>
      </w:pPr>
      <w:ins w:id="1148" w:author="Isha Gupta" w:date="2017-05-18T11:45:00Z">
        <w:r>
          <w:t>Encryption mechanism is implemented at each request level.</w:t>
        </w:r>
      </w:ins>
    </w:p>
    <w:p w14:paraId="52C944DB" w14:textId="77777777" w:rsidR="007F3F75" w:rsidRPr="009A3736" w:rsidRDefault="007F3F75" w:rsidP="007F3F75">
      <w:pPr>
        <w:pStyle w:val="Heading2"/>
        <w:rPr>
          <w:ins w:id="1149" w:author="Isha Gupta" w:date="2017-05-18T11:45:00Z"/>
        </w:rPr>
      </w:pPr>
      <w:ins w:id="1150" w:author="Isha Gupta" w:date="2017-05-18T11:45:00Z">
        <w:r w:rsidRPr="00DF5BBA">
          <w:t>Supportability</w:t>
        </w:r>
        <w:r w:rsidRPr="009A3736">
          <w:t xml:space="preserve">    </w:t>
        </w:r>
      </w:ins>
    </w:p>
    <w:p w14:paraId="0E63556F" w14:textId="77777777" w:rsidR="007F3F75" w:rsidRPr="009A3736" w:rsidRDefault="007F3F75" w:rsidP="007F3F75">
      <w:pPr>
        <w:pStyle w:val="BulletList1"/>
        <w:rPr>
          <w:ins w:id="1151" w:author="Isha Gupta" w:date="2017-05-18T11:45:00Z"/>
        </w:rPr>
      </w:pPr>
      <w:ins w:id="1152" w:author="Isha Gupta" w:date="2017-05-18T11:45:00Z">
        <w:r w:rsidRPr="009A3736">
          <w:t xml:space="preserve">Ease of Installation          </w:t>
        </w:r>
      </w:ins>
    </w:p>
    <w:p w14:paraId="13D14EEE" w14:textId="77777777" w:rsidR="007F3F75" w:rsidRPr="009A3736" w:rsidRDefault="007F3F75" w:rsidP="007F3F75">
      <w:pPr>
        <w:pStyle w:val="BulletList2"/>
        <w:rPr>
          <w:ins w:id="1153" w:author="Isha Gupta" w:date="2017-05-18T11:45:00Z"/>
        </w:rPr>
      </w:pPr>
      <w:ins w:id="1154" w:author="Isha Gupta" w:date="2017-05-18T11:45:00Z">
        <w:r w:rsidRPr="009A3736">
          <w:t>Is there any need for an automatic installation package? Or manual installation will suffice?</w:t>
        </w:r>
        <w:r>
          <w:t xml:space="preserve"> NA</w:t>
        </w:r>
      </w:ins>
    </w:p>
    <w:p w14:paraId="5FCDBE80" w14:textId="77777777" w:rsidR="007F3F75" w:rsidRPr="009A3736" w:rsidRDefault="007F3F75" w:rsidP="007F3F75">
      <w:pPr>
        <w:pStyle w:val="BulletList2"/>
        <w:rPr>
          <w:ins w:id="1155" w:author="Isha Gupta" w:date="2017-05-18T11:45:00Z"/>
        </w:rPr>
      </w:pPr>
      <w:ins w:id="1156" w:author="Isha Gupta" w:date="2017-05-18T11:45:00Z">
        <w:r w:rsidRPr="009A3736">
          <w:t>Who is responsible for system installation?</w:t>
        </w:r>
        <w:r>
          <w:t xml:space="preserve"> System Admin.</w:t>
        </w:r>
      </w:ins>
    </w:p>
    <w:p w14:paraId="73121D9F" w14:textId="77777777" w:rsidR="007F3F75" w:rsidRPr="009A3736" w:rsidRDefault="007F3F75" w:rsidP="007F3F75">
      <w:pPr>
        <w:pStyle w:val="BulletList2"/>
        <w:rPr>
          <w:ins w:id="1157" w:author="Isha Gupta" w:date="2017-05-18T11:45:00Z"/>
        </w:rPr>
      </w:pPr>
      <w:ins w:id="1158" w:author="Isha Gupta" w:date="2017-05-18T11:45:00Z">
        <w:r w:rsidRPr="009A3736">
          <w:t>How many installations of the system will be required?</w:t>
        </w:r>
        <w:r>
          <w:t xml:space="preserve"> 1 per site.</w:t>
        </w:r>
      </w:ins>
    </w:p>
    <w:p w14:paraId="190756E6" w14:textId="77777777" w:rsidR="007F3F75" w:rsidRPr="009A3736" w:rsidRDefault="007F3F75" w:rsidP="007F3F75">
      <w:pPr>
        <w:pStyle w:val="BulletList1"/>
        <w:rPr>
          <w:ins w:id="1159" w:author="Isha Gupta" w:date="2017-05-18T11:45:00Z"/>
        </w:rPr>
      </w:pPr>
      <w:ins w:id="1160" w:author="Isha Gupta" w:date="2017-05-18T11:45:00Z">
        <w:r w:rsidRPr="009A3736">
          <w:t>Planned Maintenance  </w:t>
        </w:r>
      </w:ins>
    </w:p>
    <w:p w14:paraId="499D6C07" w14:textId="77777777" w:rsidR="007F3F75" w:rsidRPr="009A3736" w:rsidRDefault="007F3F75" w:rsidP="007F3F75">
      <w:pPr>
        <w:pStyle w:val="BulletList2"/>
        <w:rPr>
          <w:ins w:id="1161" w:author="Isha Gupta" w:date="2017-05-18T11:45:00Z"/>
        </w:rPr>
      </w:pPr>
      <w:ins w:id="1162" w:author="Isha Gupta" w:date="2017-05-18T11:45:00Z">
        <w:r w:rsidRPr="009A3736">
          <w:t>What would be the frequency of system maintenance?</w:t>
        </w:r>
        <w:r>
          <w:t xml:space="preserve"> NA</w:t>
        </w:r>
      </w:ins>
    </w:p>
    <w:p w14:paraId="37462468" w14:textId="77777777" w:rsidR="007F3F75" w:rsidRPr="009A3736" w:rsidRDefault="007F3F75" w:rsidP="007F3F75">
      <w:pPr>
        <w:pStyle w:val="BulletList2"/>
        <w:rPr>
          <w:ins w:id="1163" w:author="Isha Gupta" w:date="2017-05-18T11:45:00Z"/>
        </w:rPr>
      </w:pPr>
      <w:ins w:id="1164" w:author="Isha Gupta" w:date="2017-05-18T11:45:00Z">
        <w:r w:rsidRPr="009A3736">
          <w:t>Who will be responsible for system maintenance?</w:t>
        </w:r>
        <w:r>
          <w:t xml:space="preserve"> System Admin.</w:t>
        </w:r>
      </w:ins>
    </w:p>
    <w:p w14:paraId="18EF77C9" w14:textId="77777777" w:rsidR="007F3F75" w:rsidRPr="009A3736" w:rsidRDefault="007F3F75" w:rsidP="007F3F75">
      <w:pPr>
        <w:pStyle w:val="BulletList1"/>
        <w:rPr>
          <w:ins w:id="1165" w:author="Isha Gupta" w:date="2017-05-18T11:45:00Z"/>
        </w:rPr>
      </w:pPr>
      <w:ins w:id="1166" w:author="Isha Gupta" w:date="2017-05-18T11:45:00Z">
        <w:r w:rsidRPr="009A3736">
          <w:t>Modification</w:t>
        </w:r>
      </w:ins>
    </w:p>
    <w:p w14:paraId="35D310DE" w14:textId="77777777" w:rsidR="007F3F75" w:rsidRPr="009A3736" w:rsidRDefault="007F3F75" w:rsidP="007F3F75">
      <w:pPr>
        <w:pStyle w:val="BulletList2"/>
        <w:rPr>
          <w:ins w:id="1167" w:author="Isha Gupta" w:date="2017-05-18T11:45:00Z"/>
        </w:rPr>
      </w:pPr>
      <w:ins w:id="1168" w:author="Isha Gupta" w:date="2017-05-18T11:45:00Z">
        <w:r w:rsidRPr="009A3736">
          <w:t>What parts of the system are likely candidates for later modification?</w:t>
        </w:r>
        <w:r>
          <w:t xml:space="preserve"> </w:t>
        </w:r>
      </w:ins>
    </w:p>
    <w:p w14:paraId="7D3AECFC" w14:textId="77777777" w:rsidR="007F3F75" w:rsidRPr="009A3736" w:rsidRDefault="007F3F75" w:rsidP="007F3F75">
      <w:pPr>
        <w:pStyle w:val="BulletList2"/>
        <w:rPr>
          <w:ins w:id="1169" w:author="Isha Gupta" w:date="2017-05-18T11:45:00Z"/>
        </w:rPr>
      </w:pPr>
      <w:ins w:id="1170" w:author="Isha Gupta" w:date="2017-05-18T11:45:00Z">
        <w:r w:rsidRPr="009A3736">
          <w:lastRenderedPageBreak/>
          <w:t>What sorts of modifications are expected?</w:t>
        </w:r>
      </w:ins>
    </w:p>
    <w:p w14:paraId="58A285AB" w14:textId="77777777" w:rsidR="007F3F75" w:rsidRPr="009A3736" w:rsidRDefault="007F3F75" w:rsidP="007F3F75">
      <w:pPr>
        <w:pStyle w:val="BulletList1"/>
        <w:rPr>
          <w:ins w:id="1171" w:author="Isha Gupta" w:date="2017-05-18T11:45:00Z"/>
        </w:rPr>
      </w:pPr>
      <w:ins w:id="1172" w:author="Isha Gupta" w:date="2017-05-18T11:45:00Z">
        <w:r w:rsidRPr="009A3736">
          <w:t>Backup</w:t>
        </w:r>
      </w:ins>
    </w:p>
    <w:p w14:paraId="6DEED05A" w14:textId="77777777" w:rsidR="007F3F75" w:rsidRPr="009A3736" w:rsidRDefault="007F3F75" w:rsidP="007F3F75">
      <w:pPr>
        <w:pStyle w:val="BulletList2"/>
        <w:rPr>
          <w:ins w:id="1173" w:author="Isha Gupta" w:date="2017-05-18T11:45:00Z"/>
        </w:rPr>
      </w:pPr>
      <w:ins w:id="1174" w:author="Isha Gupta" w:date="2017-05-18T11:45:00Z">
        <w:r w:rsidRPr="009A3736">
          <w:t>How often will the system be backed up?</w:t>
        </w:r>
        <w:r>
          <w:t xml:space="preserve"> Scheduler is implemented as per requirement. (Weekly or daily)</w:t>
        </w:r>
      </w:ins>
    </w:p>
    <w:p w14:paraId="7DBC07B9" w14:textId="77777777" w:rsidR="007F3F75" w:rsidRPr="009A3736" w:rsidRDefault="007F3F75" w:rsidP="007F3F75">
      <w:pPr>
        <w:pStyle w:val="BulletList2"/>
        <w:rPr>
          <w:ins w:id="1175" w:author="Isha Gupta" w:date="2017-05-18T11:45:00Z"/>
        </w:rPr>
      </w:pPr>
      <w:ins w:id="1176" w:author="Isha Gupta" w:date="2017-05-18T11:45:00Z">
        <w:r w:rsidRPr="009A3736">
          <w:t>Who will be responsible for the back up?</w:t>
        </w:r>
        <w:r>
          <w:t xml:space="preserve"> Scheduler.</w:t>
        </w:r>
      </w:ins>
    </w:p>
    <w:p w14:paraId="31814E4D" w14:textId="77777777" w:rsidR="007F3F75" w:rsidRPr="009A3736" w:rsidRDefault="007F3F75" w:rsidP="007F3F75">
      <w:pPr>
        <w:pStyle w:val="BulletList1"/>
        <w:rPr>
          <w:ins w:id="1177" w:author="Isha Gupta" w:date="2017-05-18T11:45:00Z"/>
        </w:rPr>
      </w:pPr>
      <w:ins w:id="1178" w:author="Isha Gupta" w:date="2017-05-18T11:45:00Z">
        <w:r w:rsidRPr="009A3736">
          <w:t xml:space="preserve">Ease of Configuration     </w:t>
        </w:r>
      </w:ins>
    </w:p>
    <w:p w14:paraId="48A5B0D2" w14:textId="77777777" w:rsidR="007F3F75" w:rsidRDefault="007F3F75" w:rsidP="007F3F75">
      <w:pPr>
        <w:pStyle w:val="BulletList2"/>
        <w:rPr>
          <w:ins w:id="1179" w:author="Isha Gupta" w:date="2017-05-18T11:45:00Z"/>
        </w:rPr>
      </w:pPr>
      <w:ins w:id="1180" w:author="Isha Gupta" w:date="2017-05-18T11:45:00Z">
        <w:r w:rsidRPr="009A3736">
          <w:t>What type of configuration requirements of the system?</w:t>
        </w:r>
        <w:r>
          <w:t xml:space="preserve"> </w:t>
        </w:r>
      </w:ins>
    </w:p>
    <w:p w14:paraId="177D41C2" w14:textId="77777777" w:rsidR="007F3F75" w:rsidRPr="009A3736" w:rsidRDefault="007F3F75" w:rsidP="007F3F75">
      <w:pPr>
        <w:pStyle w:val="BulletList2"/>
        <w:numPr>
          <w:ilvl w:val="1"/>
          <w:numId w:val="4"/>
        </w:numPr>
        <w:rPr>
          <w:ins w:id="1181" w:author="Isha Gupta" w:date="2017-05-18T11:45:00Z"/>
        </w:rPr>
      </w:pPr>
      <w:ins w:id="1182" w:author="Isha Gupta" w:date="2017-05-18T11:45:00Z">
        <w:r>
          <w:t>Service timeout changes, multi lingual etc.</w:t>
        </w:r>
      </w:ins>
    </w:p>
    <w:p w14:paraId="3B505E4F" w14:textId="77777777" w:rsidR="007F3F75" w:rsidRPr="009A3736" w:rsidRDefault="007F3F75" w:rsidP="007F3F75">
      <w:pPr>
        <w:pStyle w:val="BulletList2"/>
        <w:rPr>
          <w:ins w:id="1183" w:author="Isha Gupta" w:date="2017-05-18T11:45:00Z"/>
        </w:rPr>
      </w:pPr>
      <w:ins w:id="1184" w:author="Isha Gupta" w:date="2017-05-18T11:45:00Z">
        <w:r w:rsidRPr="009A3736">
          <w:t>Is any type of administration panel is required to configure the system?</w:t>
        </w:r>
        <w:r>
          <w:t xml:space="preserve"> System admin can login and configure the master data.</w:t>
        </w:r>
      </w:ins>
    </w:p>
    <w:p w14:paraId="153EC455" w14:textId="77777777" w:rsidR="007F3F75" w:rsidRPr="009A3736" w:rsidRDefault="007F3F75" w:rsidP="007F3F75">
      <w:pPr>
        <w:pStyle w:val="BulletList2"/>
        <w:rPr>
          <w:ins w:id="1185" w:author="Isha Gupta" w:date="2017-05-18T11:45:00Z"/>
        </w:rPr>
      </w:pPr>
      <w:ins w:id="1186" w:author="Isha Gupta" w:date="2017-05-18T11:45:00Z">
        <w:r w:rsidRPr="009A3736">
          <w:t>Would configuration items specified in application configuration file be acceptable?</w:t>
        </w:r>
        <w:r>
          <w:t xml:space="preserve"> Yes.</w:t>
        </w:r>
      </w:ins>
    </w:p>
    <w:p w14:paraId="23FEBD3C" w14:textId="77777777" w:rsidR="007F3F75" w:rsidRPr="009A3736" w:rsidRDefault="007F3F75" w:rsidP="007F3F75">
      <w:pPr>
        <w:pStyle w:val="BulletList1"/>
        <w:rPr>
          <w:ins w:id="1187" w:author="Isha Gupta" w:date="2017-05-18T11:45:00Z"/>
        </w:rPr>
      </w:pPr>
      <w:ins w:id="1188" w:author="Isha Gupta" w:date="2017-05-18T11:45:00Z">
        <w:r w:rsidRPr="009A3736">
          <w:t xml:space="preserve">Ease of Testing  </w:t>
        </w:r>
      </w:ins>
    </w:p>
    <w:p w14:paraId="7EAE5DCA" w14:textId="77777777" w:rsidR="007F3F75" w:rsidRPr="009A3736" w:rsidRDefault="007F3F75" w:rsidP="007F3F75">
      <w:pPr>
        <w:pStyle w:val="BulletList2"/>
        <w:rPr>
          <w:ins w:id="1189" w:author="Isha Gupta" w:date="2017-05-18T11:45:00Z"/>
        </w:rPr>
      </w:pPr>
      <w:ins w:id="1190" w:author="Isha Gupta" w:date="2017-05-18T11:45:00Z">
        <w:r w:rsidRPr="009A3736">
          <w:t>Is system needs to be testable via automated test cases?</w:t>
        </w:r>
        <w:r>
          <w:t xml:space="preserve"> Yes</w:t>
        </w:r>
      </w:ins>
    </w:p>
    <w:p w14:paraId="02511B07" w14:textId="77777777" w:rsidR="007F3F75" w:rsidRPr="009A3736" w:rsidRDefault="007F3F75" w:rsidP="007F3F75">
      <w:pPr>
        <w:pStyle w:val="BulletList2"/>
        <w:rPr>
          <w:ins w:id="1191" w:author="Isha Gupta" w:date="2017-05-18T11:45:00Z"/>
        </w:rPr>
      </w:pPr>
      <w:ins w:id="1192" w:author="Isha Gupta" w:date="2017-05-18T11:45:00Z">
        <w:r w:rsidRPr="009A3736">
          <w:t xml:space="preserve">What level of user acceptance testing is required? </w:t>
        </w:r>
        <w:r>
          <w:t>NA</w:t>
        </w:r>
      </w:ins>
    </w:p>
    <w:p w14:paraId="7C868CC4" w14:textId="77777777" w:rsidR="007F3F75" w:rsidRPr="009A3736" w:rsidRDefault="007F3F75" w:rsidP="007F3F75">
      <w:pPr>
        <w:pStyle w:val="BulletList2"/>
        <w:rPr>
          <w:ins w:id="1193" w:author="Isha Gupta" w:date="2017-05-18T11:45:00Z"/>
        </w:rPr>
      </w:pPr>
      <w:ins w:id="1194" w:author="Isha Gupta" w:date="2017-05-18T11:45:00Z">
        <w:r w:rsidRPr="009A3736">
          <w:t>Are there any requirements to load test the system?</w:t>
        </w:r>
        <w:r>
          <w:t xml:space="preserve"> Yes</w:t>
        </w:r>
      </w:ins>
    </w:p>
    <w:p w14:paraId="50D3485F" w14:textId="77777777" w:rsidR="007F3F75" w:rsidRDefault="007F3F75" w:rsidP="007F3F75">
      <w:pPr>
        <w:pStyle w:val="BulletList2"/>
        <w:rPr>
          <w:ins w:id="1195" w:author="Isha Gupta" w:date="2017-05-18T11:45:00Z"/>
        </w:rPr>
      </w:pPr>
      <w:ins w:id="1196" w:author="Isha Gupta" w:date="2017-05-18T11:45:00Z">
        <w:r w:rsidRPr="009A3736">
          <w:t>What level of feature isolation/factoring is required from testability perspective?</w:t>
        </w:r>
      </w:ins>
    </w:p>
    <w:p w14:paraId="548C3728" w14:textId="77777777" w:rsidR="007F3F75" w:rsidRPr="009A3736" w:rsidRDefault="007F3F75" w:rsidP="007F3F75">
      <w:pPr>
        <w:pStyle w:val="BulletList2"/>
        <w:numPr>
          <w:ilvl w:val="1"/>
          <w:numId w:val="4"/>
        </w:numPr>
        <w:rPr>
          <w:ins w:id="1197" w:author="Isha Gupta" w:date="2017-05-18T11:45:00Z"/>
        </w:rPr>
      </w:pPr>
      <w:ins w:id="1198" w:author="Isha Gupta" w:date="2017-05-18T11:45:00Z">
        <w:r>
          <w:t>All Features will be tested in an isolated way through Unit testing.</w:t>
        </w:r>
      </w:ins>
    </w:p>
    <w:p w14:paraId="222CE0C9" w14:textId="77777777" w:rsidR="007F3F75" w:rsidRPr="009A3736" w:rsidRDefault="007F3F75" w:rsidP="007F3F75">
      <w:pPr>
        <w:pStyle w:val="Heading2"/>
        <w:spacing w:before="200" w:after="0"/>
        <w:rPr>
          <w:ins w:id="1199" w:author="Isha Gupta" w:date="2017-05-18T11:45:00Z"/>
        </w:rPr>
      </w:pPr>
      <w:ins w:id="1200" w:author="Isha Gupta" w:date="2017-05-18T11:45:00Z">
        <w:r w:rsidRPr="009A3736">
          <w:t xml:space="preserve">Infrastructure Requirements      </w:t>
        </w:r>
      </w:ins>
    </w:p>
    <w:p w14:paraId="2EB83E09" w14:textId="77777777" w:rsidR="007F3F75" w:rsidRPr="009A3736" w:rsidRDefault="007F3F75" w:rsidP="007F3F75">
      <w:pPr>
        <w:pStyle w:val="BulletList1"/>
        <w:rPr>
          <w:ins w:id="1201" w:author="Isha Gupta" w:date="2017-05-18T11:45:00Z"/>
        </w:rPr>
      </w:pPr>
      <w:ins w:id="1202" w:author="Isha Gupta" w:date="2017-05-18T11:45:00Z">
        <w:r w:rsidRPr="009A3736">
          <w:t xml:space="preserve">Clients  </w:t>
        </w:r>
      </w:ins>
    </w:p>
    <w:p w14:paraId="6D30AFE4" w14:textId="77777777" w:rsidR="007F3F75" w:rsidRPr="009A3736" w:rsidRDefault="007F3F75" w:rsidP="007F3F75">
      <w:pPr>
        <w:pStyle w:val="BulletList2"/>
        <w:rPr>
          <w:ins w:id="1203" w:author="Isha Gupta" w:date="2017-05-18T11:45:00Z"/>
        </w:rPr>
      </w:pPr>
      <w:ins w:id="1204" w:author="Isha Gupta" w:date="2017-05-18T11:45:00Z">
        <w:r w:rsidRPr="009A3736">
          <w:t>What are the client system hardware, memory and browser requirements?</w:t>
        </w:r>
      </w:ins>
    </w:p>
    <w:p w14:paraId="7FD8A8BF" w14:textId="77777777" w:rsidR="007F3F75" w:rsidRPr="009A3736" w:rsidRDefault="007F3F75" w:rsidP="007F3F75">
      <w:pPr>
        <w:pStyle w:val="BulletList1"/>
        <w:rPr>
          <w:ins w:id="1205" w:author="Isha Gupta" w:date="2017-05-18T11:45:00Z"/>
        </w:rPr>
      </w:pPr>
      <w:ins w:id="1206" w:author="Isha Gupta" w:date="2017-05-18T11:45:00Z">
        <w:r w:rsidRPr="009A3736">
          <w:t xml:space="preserve">Servers </w:t>
        </w:r>
      </w:ins>
    </w:p>
    <w:p w14:paraId="35CEAF62" w14:textId="77777777" w:rsidR="007F3F75" w:rsidRPr="009A3736" w:rsidRDefault="007F3F75" w:rsidP="007F3F75">
      <w:pPr>
        <w:pStyle w:val="BulletList2"/>
        <w:rPr>
          <w:ins w:id="1207" w:author="Isha Gupta" w:date="2017-05-18T11:45:00Z"/>
        </w:rPr>
      </w:pPr>
      <w:ins w:id="1208" w:author="Isha Gupta" w:date="2017-05-18T11:45:00Z">
        <w:r w:rsidRPr="009A3736">
          <w:t>What hardware is the proposed server system to be used on?</w:t>
        </w:r>
      </w:ins>
    </w:p>
    <w:p w14:paraId="552B1027" w14:textId="77777777" w:rsidR="007F3F75" w:rsidRPr="009A3736" w:rsidRDefault="007F3F75" w:rsidP="007F3F75">
      <w:pPr>
        <w:pStyle w:val="BulletList2"/>
        <w:rPr>
          <w:ins w:id="1209" w:author="Isha Gupta" w:date="2017-05-18T11:45:00Z"/>
        </w:rPr>
      </w:pPr>
      <w:ins w:id="1210" w:author="Isha Gupta" w:date="2017-05-18T11:45:00Z">
        <w:r w:rsidRPr="009A3736">
          <w:t>What are the characteristics of the target hardware, including memory size and auxiliary storage space?</w:t>
        </w:r>
      </w:ins>
    </w:p>
    <w:p w14:paraId="701781EE" w14:textId="77777777" w:rsidR="007F3F75" w:rsidRPr="009A3736" w:rsidRDefault="007F3F75" w:rsidP="007F3F75">
      <w:pPr>
        <w:pStyle w:val="BulletList1"/>
        <w:rPr>
          <w:ins w:id="1211" w:author="Isha Gupta" w:date="2017-05-18T11:45:00Z"/>
        </w:rPr>
      </w:pPr>
      <w:ins w:id="1212" w:author="Isha Gupta" w:date="2017-05-18T11:45:00Z">
        <w:r w:rsidRPr="009A3736">
          <w:t xml:space="preserve">Networks </w:t>
        </w:r>
      </w:ins>
    </w:p>
    <w:p w14:paraId="50E07887" w14:textId="77777777" w:rsidR="007F3F75" w:rsidRPr="009A3736" w:rsidRDefault="007F3F75" w:rsidP="007F3F75">
      <w:pPr>
        <w:pStyle w:val="BulletList2"/>
        <w:rPr>
          <w:ins w:id="1213" w:author="Isha Gupta" w:date="2017-05-18T11:45:00Z"/>
        </w:rPr>
      </w:pPr>
      <w:ins w:id="1214" w:author="Isha Gupta" w:date="2017-05-18T11:45:00Z">
        <w:r w:rsidRPr="009A3736">
          <w:t>What is the connection bandwidth required connecting Web Server and Application Server?</w:t>
        </w:r>
      </w:ins>
    </w:p>
    <w:p w14:paraId="4E7CB0A1" w14:textId="77777777" w:rsidR="007F3F75" w:rsidRPr="009A3736" w:rsidRDefault="007F3F75" w:rsidP="007F3F75">
      <w:pPr>
        <w:pStyle w:val="BulletList1"/>
        <w:rPr>
          <w:ins w:id="1215" w:author="Isha Gupta" w:date="2017-05-18T11:45:00Z"/>
        </w:rPr>
      </w:pPr>
      <w:ins w:id="1216" w:author="Isha Gupta" w:date="2017-05-18T11:45:00Z">
        <w:r w:rsidRPr="009A3736">
          <w:t>Peripherals</w:t>
        </w:r>
      </w:ins>
    </w:p>
    <w:p w14:paraId="2090E54F" w14:textId="77777777" w:rsidR="007F3F75" w:rsidRPr="009A3736" w:rsidRDefault="007F3F75" w:rsidP="007F3F75">
      <w:pPr>
        <w:pStyle w:val="BulletList2"/>
        <w:rPr>
          <w:ins w:id="1217" w:author="Isha Gupta" w:date="2017-05-18T11:45:00Z"/>
        </w:rPr>
      </w:pPr>
      <w:ins w:id="1218" w:author="Isha Gupta" w:date="2017-05-18T11:45:00Z">
        <w:r w:rsidRPr="009A3736">
          <w:t>Any specific hardware devices required running the system?</w:t>
        </w:r>
      </w:ins>
    </w:p>
    <w:p w14:paraId="71B9D2D9" w14:textId="77777777" w:rsidR="007F3F75" w:rsidRPr="009A3736" w:rsidRDefault="007F3F75" w:rsidP="007F3F75">
      <w:pPr>
        <w:pStyle w:val="BulletList1"/>
        <w:rPr>
          <w:ins w:id="1219" w:author="Isha Gupta" w:date="2017-05-18T11:45:00Z"/>
        </w:rPr>
      </w:pPr>
      <w:ins w:id="1220" w:author="Isha Gupta" w:date="2017-05-18T11:45:00Z">
        <w:r w:rsidRPr="009A3736">
          <w:t xml:space="preserve">Web Services </w:t>
        </w:r>
      </w:ins>
    </w:p>
    <w:p w14:paraId="00DAD628" w14:textId="77777777" w:rsidR="007F3F75" w:rsidRPr="009A3736" w:rsidRDefault="007F3F75" w:rsidP="007F3F75">
      <w:pPr>
        <w:pStyle w:val="BulletList2"/>
        <w:rPr>
          <w:ins w:id="1221" w:author="Isha Gupta" w:date="2017-05-18T11:45:00Z"/>
        </w:rPr>
      </w:pPr>
      <w:ins w:id="1222" w:author="Isha Gupta" w:date="2017-05-18T11:45:00Z">
        <w:r w:rsidRPr="009A3736">
          <w:t>What are the external web services on which system will depend on?</w:t>
        </w:r>
      </w:ins>
    </w:p>
    <w:p w14:paraId="665671CE" w14:textId="77777777" w:rsidR="007F3F75" w:rsidRPr="009A3736" w:rsidRDefault="007F3F75" w:rsidP="007F3F75">
      <w:pPr>
        <w:pStyle w:val="BulletList1"/>
        <w:rPr>
          <w:ins w:id="1223" w:author="Isha Gupta" w:date="2017-05-18T11:45:00Z"/>
          <w:rFonts w:eastAsia="Times New Roman" w:cs="Times New Roman"/>
        </w:rPr>
      </w:pPr>
      <w:ins w:id="1224" w:author="Isha Gupta" w:date="2017-05-18T11:45:00Z">
        <w:r w:rsidRPr="009A3736">
          <w:t>Environment</w:t>
        </w:r>
      </w:ins>
    </w:p>
    <w:p w14:paraId="1D58CB4C" w14:textId="77777777" w:rsidR="007F3F75" w:rsidRPr="009A3736" w:rsidRDefault="007F3F75" w:rsidP="007F3F75">
      <w:pPr>
        <w:pStyle w:val="BulletList2"/>
        <w:rPr>
          <w:ins w:id="1225" w:author="Isha Gupta" w:date="2017-05-18T11:45:00Z"/>
        </w:rPr>
      </w:pPr>
      <w:ins w:id="1226" w:author="Isha Gupta" w:date="2017-05-18T11:45:00Z">
        <w:r w:rsidRPr="009A3736">
          <w:t>Where will the target equipment operate?</w:t>
        </w:r>
      </w:ins>
    </w:p>
    <w:p w14:paraId="727BF148" w14:textId="77777777" w:rsidR="007F3F75" w:rsidRPr="009A3736" w:rsidRDefault="007F3F75" w:rsidP="007F3F75">
      <w:pPr>
        <w:pStyle w:val="BulletList2"/>
        <w:rPr>
          <w:ins w:id="1227" w:author="Isha Gupta" w:date="2017-05-18T11:45:00Z"/>
        </w:rPr>
      </w:pPr>
      <w:ins w:id="1228" w:author="Isha Gupta" w:date="2017-05-18T11:45:00Z">
        <w:r w:rsidRPr="009A3736">
          <w:lastRenderedPageBreak/>
          <w:t>Will the target equipment be in one or several locations?</w:t>
        </w:r>
      </w:ins>
    </w:p>
    <w:p w14:paraId="17E44CB9" w14:textId="77777777" w:rsidR="007F3F75" w:rsidRPr="009A3736" w:rsidRDefault="007F3F75" w:rsidP="007F3F75">
      <w:pPr>
        <w:pStyle w:val="BulletList2"/>
        <w:rPr>
          <w:ins w:id="1229" w:author="Isha Gupta" w:date="2017-05-18T11:45:00Z"/>
        </w:rPr>
      </w:pPr>
      <w:ins w:id="1230" w:author="Isha Gupta" w:date="2017-05-18T11:45:00Z">
        <w:r w:rsidRPr="009A3736">
          <w:t>Will the environmental conditions in any way be out of the ordinary (for example, unusual temperatures, vibration, and magnetic fields)?</w:t>
        </w:r>
      </w:ins>
    </w:p>
    <w:p w14:paraId="2C600889" w14:textId="77777777" w:rsidR="007F3F75" w:rsidRPr="009A3736" w:rsidRDefault="007F3F75" w:rsidP="007F3F75">
      <w:pPr>
        <w:pStyle w:val="Heading2"/>
        <w:spacing w:before="200" w:after="0"/>
        <w:rPr>
          <w:ins w:id="1231" w:author="Isha Gupta" w:date="2017-05-18T11:45:00Z"/>
        </w:rPr>
      </w:pPr>
      <w:ins w:id="1232" w:author="Isha Gupta" w:date="2017-05-18T11:45:00Z">
        <w:r w:rsidRPr="009A3736">
          <w:t xml:space="preserve">Implementation Constraints       </w:t>
        </w:r>
      </w:ins>
    </w:p>
    <w:p w14:paraId="7B343380" w14:textId="77777777" w:rsidR="007F3F75" w:rsidRPr="009A3736" w:rsidRDefault="007F3F75" w:rsidP="007F3F75">
      <w:pPr>
        <w:pStyle w:val="BulletList1"/>
        <w:rPr>
          <w:ins w:id="1233" w:author="Isha Gupta" w:date="2017-05-18T11:45:00Z"/>
        </w:rPr>
      </w:pPr>
      <w:ins w:id="1234" w:author="Isha Gupta" w:date="2017-05-18T11:45:00Z">
        <w:r w:rsidRPr="009A3736">
          <w:t>Development Platform</w:t>
        </w:r>
      </w:ins>
    </w:p>
    <w:p w14:paraId="1CA8BD7F" w14:textId="77777777" w:rsidR="007F3F75" w:rsidRDefault="007F3F75" w:rsidP="007F3F75">
      <w:pPr>
        <w:pStyle w:val="BulletList2"/>
        <w:rPr>
          <w:ins w:id="1235" w:author="Isha Gupta" w:date="2017-05-18T11:45:00Z"/>
        </w:rPr>
      </w:pPr>
      <w:ins w:id="1236" w:author="Isha Gupta" w:date="2017-05-18T11:45:00Z">
        <w:r w:rsidRPr="009A3736">
          <w:t>Is there any specific requirement that the system should be implemented on a particular platform such as .NET 3.5?</w:t>
        </w:r>
        <w:r>
          <w:t xml:space="preserve"> </w:t>
        </w:r>
      </w:ins>
    </w:p>
    <w:p w14:paraId="107A7EB1" w14:textId="77777777" w:rsidR="007F3F75" w:rsidRPr="009A3736" w:rsidRDefault="007F3F75" w:rsidP="007F3F75">
      <w:pPr>
        <w:pStyle w:val="BulletList2"/>
        <w:numPr>
          <w:ilvl w:val="1"/>
          <w:numId w:val="4"/>
        </w:numPr>
        <w:rPr>
          <w:ins w:id="1237" w:author="Isha Gupta" w:date="2017-05-18T11:45:00Z"/>
        </w:rPr>
      </w:pPr>
      <w:ins w:id="1238" w:author="Isha Gupta" w:date="2017-05-18T11:45:00Z">
        <w:r>
          <w:t>Reusing existing components and reducing time to market.</w:t>
        </w:r>
      </w:ins>
    </w:p>
    <w:p w14:paraId="465AFFB4" w14:textId="77777777" w:rsidR="007F3F75" w:rsidRPr="009A3736" w:rsidRDefault="007F3F75" w:rsidP="007F3F75">
      <w:pPr>
        <w:pStyle w:val="BulletList1"/>
        <w:rPr>
          <w:ins w:id="1239" w:author="Isha Gupta" w:date="2017-05-18T11:45:00Z"/>
        </w:rPr>
      </w:pPr>
      <w:ins w:id="1240" w:author="Isha Gupta" w:date="2017-05-18T11:45:00Z">
        <w:r w:rsidRPr="009A3736">
          <w:t>Languages</w:t>
        </w:r>
      </w:ins>
    </w:p>
    <w:p w14:paraId="2C106718" w14:textId="77777777" w:rsidR="007F3F75" w:rsidRDefault="007F3F75" w:rsidP="007F3F75">
      <w:pPr>
        <w:pStyle w:val="BulletList2"/>
        <w:rPr>
          <w:ins w:id="1241" w:author="Isha Gupta" w:date="2017-05-18T11:45:00Z"/>
        </w:rPr>
      </w:pPr>
      <w:ins w:id="1242" w:author="Isha Gupta" w:date="2017-05-18T11:45:00Z">
        <w:r w:rsidRPr="009A3736">
          <w:t xml:space="preserve">Is there any specific requirement that system should be implemented in a particular programming language?  </w:t>
        </w:r>
      </w:ins>
    </w:p>
    <w:p w14:paraId="0C4FE13C" w14:textId="77777777" w:rsidR="007F3F75" w:rsidRPr="009A3736" w:rsidRDefault="007F3F75" w:rsidP="007F3F75">
      <w:pPr>
        <w:pStyle w:val="BulletList2"/>
        <w:rPr>
          <w:ins w:id="1243" w:author="Isha Gupta" w:date="2017-05-18T11:45:00Z"/>
        </w:rPr>
      </w:pPr>
      <w:ins w:id="1244" w:author="Isha Gupta" w:date="2017-05-18T11:45:00Z">
        <w:r>
          <w:t>OOPs is preferred.</w:t>
        </w:r>
      </w:ins>
    </w:p>
    <w:p w14:paraId="6F806248" w14:textId="77777777" w:rsidR="007F3F75" w:rsidRPr="009A3736" w:rsidRDefault="007F3F75" w:rsidP="007F3F75">
      <w:pPr>
        <w:pStyle w:val="BulletList1"/>
        <w:rPr>
          <w:ins w:id="1245" w:author="Isha Gupta" w:date="2017-05-18T11:45:00Z"/>
        </w:rPr>
      </w:pPr>
      <w:ins w:id="1246" w:author="Isha Gupta" w:date="2017-05-18T11:45:00Z">
        <w:r w:rsidRPr="009A3736">
          <w:t xml:space="preserve">Operating Systems          </w:t>
        </w:r>
      </w:ins>
    </w:p>
    <w:p w14:paraId="2B4759CC" w14:textId="77777777" w:rsidR="007F3F75" w:rsidRDefault="007F3F75" w:rsidP="007F3F75">
      <w:pPr>
        <w:pStyle w:val="BulletList2"/>
        <w:rPr>
          <w:ins w:id="1247" w:author="Isha Gupta" w:date="2017-05-18T11:45:00Z"/>
        </w:rPr>
      </w:pPr>
      <w:ins w:id="1248" w:author="Isha Gupta" w:date="2017-05-18T11:45:00Z">
        <w:r w:rsidRPr="009A3736">
          <w:t>Is it important that the system be portable (able to move to different hardware or operating system environments)?</w:t>
        </w:r>
        <w:r>
          <w:t xml:space="preserve"> </w:t>
        </w:r>
      </w:ins>
    </w:p>
    <w:p w14:paraId="6B4CA17A" w14:textId="77777777" w:rsidR="007F3F75" w:rsidRPr="009A3736" w:rsidRDefault="007F3F75" w:rsidP="007F3F75">
      <w:pPr>
        <w:pStyle w:val="BulletList2"/>
        <w:rPr>
          <w:ins w:id="1249" w:author="Isha Gupta" w:date="2017-05-18T11:45:00Z"/>
        </w:rPr>
      </w:pPr>
      <w:ins w:id="1250" w:author="Isha Gupta" w:date="2017-05-18T11:45:00Z">
        <w:r>
          <w:t>Yes it can be used on mobile handsets also</w:t>
        </w:r>
      </w:ins>
    </w:p>
    <w:p w14:paraId="75DBB243" w14:textId="77777777" w:rsidR="007F3F75" w:rsidRDefault="007F3F75" w:rsidP="007F3F75">
      <w:pPr>
        <w:pStyle w:val="BulletList2"/>
        <w:rPr>
          <w:ins w:id="1251" w:author="Isha Gupta" w:date="2017-05-18T11:45:00Z"/>
        </w:rPr>
      </w:pPr>
      <w:ins w:id="1252" w:author="Isha Gupta" w:date="2017-05-18T11:45:00Z">
        <w:r w:rsidRPr="009A3736">
          <w:t>What Operating systems application should be able to execute on?</w:t>
        </w:r>
        <w:r>
          <w:t xml:space="preserve"> </w:t>
        </w:r>
      </w:ins>
    </w:p>
    <w:p w14:paraId="0852B8BE" w14:textId="77777777" w:rsidR="007F3F75" w:rsidRPr="009A3736" w:rsidRDefault="007F3F75" w:rsidP="007F3F75">
      <w:pPr>
        <w:pStyle w:val="BulletList2"/>
        <w:rPr>
          <w:ins w:id="1253" w:author="Isha Gupta" w:date="2017-05-18T11:45:00Z"/>
        </w:rPr>
      </w:pPr>
      <w:ins w:id="1254" w:author="Isha Gupta" w:date="2017-05-18T11:45:00Z">
        <w:r>
          <w:t>Windows.</w:t>
        </w:r>
      </w:ins>
    </w:p>
    <w:p w14:paraId="68860300" w14:textId="77777777" w:rsidR="007F3F75" w:rsidRPr="009A3736" w:rsidRDefault="007F3F75" w:rsidP="007F3F75">
      <w:pPr>
        <w:pStyle w:val="BulletList1"/>
        <w:rPr>
          <w:ins w:id="1255" w:author="Isha Gupta" w:date="2017-05-18T11:45:00Z"/>
        </w:rPr>
      </w:pPr>
      <w:ins w:id="1256" w:author="Isha Gupta" w:date="2017-05-18T11:45:00Z">
        <w:r w:rsidRPr="009A3736">
          <w:t xml:space="preserve">Standards </w:t>
        </w:r>
      </w:ins>
    </w:p>
    <w:p w14:paraId="782DF6C1" w14:textId="77777777" w:rsidR="007F3F75" w:rsidRDefault="007F3F75" w:rsidP="007F3F75">
      <w:pPr>
        <w:pStyle w:val="BulletList2"/>
        <w:rPr>
          <w:ins w:id="1257" w:author="Isha Gupta" w:date="2017-05-18T11:45:00Z"/>
        </w:rPr>
      </w:pPr>
      <w:ins w:id="1258" w:author="Isha Gupta" w:date="2017-05-18T11:45:00Z">
        <w:r w:rsidRPr="009A3736">
          <w:t>Are there any specific implementation standards that need to be followed during development?</w:t>
        </w:r>
        <w:r>
          <w:t xml:space="preserve"> </w:t>
        </w:r>
      </w:ins>
    </w:p>
    <w:p w14:paraId="16604F90" w14:textId="77777777" w:rsidR="007F3F75" w:rsidRPr="009A3736" w:rsidRDefault="007F3F75" w:rsidP="007F3F75">
      <w:pPr>
        <w:pStyle w:val="BulletList2"/>
        <w:rPr>
          <w:ins w:id="1259" w:author="Isha Gupta" w:date="2017-05-18T11:45:00Z"/>
        </w:rPr>
      </w:pPr>
      <w:ins w:id="1260" w:author="Isha Gupta" w:date="2017-05-18T11:45:00Z">
        <w:r>
          <w:t>Component based programming, testing framework , optimization tools, coding guidelines. Component review tools.</w:t>
        </w:r>
      </w:ins>
    </w:p>
    <w:p w14:paraId="07D90E20" w14:textId="77777777" w:rsidR="007F3F75" w:rsidRPr="009A3736" w:rsidRDefault="007F3F75" w:rsidP="007F3F75">
      <w:pPr>
        <w:pStyle w:val="BulletList1"/>
        <w:rPr>
          <w:ins w:id="1261" w:author="Isha Gupta" w:date="2017-05-18T11:45:00Z"/>
        </w:rPr>
      </w:pPr>
      <w:ins w:id="1262" w:author="Isha Gupta" w:date="2017-05-18T11:45:00Z">
        <w:r w:rsidRPr="009A3736">
          <w:t>System Interfaces </w:t>
        </w:r>
      </w:ins>
    </w:p>
    <w:p w14:paraId="2CFF87B1" w14:textId="77777777" w:rsidR="007F3F75" w:rsidRDefault="007F3F75" w:rsidP="007F3F75">
      <w:pPr>
        <w:pStyle w:val="BulletList2"/>
        <w:rPr>
          <w:ins w:id="1263" w:author="Isha Gupta" w:date="2017-05-18T11:45:00Z"/>
        </w:rPr>
      </w:pPr>
      <w:ins w:id="1264" w:author="Isha Gupta" w:date="2017-05-18T11:45:00Z">
        <w:r w:rsidRPr="009A3736">
          <w:t>How many different types of interfaces (presentation layers) required for the system? </w:t>
        </w:r>
      </w:ins>
    </w:p>
    <w:p w14:paraId="62054F44" w14:textId="77777777" w:rsidR="007F3F75" w:rsidRPr="009A3736" w:rsidRDefault="007F3F75" w:rsidP="007F3F75">
      <w:pPr>
        <w:pStyle w:val="BulletList2"/>
        <w:rPr>
          <w:ins w:id="1265" w:author="Isha Gupta" w:date="2017-05-18T11:45:00Z"/>
        </w:rPr>
      </w:pPr>
      <w:ins w:id="1266" w:author="Isha Gupta" w:date="2017-05-18T11:45:00Z">
        <w:r>
          <w:t xml:space="preserve">Minimum web interface is located. </w:t>
        </w:r>
        <w:del w:id="1267" w:author="Isha Gupta" w:date="2017-05-18T09:58:00Z">
          <w:r w:rsidRPr="009A3736" w:rsidDel="005B6304">
            <w:delText> </w:delText>
          </w:r>
        </w:del>
      </w:ins>
    </w:p>
    <w:p w14:paraId="00BEC5DD" w14:textId="77777777" w:rsidR="007F3F75" w:rsidRDefault="007F3F75" w:rsidP="007F3F75">
      <w:pPr>
        <w:pStyle w:val="BulletList2"/>
        <w:rPr>
          <w:ins w:id="1268" w:author="Isha Gupta" w:date="2017-05-18T11:45:00Z"/>
          <w:rFonts w:eastAsia="Times New Roman" w:cs="Times New Roman"/>
        </w:rPr>
      </w:pPr>
      <w:ins w:id="1269" w:author="Isha Gupta" w:date="2017-05-18T11:45:00Z">
        <w:r w:rsidRPr="009A3736">
          <w:rPr>
            <w:rFonts w:eastAsia="Times New Roman" w:cs="Times New Roman"/>
          </w:rPr>
          <w:t>Is input coming from systems outside the proposed system?</w:t>
        </w:r>
        <w:r>
          <w:rPr>
            <w:rFonts w:eastAsia="Times New Roman" w:cs="Times New Roman"/>
          </w:rPr>
          <w:t xml:space="preserve"> </w:t>
        </w:r>
      </w:ins>
    </w:p>
    <w:p w14:paraId="31B960D0" w14:textId="77777777" w:rsidR="007F3F75" w:rsidRPr="009A3736" w:rsidRDefault="007F3F75" w:rsidP="007F3F75">
      <w:pPr>
        <w:pStyle w:val="BulletList2"/>
        <w:rPr>
          <w:ins w:id="1270" w:author="Isha Gupta" w:date="2017-05-18T11:45:00Z"/>
          <w:rFonts w:eastAsia="Times New Roman" w:cs="Times New Roman"/>
        </w:rPr>
      </w:pPr>
      <w:ins w:id="1271" w:author="Isha Gupta" w:date="2017-05-18T11:45:00Z">
        <w:r>
          <w:rPr>
            <w:rFonts w:eastAsia="Times New Roman" w:cs="Times New Roman"/>
          </w:rPr>
          <w:t>No</w:t>
        </w:r>
        <w:del w:id="1272" w:author="Isha Gupta" w:date="2017-05-18T09:59:00Z">
          <w:r w:rsidDel="005B6304">
            <w:rPr>
              <w:rFonts w:eastAsia="Times New Roman" w:cs="Times New Roman"/>
            </w:rPr>
            <w:delText>O</w:delText>
          </w:r>
        </w:del>
      </w:ins>
    </w:p>
    <w:p w14:paraId="2FC3E7E0" w14:textId="77777777" w:rsidR="007F3F75" w:rsidRDefault="007F3F75" w:rsidP="007F3F75">
      <w:pPr>
        <w:pStyle w:val="BulletList2"/>
        <w:rPr>
          <w:ins w:id="1273" w:author="Isha Gupta" w:date="2017-05-18T11:45:00Z"/>
          <w:rFonts w:eastAsia="Times New Roman" w:cs="Times New Roman"/>
        </w:rPr>
      </w:pPr>
      <w:ins w:id="1274" w:author="Isha Gupta" w:date="2017-05-18T11:45:00Z">
        <w:r w:rsidRPr="009A3736">
          <w:rPr>
            <w:rFonts w:eastAsia="Times New Roman" w:cs="Times New Roman"/>
          </w:rPr>
          <w:t>Is output going to systems outside the proposed system?</w:t>
        </w:r>
        <w:r>
          <w:rPr>
            <w:rFonts w:eastAsia="Times New Roman" w:cs="Times New Roman"/>
          </w:rPr>
          <w:t xml:space="preserve"> </w:t>
        </w:r>
      </w:ins>
    </w:p>
    <w:p w14:paraId="09A35954" w14:textId="77777777" w:rsidR="007F3F75" w:rsidRPr="009A3736" w:rsidRDefault="007F3F75" w:rsidP="007F3F75">
      <w:pPr>
        <w:pStyle w:val="BulletList2"/>
        <w:rPr>
          <w:ins w:id="1275" w:author="Isha Gupta" w:date="2017-05-18T11:45:00Z"/>
          <w:rFonts w:eastAsia="Times New Roman" w:cs="Times New Roman"/>
        </w:rPr>
      </w:pPr>
      <w:ins w:id="1276" w:author="Isha Gupta" w:date="2017-05-18T11:45:00Z">
        <w:r>
          <w:rPr>
            <w:rFonts w:eastAsia="Times New Roman" w:cs="Times New Roman"/>
          </w:rPr>
          <w:t>Yes</w:t>
        </w:r>
      </w:ins>
    </w:p>
    <w:p w14:paraId="5AA69849" w14:textId="77777777" w:rsidR="007F3F75" w:rsidRDefault="007F3F75" w:rsidP="007F3F75">
      <w:pPr>
        <w:pStyle w:val="BulletList2"/>
        <w:rPr>
          <w:ins w:id="1277" w:author="Isha Gupta" w:date="2017-05-18T11:45:00Z"/>
          <w:rFonts w:eastAsia="Times New Roman" w:cs="Times New Roman"/>
        </w:rPr>
      </w:pPr>
      <w:ins w:id="1278" w:author="Isha Gupta" w:date="2017-05-18T11:45:00Z">
        <w:r w:rsidRPr="009A3736">
          <w:rPr>
            <w:rFonts w:eastAsia="Times New Roman" w:cs="Times New Roman"/>
          </w:rPr>
          <w:t>Are there restrictions on the format or medium that must be used for input or output?</w:t>
        </w:r>
      </w:ins>
    </w:p>
    <w:p w14:paraId="442D0385" w14:textId="77777777" w:rsidR="007F3F75" w:rsidRPr="009A3736" w:rsidRDefault="007F3F75" w:rsidP="007F3F75">
      <w:pPr>
        <w:pStyle w:val="BulletList2"/>
        <w:rPr>
          <w:ins w:id="1279" w:author="Isha Gupta" w:date="2017-05-18T11:45:00Z"/>
          <w:rFonts w:eastAsia="Times New Roman" w:cs="Times New Roman"/>
        </w:rPr>
      </w:pPr>
      <w:ins w:id="1280" w:author="Isha Gupta" w:date="2017-05-18T11:45:00Z">
        <w:del w:id="1281" w:author="Isha Gupta" w:date="2017-05-18T09:59:00Z">
          <w:r w:rsidDel="005B6304">
            <w:rPr>
              <w:rFonts w:eastAsia="Times New Roman" w:cs="Times New Roman"/>
            </w:rPr>
            <w:delText xml:space="preserve"> </w:delText>
          </w:r>
        </w:del>
        <w:r>
          <w:rPr>
            <w:rFonts w:eastAsia="Times New Roman" w:cs="Times New Roman"/>
          </w:rPr>
          <w:t>Yes.</w:t>
        </w:r>
      </w:ins>
    </w:p>
    <w:p w14:paraId="0DECE321" w14:textId="77777777" w:rsidR="007F3F75" w:rsidRPr="009A3736" w:rsidRDefault="007F3F75" w:rsidP="007F3F75">
      <w:pPr>
        <w:pStyle w:val="BulletList1"/>
        <w:rPr>
          <w:ins w:id="1282" w:author="Isha Gupta" w:date="2017-05-18T11:45:00Z"/>
        </w:rPr>
      </w:pPr>
      <w:ins w:id="1283" w:author="Isha Gupta" w:date="2017-05-18T11:45:00Z">
        <w:r w:rsidRPr="009A3736">
          <w:t xml:space="preserve">Legacy Systems         </w:t>
        </w:r>
      </w:ins>
    </w:p>
    <w:p w14:paraId="53D22C59" w14:textId="77777777" w:rsidR="007F3F75" w:rsidRDefault="007F3F75" w:rsidP="007F3F75">
      <w:pPr>
        <w:pStyle w:val="BulletList2"/>
        <w:rPr>
          <w:ins w:id="1284" w:author="Isha Gupta" w:date="2017-05-18T11:45:00Z"/>
        </w:rPr>
      </w:pPr>
      <w:ins w:id="1285" w:author="Isha Gupta" w:date="2017-05-18T11:45:00Z">
        <w:r w:rsidRPr="009A3736">
          <w:t>Is there any type of interaction required with any existing legacy system?</w:t>
        </w:r>
        <w:r>
          <w:t xml:space="preserve"> </w:t>
        </w:r>
      </w:ins>
    </w:p>
    <w:p w14:paraId="40FC377C" w14:textId="77777777" w:rsidR="007F3F75" w:rsidRPr="009A3736" w:rsidRDefault="007F3F75" w:rsidP="007F3F75">
      <w:pPr>
        <w:pStyle w:val="BulletList2"/>
        <w:rPr>
          <w:ins w:id="1286" w:author="Isha Gupta" w:date="2017-05-18T11:45:00Z"/>
        </w:rPr>
      </w:pPr>
      <w:ins w:id="1287" w:author="Isha Gupta" w:date="2017-05-18T11:45:00Z">
        <w:r>
          <w:lastRenderedPageBreak/>
          <w:t>Y</w:t>
        </w:r>
        <w:del w:id="1288" w:author="Isha Gupta" w:date="2017-05-18T09:59:00Z">
          <w:r w:rsidDel="005B6304">
            <w:delText>y</w:delText>
          </w:r>
        </w:del>
        <w:r>
          <w:t>es</w:t>
        </w:r>
      </w:ins>
    </w:p>
    <w:p w14:paraId="26E97221" w14:textId="77777777" w:rsidR="007F3F75" w:rsidRPr="009A3736" w:rsidRDefault="007F3F75" w:rsidP="007F3F75">
      <w:pPr>
        <w:pStyle w:val="BulletList1"/>
        <w:rPr>
          <w:ins w:id="1289" w:author="Isha Gupta" w:date="2017-05-18T11:45:00Z"/>
        </w:rPr>
      </w:pPr>
      <w:ins w:id="1290" w:author="Isha Gupta" w:date="2017-05-18T11:45:00Z">
        <w:r w:rsidRPr="009A3736">
          <w:t>Databases    </w:t>
        </w:r>
      </w:ins>
    </w:p>
    <w:p w14:paraId="64CC2CE9" w14:textId="77777777" w:rsidR="007F3F75" w:rsidRDefault="007F3F75" w:rsidP="007F3F75">
      <w:pPr>
        <w:pStyle w:val="BulletList2"/>
        <w:rPr>
          <w:ins w:id="1291" w:author="Isha Gupta" w:date="2017-05-18T11:45:00Z"/>
        </w:rPr>
      </w:pPr>
      <w:ins w:id="1292" w:author="Isha Gupta" w:date="2017-05-18T11:45:00Z">
        <w:r w:rsidRPr="009A3736">
          <w:t>What database implementation application needs to support?</w:t>
        </w:r>
        <w:r>
          <w:t xml:space="preserve"> </w:t>
        </w:r>
      </w:ins>
    </w:p>
    <w:p w14:paraId="07E3C715" w14:textId="77777777" w:rsidR="007F3F75" w:rsidRPr="009A3736" w:rsidRDefault="007F3F75" w:rsidP="007F3F75">
      <w:pPr>
        <w:pStyle w:val="BulletList2"/>
        <w:rPr>
          <w:ins w:id="1293" w:author="Isha Gupta" w:date="2017-05-18T11:45:00Z"/>
        </w:rPr>
      </w:pPr>
      <w:ins w:id="1294" w:author="Isha Gupta" w:date="2017-05-18T11:45:00Z">
        <w:r>
          <w:t>SQL server</w:t>
        </w:r>
      </w:ins>
    </w:p>
    <w:p w14:paraId="48591B56" w14:textId="77777777" w:rsidR="007F3F75" w:rsidRDefault="007F3F75" w:rsidP="007F3F75">
      <w:pPr>
        <w:pStyle w:val="BulletList2"/>
        <w:rPr>
          <w:ins w:id="1295" w:author="Isha Gupta" w:date="2017-05-18T11:45:00Z"/>
        </w:rPr>
      </w:pPr>
      <w:ins w:id="1296" w:author="Isha Gupta" w:date="2017-05-18T11:45:00Z">
        <w:r w:rsidRPr="009A3736">
          <w:t>Is support for more than one database required?</w:t>
        </w:r>
        <w:r>
          <w:t xml:space="preserve"> </w:t>
        </w:r>
      </w:ins>
    </w:p>
    <w:p w14:paraId="1D7AA09D" w14:textId="77777777" w:rsidR="007F3F75" w:rsidRPr="009A3736" w:rsidRDefault="007F3F75" w:rsidP="007F3F75">
      <w:pPr>
        <w:pStyle w:val="BulletList2"/>
        <w:rPr>
          <w:ins w:id="1297" w:author="Isha Gupta" w:date="2017-05-18T11:45:00Z"/>
        </w:rPr>
      </w:pPr>
      <w:ins w:id="1298" w:author="Isha Gupta" w:date="2017-05-18T11:45:00Z">
        <w:r>
          <w:t>Yes both server, sonarqube and mainframe</w:t>
        </w:r>
      </w:ins>
    </w:p>
    <w:p w14:paraId="04706FDF" w14:textId="77777777" w:rsidR="007F3F75" w:rsidRPr="005B6304" w:rsidRDefault="007F3F75" w:rsidP="007F3F75">
      <w:pPr>
        <w:pStyle w:val="BulletList1"/>
        <w:rPr>
          <w:ins w:id="1299" w:author="Isha Gupta" w:date="2017-05-18T11:45:00Z"/>
          <w:lang w:val="en-US" w:eastAsia="ja-JP"/>
          <w:rPrChange w:id="1300" w:author="Isha Gupta" w:date="2017-05-18T09:59:00Z">
            <w:rPr>
              <w:ins w:id="1301" w:author="Isha Gupta" w:date="2017-05-18T11:45:00Z"/>
            </w:rPr>
          </w:rPrChange>
        </w:rPr>
      </w:pPr>
      <w:ins w:id="1302" w:author="Isha Gupta" w:date="2017-05-18T11:45:00Z">
        <w:r w:rsidRPr="009A3736">
          <w:t>Will there be any database partitioning or mirroring required?</w:t>
        </w:r>
        <w:r>
          <w:t xml:space="preserve"> </w:t>
        </w:r>
      </w:ins>
    </w:p>
    <w:p w14:paraId="68806067" w14:textId="77777777" w:rsidR="007F3F75" w:rsidRPr="00407CF0" w:rsidRDefault="007F3F75" w:rsidP="007F3F75">
      <w:pPr>
        <w:pStyle w:val="BulletList1"/>
        <w:rPr>
          <w:ins w:id="1303" w:author="Isha Gupta" w:date="2017-05-18T11:45:00Z"/>
          <w:lang w:val="en-US" w:eastAsia="ja-JP"/>
        </w:rPr>
      </w:pPr>
      <w:ins w:id="1304" w:author="Isha Gupta" w:date="2017-05-18T11:45:00Z">
        <w:r>
          <w:t>NA</w:t>
        </w:r>
      </w:ins>
    </w:p>
    <w:p w14:paraId="272EB4B9" w14:textId="4DE03A0E" w:rsidR="00407CF0" w:rsidRDefault="00407CF0" w:rsidP="00407CF0">
      <w:pPr>
        <w:pStyle w:val="Heading1"/>
        <w:rPr>
          <w:ins w:id="1305" w:author="Isha Gupta" w:date="2017-05-17T10:42:00Z"/>
        </w:rPr>
      </w:pPr>
      <w:r>
        <w:lastRenderedPageBreak/>
        <w:t>Solution Architecture</w:t>
      </w:r>
      <w:bookmarkEnd w:id="853"/>
    </w:p>
    <w:p w14:paraId="2E20126A" w14:textId="3CB01146" w:rsidR="000F20D1" w:rsidRPr="000F20D1" w:rsidDel="000F20D1" w:rsidRDefault="000F20D1" w:rsidP="000F20D1">
      <w:pPr>
        <w:pStyle w:val="BodyText"/>
        <w:rPr>
          <w:del w:id="1306" w:author="Isha Gupta" w:date="2017-05-17T10:43:00Z"/>
          <w:lang w:val="en-US" w:eastAsia="ja-JP"/>
          <w:rPrChange w:id="1307" w:author="Isha Gupta" w:date="2017-05-17T10:42:00Z">
            <w:rPr>
              <w:del w:id="1308" w:author="Isha Gupta" w:date="2017-05-17T10:43:00Z"/>
            </w:rPr>
          </w:rPrChange>
        </w:rPr>
        <w:pPrChange w:id="1309" w:author="Isha Gupta" w:date="2017-05-17T10:42:00Z">
          <w:pPr>
            <w:pStyle w:val="Heading1"/>
          </w:pPr>
        </w:pPrChange>
      </w:pPr>
    </w:p>
    <w:p w14:paraId="73106020" w14:textId="142A6E1E" w:rsidR="000F20D1" w:rsidRDefault="006730BF" w:rsidP="000F20D1">
      <w:pPr>
        <w:pStyle w:val="BodyText"/>
        <w:keepNext/>
        <w:rPr>
          <w:ins w:id="1310" w:author="Isha Gupta" w:date="2017-05-17T10:44:00Z"/>
        </w:rPr>
        <w:pPrChange w:id="1311" w:author="Isha Gupta" w:date="2017-05-17T10:44:00Z">
          <w:pPr>
            <w:pStyle w:val="BodyText"/>
          </w:pPr>
        </w:pPrChange>
      </w:pPr>
      <w:ins w:id="1312" w:author="Isha Gupta" w:date="2017-05-17T10:53:00Z">
        <w:r>
          <w:rPr>
            <w:noProof/>
            <w:lang w:val="en-US"/>
          </w:rPr>
          <w:drawing>
            <wp:inline distT="0" distB="0" distL="0" distR="0" wp14:anchorId="3ACF29E0" wp14:editId="3D43B874">
              <wp:extent cx="6188710" cy="284670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88710" cy="2846705"/>
                      </a:xfrm>
                      <a:prstGeom prst="rect">
                        <a:avLst/>
                      </a:prstGeom>
                    </pic:spPr>
                  </pic:pic>
                </a:graphicData>
              </a:graphic>
            </wp:inline>
          </w:drawing>
        </w:r>
      </w:ins>
    </w:p>
    <w:p w14:paraId="56449486" w14:textId="15C77031" w:rsidR="000F20D1" w:rsidRDefault="000F20D1" w:rsidP="000F20D1">
      <w:pPr>
        <w:pStyle w:val="Caption"/>
        <w:jc w:val="center"/>
        <w:rPr>
          <w:ins w:id="1313" w:author="Isha Gupta" w:date="2017-05-17T10:44:00Z"/>
        </w:rPr>
        <w:pPrChange w:id="1314" w:author="Isha Gupta" w:date="2017-05-17T10:44:00Z">
          <w:pPr>
            <w:pStyle w:val="Caption"/>
          </w:pPr>
        </w:pPrChange>
      </w:pPr>
      <w:ins w:id="1315" w:author="Isha Gupta" w:date="2017-05-17T10:44:00Z">
        <w:r>
          <w:t xml:space="preserve">Figure </w:t>
        </w:r>
        <w:r>
          <w:fldChar w:fldCharType="begin"/>
        </w:r>
        <w:r>
          <w:instrText xml:space="preserve"> SEQ Figure \* ARABIC </w:instrText>
        </w:r>
      </w:ins>
      <w:r>
        <w:fldChar w:fldCharType="separate"/>
      </w:r>
      <w:ins w:id="1316" w:author="Isha Gupta" w:date="2017-05-17T10:44:00Z">
        <w:r>
          <w:rPr>
            <w:noProof/>
          </w:rPr>
          <w:t>1</w:t>
        </w:r>
        <w:r>
          <w:fldChar w:fldCharType="end"/>
        </w:r>
        <w:r>
          <w:t xml:space="preserve">: Solution Architecture Diagram </w:t>
        </w:r>
        <w:r w:rsidRPr="008C0942">
          <w:t>prepared in G</w:t>
        </w:r>
        <w:r w:rsidR="0017592F">
          <w:t>liff</w:t>
        </w:r>
        <w:r>
          <w:t>y</w:t>
        </w:r>
        <w:r>
          <w:rPr>
            <w:noProof/>
          </w:rPr>
          <w:t>.</w:t>
        </w:r>
      </w:ins>
    </w:p>
    <w:p w14:paraId="066FF897" w14:textId="2AE1A2CE" w:rsidR="00407CF0" w:rsidRPr="00087FD4" w:rsidDel="00147400" w:rsidRDefault="00407CF0" w:rsidP="00407CF0">
      <w:pPr>
        <w:pStyle w:val="Heading2"/>
        <w:rPr>
          <w:del w:id="1317" w:author="Isha Gupta" w:date="2017-04-27T00:45:00Z"/>
        </w:rPr>
      </w:pPr>
      <w:del w:id="1318" w:author="Isha Gupta" w:date="2017-04-27T00:45:00Z">
        <w:r w:rsidDel="00147400">
          <w:delText>Solution Diagram</w:delText>
        </w:r>
      </w:del>
    </w:p>
    <w:p w14:paraId="1AC8DBA6" w14:textId="37524DA4" w:rsidR="00654846" w:rsidDel="00147400" w:rsidRDefault="00147400" w:rsidP="00407CF0">
      <w:pPr>
        <w:pStyle w:val="BodyText"/>
        <w:rPr>
          <w:del w:id="1319" w:author="Isha Gupta" w:date="2017-04-27T00:45:00Z"/>
          <w:rFonts w:eastAsia="Times New Roman" w:hAnsi="Calibri"/>
          <w:color w:val="000000" w:themeColor="text1"/>
          <w:kern w:val="24"/>
          <w:sz w:val="28"/>
          <w:szCs w:val="28"/>
          <w:lang w:eastAsia="en-IN"/>
        </w:rPr>
      </w:pPr>
      <w:del w:id="1320" w:author="Isha Gupta" w:date="2017-04-27T00:45:00Z">
        <w:r w:rsidDel="00147400">
          <w:rPr>
            <w:rFonts w:eastAsia="Times New Roman" w:hAnsi="Calibri"/>
            <w:noProof/>
            <w:color w:val="000000" w:themeColor="text1"/>
            <w:kern w:val="24"/>
            <w:sz w:val="28"/>
            <w:szCs w:val="28"/>
            <w:lang w:val="en-US"/>
          </w:rPr>
          <mc:AlternateContent>
            <mc:Choice Requires="wpg">
              <w:drawing>
                <wp:anchor distT="0" distB="0" distL="114300" distR="114300" simplePos="0" relativeHeight="251675136" behindDoc="0" locked="0" layoutInCell="1" allowOverlap="1" wp14:anchorId="17EDCB2B" wp14:editId="6CEA8E8B">
                  <wp:simplePos x="0" y="0"/>
                  <wp:positionH relativeFrom="column">
                    <wp:posOffset>3352800</wp:posOffset>
                  </wp:positionH>
                  <wp:positionV relativeFrom="paragraph">
                    <wp:posOffset>196850</wp:posOffset>
                  </wp:positionV>
                  <wp:extent cx="2506980" cy="580390"/>
                  <wp:effectExtent l="0" t="0" r="0" b="0"/>
                  <wp:wrapNone/>
                  <wp:docPr id="20" name="Group 20"/>
                  <wp:cNvGraphicFramePr/>
                  <a:graphic xmlns:a="http://schemas.openxmlformats.org/drawingml/2006/main">
                    <a:graphicData uri="http://schemas.microsoft.com/office/word/2010/wordprocessingGroup">
                      <wpg:wgp>
                        <wpg:cNvGrpSpPr/>
                        <wpg:grpSpPr>
                          <a:xfrm>
                            <a:off x="0" y="0"/>
                            <a:ext cx="2506980" cy="580390"/>
                            <a:chOff x="0" y="0"/>
                            <a:chExt cx="2506980" cy="580390"/>
                          </a:xfrm>
                        </wpg:grpSpPr>
                        <wps:wsp>
                          <wps:cNvPr id="27726" name="TextBox 10"/>
                          <wps:cNvSpPr txBox="1"/>
                          <wps:spPr>
                            <a:xfrm>
                              <a:off x="0" y="281940"/>
                              <a:ext cx="2506980" cy="298450"/>
                            </a:xfrm>
                            <a:prstGeom prst="rect">
                              <a:avLst/>
                            </a:prstGeom>
                            <a:noFill/>
                          </wps:spPr>
                          <wps:txbx>
                            <w:txbxContent>
                              <w:p w14:paraId="6459900D" w14:textId="77777777" w:rsidR="001324D5" w:rsidRPr="00F76523" w:rsidRDefault="001324D5" w:rsidP="001E0F31">
                                <w:pPr>
                                  <w:pStyle w:val="NormalWeb"/>
                                  <w:spacing w:before="0" w:beforeAutospacing="0" w:after="0" w:afterAutospacing="0"/>
                                  <w:jc w:val="center"/>
                                  <w:rPr>
                                    <w:sz w:val="20"/>
                                  </w:rPr>
                                </w:pPr>
                                <w:r w:rsidRPr="00F76523">
                                  <w:rPr>
                                    <w:rFonts w:asciiTheme="minorHAnsi" w:hAnsi="Calibri" w:cstheme="minorBidi"/>
                                    <w:color w:val="000000" w:themeColor="text1"/>
                                    <w:kern w:val="24"/>
                                    <w:sz w:val="18"/>
                                    <w:szCs w:val="21"/>
                                  </w:rPr>
                                  <w:t>Internal User (Admin/ Billing Department</w:t>
                                </w:r>
                              </w:p>
                            </w:txbxContent>
                          </wps:txbx>
                          <wps:bodyPr wrap="square" rtlCol="0">
                            <a:noAutofit/>
                          </wps:bodyPr>
                        </wps:wsp>
                        <wps:wsp>
                          <wps:cNvPr id="27771" name="Smiley Face 27771"/>
                          <wps:cNvSpPr/>
                          <wps:spPr>
                            <a:xfrm>
                              <a:off x="815340" y="0"/>
                              <a:ext cx="275590" cy="244475"/>
                            </a:xfrm>
                            <a:prstGeom prst="smileyFace">
                              <a:avLst/>
                            </a:prstGeom>
                            <a:solidFill>
                              <a:srgbClr val="4472C4"/>
                            </a:solidFill>
                            <a:ln w="12700" cap="flat" cmpd="sng" algn="ctr">
                              <a:solidFill>
                                <a:srgbClr val="4472C4">
                                  <a:shade val="50000"/>
                                </a:srgb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7EDCB2B" id="Group 20" o:spid="_x0000_s1030" style="position:absolute;margin-left:264pt;margin-top:15.5pt;width:197.4pt;height:45.7pt;z-index:251675136" coordsize="25069,5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">
                  <v:shape id="TextBox 10" o:spid="_x0000_s1031" type="#_x0000_t202" style="position:absolute;top:2819;width:25069;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" filled="f" stroked="f">
                    <v:textbox>
                      <w:txbxContent>
                        <w:p w14:paraId="6459900D" w14:textId="77777777" w:rsidR="001324D5" w:rsidRPr="00F76523" w:rsidRDefault="001324D5" w:rsidP="001E0F31">
                          <w:pPr>
                            <w:pStyle w:val="NormalWeb"/>
                            <w:spacing w:before="0" w:beforeAutospacing="0" w:after="0" w:afterAutospacing="0"/>
                            <w:jc w:val="center"/>
                            <w:rPr>
                              <w:sz w:val="20"/>
                            </w:rPr>
                          </w:pPr>
                          <w:r w:rsidRPr="00F76523">
                            <w:rPr>
                              <w:rFonts w:asciiTheme="minorHAnsi" w:hAnsi="Calibri" w:cstheme="minorBidi"/>
                              <w:color w:val="000000" w:themeColor="text1"/>
                              <w:kern w:val="24"/>
                              <w:sz w:val="18"/>
                              <w:szCs w:val="21"/>
                            </w:rPr>
                            <w:t>Internal User (Admin/ Billing Department</w:t>
                          </w:r>
                        </w:p>
                      </w:txbxContent>
                    </v:textbox>
                  </v:shape>
                  <v:shapetype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Smiley Face 27771" o:spid="_x0000_s1032" type="#_x0000_t96" style="position:absolute;left:8153;width:2756;height:24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" fillcolor="#4472c4" strokecolor="#2f528f" strokeweight="1pt">
                    <v:stroke joinstyle="miter"/>
                  </v:shape>
                </v:group>
              </w:pict>
            </mc:Fallback>
          </mc:AlternateContent>
        </w:r>
        <w:r w:rsidDel="00147400">
          <w:rPr>
            <w:rFonts w:eastAsia="Times New Roman" w:hAnsi="Calibri"/>
            <w:noProof/>
            <w:color w:val="000000" w:themeColor="text1"/>
            <w:kern w:val="24"/>
            <w:sz w:val="28"/>
            <w:szCs w:val="28"/>
            <w:lang w:val="en-US"/>
          </w:rPr>
          <mc:AlternateContent>
            <mc:Choice Requires="wpg">
              <w:drawing>
                <wp:anchor distT="0" distB="0" distL="114300" distR="114300" simplePos="0" relativeHeight="251672064" behindDoc="0" locked="0" layoutInCell="1" allowOverlap="1" wp14:anchorId="4720D525" wp14:editId="4C44D175">
                  <wp:simplePos x="0" y="0"/>
                  <wp:positionH relativeFrom="column">
                    <wp:posOffset>2682240</wp:posOffset>
                  </wp:positionH>
                  <wp:positionV relativeFrom="paragraph">
                    <wp:posOffset>196850</wp:posOffset>
                  </wp:positionV>
                  <wp:extent cx="996950" cy="524510"/>
                  <wp:effectExtent l="0" t="0" r="0" b="0"/>
                  <wp:wrapNone/>
                  <wp:docPr id="16" name="Group 16"/>
                  <wp:cNvGraphicFramePr/>
                  <a:graphic xmlns:a="http://schemas.openxmlformats.org/drawingml/2006/main">
                    <a:graphicData uri="http://schemas.microsoft.com/office/word/2010/wordprocessingGroup">
                      <wpg:wgp>
                        <wpg:cNvGrpSpPr/>
                        <wpg:grpSpPr>
                          <a:xfrm>
                            <a:off x="0" y="0"/>
                            <a:ext cx="996950" cy="524510"/>
                            <a:chOff x="0" y="0"/>
                            <a:chExt cx="996950" cy="524510"/>
                          </a:xfrm>
                        </wpg:grpSpPr>
                        <wps:wsp>
                          <wps:cNvPr id="27769" name="TextBox 22"/>
                          <wps:cNvSpPr txBox="1"/>
                          <wps:spPr>
                            <a:xfrm>
                              <a:off x="0" y="304800"/>
                              <a:ext cx="996950" cy="219710"/>
                            </a:xfrm>
                            <a:prstGeom prst="rect">
                              <a:avLst/>
                            </a:prstGeom>
                            <a:noFill/>
                          </wps:spPr>
                          <wps:txbx>
                            <w:txbxContent>
                              <w:p w14:paraId="4BBE5A89" w14:textId="77777777" w:rsidR="001324D5" w:rsidRPr="00F76523" w:rsidRDefault="001324D5" w:rsidP="001E0F31">
                                <w:pPr>
                                  <w:pStyle w:val="NormalWeb"/>
                                  <w:spacing w:before="0" w:beforeAutospacing="0" w:after="0" w:afterAutospacing="0"/>
                                  <w:jc w:val="center"/>
                                  <w:rPr>
                                    <w:sz w:val="16"/>
                                  </w:rPr>
                                </w:pPr>
                                <w:r w:rsidRPr="00F76523">
                                  <w:rPr>
                                    <w:rFonts w:asciiTheme="minorHAnsi" w:hAnsi="Calibri" w:cstheme="minorBidi"/>
                                    <w:color w:val="000000" w:themeColor="text1"/>
                                    <w:kern w:val="24"/>
                                    <w:sz w:val="18"/>
                                    <w:szCs w:val="28"/>
                                  </w:rPr>
                                  <w:t>Auditor</w:t>
                                </w:r>
                              </w:p>
                            </w:txbxContent>
                          </wps:txbx>
                          <wps:bodyPr wrap="square" rtlCol="0">
                            <a:noAutofit/>
                          </wps:bodyPr>
                        </wps:wsp>
                        <wps:wsp>
                          <wps:cNvPr id="27770" name="Smiley Face 27770"/>
                          <wps:cNvSpPr/>
                          <wps:spPr>
                            <a:xfrm>
                              <a:off x="365760" y="0"/>
                              <a:ext cx="275590" cy="244475"/>
                            </a:xfrm>
                            <a:prstGeom prst="smileyFace">
                              <a:avLst/>
                            </a:prstGeom>
                            <a:solidFill>
                              <a:srgbClr val="4472C4"/>
                            </a:solidFill>
                            <a:ln w="12700" cap="flat" cmpd="sng" algn="ctr">
                              <a:solidFill>
                                <a:srgbClr val="4472C4">
                                  <a:shade val="50000"/>
                                </a:srgb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720D525" id="Group 16" o:spid="_x0000_s1033" style="position:absolute;margin-left:211.2pt;margin-top:15.5pt;width:78.5pt;height:41.3pt;z-index:251672064" coordsize="9969,52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">
                  <v:shape id="TextBox 22" o:spid="_x0000_s1034" type="#_x0000_t202" style="position:absolute;top:3048;width:9969;height:2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" filled="f" stroked="f">
                    <v:textbox>
                      <w:txbxContent>
                        <w:p w14:paraId="4BBE5A89" w14:textId="77777777" w:rsidR="001324D5" w:rsidRPr="00F76523" w:rsidRDefault="001324D5" w:rsidP="001E0F31">
                          <w:pPr>
                            <w:pStyle w:val="NormalWeb"/>
                            <w:spacing w:before="0" w:beforeAutospacing="0" w:after="0" w:afterAutospacing="0"/>
                            <w:jc w:val="center"/>
                            <w:rPr>
                              <w:sz w:val="16"/>
                            </w:rPr>
                          </w:pPr>
                          <w:r w:rsidRPr="00F76523">
                            <w:rPr>
                              <w:rFonts w:asciiTheme="minorHAnsi" w:hAnsi="Calibri" w:cstheme="minorBidi"/>
                              <w:color w:val="000000" w:themeColor="text1"/>
                              <w:kern w:val="24"/>
                              <w:sz w:val="18"/>
                              <w:szCs w:val="28"/>
                            </w:rPr>
                            <w:t>Auditor</w:t>
                          </w:r>
                        </w:p>
                      </w:txbxContent>
                    </v:textbox>
                  </v:shape>
                  <v:shape id="Smiley Face 27770" o:spid="_x0000_s1035" type="#_x0000_t96" style="position:absolute;left:3657;width:2756;height:24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" fillcolor="#4472c4" strokecolor="#2f528f" strokeweight="1pt">
                    <v:stroke joinstyle="miter"/>
                  </v:shape>
                </v:group>
              </w:pict>
            </mc:Fallback>
          </mc:AlternateContent>
        </w:r>
        <w:r w:rsidDel="00147400">
          <w:rPr>
            <w:rFonts w:eastAsia="Times New Roman" w:hAnsi="Calibri"/>
            <w:noProof/>
            <w:color w:val="000000" w:themeColor="text1"/>
            <w:kern w:val="24"/>
            <w:sz w:val="28"/>
            <w:szCs w:val="28"/>
            <w:lang w:val="en-US"/>
          </w:rPr>
          <mc:AlternateContent>
            <mc:Choice Requires="wpg">
              <w:drawing>
                <wp:anchor distT="0" distB="0" distL="114300" distR="114300" simplePos="0" relativeHeight="251666944" behindDoc="0" locked="0" layoutInCell="1" allowOverlap="1" wp14:anchorId="39952E06" wp14:editId="07245258">
                  <wp:simplePos x="0" y="0"/>
                  <wp:positionH relativeFrom="column">
                    <wp:posOffset>1722120</wp:posOffset>
                  </wp:positionH>
                  <wp:positionV relativeFrom="paragraph">
                    <wp:posOffset>204470</wp:posOffset>
                  </wp:positionV>
                  <wp:extent cx="996950" cy="516890"/>
                  <wp:effectExtent l="0" t="0" r="0" b="0"/>
                  <wp:wrapNone/>
                  <wp:docPr id="15" name="Group 15"/>
                  <wp:cNvGraphicFramePr/>
                  <a:graphic xmlns:a="http://schemas.openxmlformats.org/drawingml/2006/main">
                    <a:graphicData uri="http://schemas.microsoft.com/office/word/2010/wordprocessingGroup">
                      <wpg:wgp>
                        <wpg:cNvGrpSpPr/>
                        <wpg:grpSpPr>
                          <a:xfrm>
                            <a:off x="0" y="0"/>
                            <a:ext cx="996950" cy="516890"/>
                            <a:chOff x="0" y="0"/>
                            <a:chExt cx="996950" cy="516890"/>
                          </a:xfrm>
                        </wpg:grpSpPr>
                        <wps:wsp>
                          <wps:cNvPr id="27730" name="TextBox 18"/>
                          <wps:cNvSpPr txBox="1"/>
                          <wps:spPr>
                            <a:xfrm>
                              <a:off x="0" y="297180"/>
                              <a:ext cx="996950" cy="219710"/>
                            </a:xfrm>
                            <a:prstGeom prst="rect">
                              <a:avLst/>
                            </a:prstGeom>
                            <a:noFill/>
                          </wps:spPr>
                          <wps:txbx>
                            <w:txbxContent>
                              <w:p w14:paraId="55731BDB" w14:textId="77777777" w:rsidR="001324D5" w:rsidRPr="00F76523" w:rsidRDefault="001324D5" w:rsidP="001E0F31">
                                <w:pPr>
                                  <w:pStyle w:val="NormalWeb"/>
                                  <w:spacing w:before="0" w:beforeAutospacing="0" w:after="0" w:afterAutospacing="0"/>
                                  <w:jc w:val="center"/>
                                  <w:rPr>
                                    <w:sz w:val="16"/>
                                  </w:rPr>
                                </w:pPr>
                                <w:r w:rsidRPr="00F76523">
                                  <w:rPr>
                                    <w:rFonts w:asciiTheme="minorHAnsi" w:hAnsi="Calibri" w:cstheme="minorBidi"/>
                                    <w:color w:val="000000" w:themeColor="text1"/>
                                    <w:kern w:val="24"/>
                                    <w:sz w:val="18"/>
                                    <w:szCs w:val="28"/>
                                  </w:rPr>
                                  <w:t>Underwriter</w:t>
                                </w:r>
                              </w:p>
                            </w:txbxContent>
                          </wps:txbx>
                          <wps:bodyPr wrap="square" rtlCol="0">
                            <a:noAutofit/>
                          </wps:bodyPr>
                        </wps:wsp>
                        <wps:wsp>
                          <wps:cNvPr id="27767" name="Smiley Face 27767"/>
                          <wps:cNvSpPr/>
                          <wps:spPr>
                            <a:xfrm>
                              <a:off x="320040" y="0"/>
                              <a:ext cx="275590" cy="244475"/>
                            </a:xfrm>
                            <a:prstGeom prst="smileyFace">
                              <a:avLst/>
                            </a:prstGeom>
                            <a:solidFill>
                              <a:srgbClr val="4472C4"/>
                            </a:solidFill>
                            <a:ln w="12700" cap="flat" cmpd="sng" algn="ctr">
                              <a:solidFill>
                                <a:srgbClr val="4472C4">
                                  <a:shade val="50000"/>
                                </a:srgb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9952E06" id="Group 15" o:spid="_x0000_s1036" style="position:absolute;margin-left:135.6pt;margin-top:16.1pt;width:78.5pt;height:40.7pt;z-index:251666944" coordsize="9969,51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">
                  <v:shape id="TextBox 18" o:spid="_x0000_s1037" type="#_x0000_t202" style="position:absolute;top:2971;width:9969;height:2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" filled="f" stroked="f">
                    <v:textbox>
                      <w:txbxContent>
                        <w:p w14:paraId="55731BDB" w14:textId="77777777" w:rsidR="001324D5" w:rsidRPr="00F76523" w:rsidRDefault="001324D5" w:rsidP="001E0F31">
                          <w:pPr>
                            <w:pStyle w:val="NormalWeb"/>
                            <w:spacing w:before="0" w:beforeAutospacing="0" w:after="0" w:afterAutospacing="0"/>
                            <w:jc w:val="center"/>
                            <w:rPr>
                              <w:sz w:val="16"/>
                            </w:rPr>
                          </w:pPr>
                          <w:r w:rsidRPr="00F76523">
                            <w:rPr>
                              <w:rFonts w:asciiTheme="minorHAnsi" w:hAnsi="Calibri" w:cstheme="minorBidi"/>
                              <w:color w:val="000000" w:themeColor="text1"/>
                              <w:kern w:val="24"/>
                              <w:sz w:val="18"/>
                              <w:szCs w:val="28"/>
                            </w:rPr>
                            <w:t>Underwriter</w:t>
                          </w:r>
                        </w:p>
                      </w:txbxContent>
                    </v:textbox>
                  </v:shape>
                  <v:shape id="Smiley Face 27767" o:spid="_x0000_s1038" type="#_x0000_t96" style="position:absolute;left:3200;width:2756;height:24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" fillcolor="#4472c4" strokecolor="#2f528f" strokeweight="1pt">
                    <v:stroke joinstyle="miter"/>
                  </v:shape>
                </v:group>
              </w:pict>
            </mc:Fallback>
          </mc:AlternateContent>
        </w:r>
        <w:r w:rsidDel="00147400">
          <w:rPr>
            <w:rFonts w:eastAsia="Times New Roman" w:hAnsi="Calibri"/>
            <w:noProof/>
            <w:color w:val="000000" w:themeColor="text1"/>
            <w:kern w:val="24"/>
            <w:sz w:val="28"/>
            <w:szCs w:val="28"/>
            <w:lang w:val="en-US"/>
          </w:rPr>
          <mc:AlternateContent>
            <mc:Choice Requires="wpg">
              <w:drawing>
                <wp:anchor distT="0" distB="0" distL="114300" distR="114300" simplePos="0" relativeHeight="251668992" behindDoc="0" locked="0" layoutInCell="1" allowOverlap="1" wp14:anchorId="486D2DE1" wp14:editId="1310833F">
                  <wp:simplePos x="0" y="0"/>
                  <wp:positionH relativeFrom="column">
                    <wp:posOffset>754380</wp:posOffset>
                  </wp:positionH>
                  <wp:positionV relativeFrom="paragraph">
                    <wp:posOffset>196850</wp:posOffset>
                  </wp:positionV>
                  <wp:extent cx="830580" cy="525145"/>
                  <wp:effectExtent l="0" t="0" r="0" b="0"/>
                  <wp:wrapNone/>
                  <wp:docPr id="7" name="Group 7"/>
                  <wp:cNvGraphicFramePr/>
                  <a:graphic xmlns:a="http://schemas.openxmlformats.org/drawingml/2006/main">
                    <a:graphicData uri="http://schemas.microsoft.com/office/word/2010/wordprocessingGroup">
                      <wpg:wgp>
                        <wpg:cNvGrpSpPr/>
                        <wpg:grpSpPr>
                          <a:xfrm>
                            <a:off x="0" y="0"/>
                            <a:ext cx="830580" cy="525145"/>
                            <a:chOff x="0" y="0"/>
                            <a:chExt cx="830580" cy="525145"/>
                          </a:xfrm>
                        </wpg:grpSpPr>
                        <wps:wsp>
                          <wps:cNvPr id="27766" name="Smiley Face 27766"/>
                          <wps:cNvSpPr/>
                          <wps:spPr>
                            <a:xfrm>
                              <a:off x="259080" y="0"/>
                              <a:ext cx="275590" cy="244475"/>
                            </a:xfrm>
                            <a:prstGeom prst="smileyFace">
                              <a:avLst/>
                            </a:prstGeom>
                            <a:solidFill>
                              <a:srgbClr val="4472C4"/>
                            </a:solidFill>
                            <a:ln w="12700" cap="flat" cmpd="sng" algn="ctr">
                              <a:solidFill>
                                <a:srgbClr val="4472C4">
                                  <a:shade val="50000"/>
                                </a:srgb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7768" name="TextBox 8"/>
                          <wps:cNvSpPr txBox="1"/>
                          <wps:spPr>
                            <a:xfrm>
                              <a:off x="0" y="289560"/>
                              <a:ext cx="830580" cy="235585"/>
                            </a:xfrm>
                            <a:prstGeom prst="rect">
                              <a:avLst/>
                            </a:prstGeom>
                            <a:noFill/>
                          </wps:spPr>
                          <wps:txbx>
                            <w:txbxContent>
                              <w:p w14:paraId="6A4CDDA5" w14:textId="710D541E" w:rsidR="001324D5" w:rsidRPr="00F76523" w:rsidRDefault="001324D5" w:rsidP="001E0F31">
                                <w:pPr>
                                  <w:pStyle w:val="NormalWeb"/>
                                  <w:spacing w:before="0" w:beforeAutospacing="0" w:after="0" w:afterAutospacing="0"/>
                                  <w:jc w:val="center"/>
                                  <w:rPr>
                                    <w:sz w:val="16"/>
                                    <w:lang w:val="en-US"/>
                                  </w:rPr>
                                </w:pPr>
                                <w:r w:rsidRPr="00F76523">
                                  <w:rPr>
                                    <w:rFonts w:asciiTheme="minorHAnsi" w:hAnsi="Calibri" w:cstheme="minorBidi"/>
                                    <w:color w:val="000000" w:themeColor="text1"/>
                                    <w:kern w:val="24"/>
                                    <w:sz w:val="18"/>
                                    <w:szCs w:val="28"/>
                                    <w:lang w:val="en-US"/>
                                  </w:rPr>
                                  <w:t>Agent</w:t>
                                </w:r>
                              </w:p>
                            </w:txbxContent>
                          </wps:txbx>
                          <wps:bodyPr wrap="square" rtlCol="0">
                            <a:noAutofit/>
                          </wps:bodyPr>
                        </wps:wsp>
                      </wpg:wgp>
                    </a:graphicData>
                  </a:graphic>
                </wp:anchor>
              </w:drawing>
            </mc:Choice>
            <mc:Fallback>
              <w:pict>
                <v:group w14:anchorId="486D2DE1" id="Group 7" o:spid="_x0000_s1039" style="position:absolute;margin-left:59.4pt;margin-top:15.5pt;width:65.4pt;height:41.35pt;z-index:251668992" coordsize="8305,52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">
                  <v:shape id="Smiley Face 27766" o:spid="_x0000_s1040" type="#_x0000_t96" style="position:absolute;left:2590;width:2756;height:24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" fillcolor="#4472c4" strokecolor="#2f528f" strokeweight="1pt">
                    <v:stroke joinstyle="miter"/>
                  </v:shape>
                  <v:shape id="TextBox 8" o:spid="_x0000_s1041" type="#_x0000_t202" style="position:absolute;top:2895;width:8305;height:2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" filled="f" stroked="f">
                    <v:textbox>
                      <w:txbxContent>
                        <w:p w14:paraId="6A4CDDA5" w14:textId="710D541E" w:rsidR="001324D5" w:rsidRPr="00F76523" w:rsidRDefault="001324D5" w:rsidP="001E0F31">
                          <w:pPr>
                            <w:pStyle w:val="NormalWeb"/>
                            <w:spacing w:before="0" w:beforeAutospacing="0" w:after="0" w:afterAutospacing="0"/>
                            <w:jc w:val="center"/>
                            <w:rPr>
                              <w:sz w:val="16"/>
                              <w:lang w:val="en-US"/>
                            </w:rPr>
                          </w:pPr>
                          <w:r w:rsidRPr="00F76523">
                            <w:rPr>
                              <w:rFonts w:asciiTheme="minorHAnsi" w:hAnsi="Calibri" w:cstheme="minorBidi"/>
                              <w:color w:val="000000" w:themeColor="text1"/>
                              <w:kern w:val="24"/>
                              <w:sz w:val="18"/>
                              <w:szCs w:val="28"/>
                              <w:lang w:val="en-US"/>
                            </w:rPr>
                            <w:t>Agent</w:t>
                          </w:r>
                        </w:p>
                      </w:txbxContent>
                    </v:textbox>
                  </v:shape>
                </v:group>
              </w:pict>
            </mc:Fallback>
          </mc:AlternateContent>
        </w:r>
        <w:r w:rsidR="001E0F31" w:rsidDel="00147400">
          <w:rPr>
            <w:rFonts w:eastAsia="Times New Roman" w:hAnsi="Calibri"/>
            <w:noProof/>
            <w:color w:val="000000" w:themeColor="text1"/>
            <w:kern w:val="24"/>
            <w:sz w:val="28"/>
            <w:szCs w:val="28"/>
            <w:lang w:val="en-US"/>
          </w:rPr>
          <mc:AlternateContent>
            <mc:Choice Requires="wpg">
              <w:drawing>
                <wp:anchor distT="0" distB="0" distL="114300" distR="114300" simplePos="0" relativeHeight="251651584" behindDoc="0" locked="0" layoutInCell="1" allowOverlap="1" wp14:anchorId="30315F05" wp14:editId="7B87BDC2">
                  <wp:simplePos x="0" y="0"/>
                  <wp:positionH relativeFrom="column">
                    <wp:posOffset>-45720</wp:posOffset>
                  </wp:positionH>
                  <wp:positionV relativeFrom="paragraph">
                    <wp:posOffset>198755</wp:posOffset>
                  </wp:positionV>
                  <wp:extent cx="830907" cy="510082"/>
                  <wp:effectExtent l="0" t="0" r="0" b="0"/>
                  <wp:wrapNone/>
                  <wp:docPr id="27772" name="Group 27772"/>
                  <wp:cNvGraphicFramePr/>
                  <a:graphic xmlns:a="http://schemas.openxmlformats.org/drawingml/2006/main">
                    <a:graphicData uri="http://schemas.microsoft.com/office/word/2010/wordprocessingGroup">
                      <wpg:wgp>
                        <wpg:cNvGrpSpPr/>
                        <wpg:grpSpPr>
                          <a:xfrm>
                            <a:off x="0" y="0"/>
                            <a:ext cx="830907" cy="510082"/>
                            <a:chOff x="0" y="0"/>
                            <a:chExt cx="830907" cy="510082"/>
                          </a:xfrm>
                        </wpg:grpSpPr>
                        <wps:wsp>
                          <wps:cNvPr id="27719" name="Smiley Face 27719"/>
                          <wps:cNvSpPr/>
                          <wps:spPr>
                            <a:xfrm>
                              <a:off x="251460" y="0"/>
                              <a:ext cx="275590" cy="244475"/>
                            </a:xfrm>
                            <a:prstGeom prst="smileyFace">
                              <a:avLst/>
                            </a:prstGeom>
                            <a:solidFill>
                              <a:srgbClr val="4472C4"/>
                            </a:solidFill>
                            <a:ln w="12700" cap="flat" cmpd="sng" algn="ctr">
                              <a:solidFill>
                                <a:srgbClr val="4472C4">
                                  <a:shade val="50000"/>
                                </a:srgb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7720" name="TextBox 8"/>
                          <wps:cNvSpPr txBox="1"/>
                          <wps:spPr>
                            <a:xfrm>
                              <a:off x="0" y="289560"/>
                              <a:ext cx="830907" cy="220522"/>
                            </a:xfrm>
                            <a:prstGeom prst="rect">
                              <a:avLst/>
                            </a:prstGeom>
                            <a:noFill/>
                          </wps:spPr>
                          <wps:txbx>
                            <w:txbxContent>
                              <w:p w14:paraId="3A735219" w14:textId="77777777" w:rsidR="001324D5" w:rsidRPr="00F76523" w:rsidRDefault="001324D5" w:rsidP="00654846">
                                <w:pPr>
                                  <w:pStyle w:val="NormalWeb"/>
                                  <w:spacing w:before="0" w:beforeAutospacing="0" w:after="0" w:afterAutospacing="0"/>
                                  <w:rPr>
                                    <w:sz w:val="16"/>
                                  </w:rPr>
                                </w:pPr>
                                <w:r w:rsidRPr="00F76523">
                                  <w:rPr>
                                    <w:rFonts w:asciiTheme="minorHAnsi" w:hAnsi="Calibri" w:cstheme="minorBidi"/>
                                    <w:color w:val="000000" w:themeColor="text1"/>
                                    <w:kern w:val="24"/>
                                    <w:sz w:val="18"/>
                                    <w:szCs w:val="28"/>
                                  </w:rPr>
                                  <w:t>Customer</w:t>
                                </w:r>
                              </w:p>
                            </w:txbxContent>
                          </wps:txbx>
                          <wps:bodyPr wrap="square" rtlCol="0">
                            <a:noAutofit/>
                          </wps:bodyPr>
                        </wps:wsp>
                      </wpg:wgp>
                    </a:graphicData>
                  </a:graphic>
                </wp:anchor>
              </w:drawing>
            </mc:Choice>
            <mc:Fallback>
              <w:pict>
                <v:group w14:anchorId="30315F05" id="Group 27772" o:spid="_x0000_s1042" style="position:absolute;margin-left:-3.6pt;margin-top:15.65pt;width:65.45pt;height:40.15pt;z-index:251651584" coordsize="8309,5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">
                  <v:shape id="Smiley Face 27719" o:spid="_x0000_s1043" type="#_x0000_t96" style="position:absolute;left:2514;width:2756;height:24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" fillcolor="#4472c4" strokecolor="#2f528f" strokeweight="1pt">
                    <v:stroke joinstyle="miter"/>
                  </v:shape>
                  <v:shape id="TextBox 8" o:spid="_x0000_s1044" type="#_x0000_t202" style="position:absolute;top:2895;width:8309;height:22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" filled="f" stroked="f">
                    <v:textbox>
                      <w:txbxContent>
                        <w:p w14:paraId="3A735219" w14:textId="77777777" w:rsidR="001324D5" w:rsidRPr="00F76523" w:rsidRDefault="001324D5" w:rsidP="00654846">
                          <w:pPr>
                            <w:pStyle w:val="NormalWeb"/>
                            <w:spacing w:before="0" w:beforeAutospacing="0" w:after="0" w:afterAutospacing="0"/>
                            <w:rPr>
                              <w:sz w:val="16"/>
                            </w:rPr>
                          </w:pPr>
                          <w:r w:rsidRPr="00F76523">
                            <w:rPr>
                              <w:rFonts w:asciiTheme="minorHAnsi" w:hAnsi="Calibri" w:cstheme="minorBidi"/>
                              <w:color w:val="000000" w:themeColor="text1"/>
                              <w:kern w:val="24"/>
                              <w:sz w:val="18"/>
                              <w:szCs w:val="28"/>
                            </w:rPr>
                            <w:t>Customer</w:t>
                          </w:r>
                        </w:p>
                      </w:txbxContent>
                    </v:textbox>
                  </v:shape>
                </v:group>
              </w:pict>
            </mc:Fallback>
          </mc:AlternateContent>
        </w:r>
      </w:del>
    </w:p>
    <w:p w14:paraId="2F46443C" w14:textId="6B7954BB" w:rsidR="00654846" w:rsidDel="00147400" w:rsidRDefault="00654846" w:rsidP="00407CF0">
      <w:pPr>
        <w:pStyle w:val="BodyText"/>
        <w:rPr>
          <w:del w:id="1321" w:author="Isha Gupta" w:date="2017-04-27T00:45:00Z"/>
          <w:rFonts w:eastAsia="Times New Roman" w:hAnsi="Calibri"/>
          <w:color w:val="000000" w:themeColor="text1"/>
          <w:kern w:val="24"/>
          <w:sz w:val="28"/>
          <w:szCs w:val="28"/>
          <w:lang w:eastAsia="en-IN"/>
        </w:rPr>
      </w:pPr>
    </w:p>
    <w:p w14:paraId="7333294B" w14:textId="690104B7" w:rsidR="00654846" w:rsidDel="00147400" w:rsidRDefault="00CF306C" w:rsidP="00407CF0">
      <w:pPr>
        <w:pStyle w:val="BodyText"/>
        <w:rPr>
          <w:del w:id="1322" w:author="Isha Gupta" w:date="2017-04-27T00:45:00Z"/>
          <w:rFonts w:eastAsia="Times New Roman" w:hAnsi="Calibri"/>
          <w:color w:val="000000" w:themeColor="text1"/>
          <w:kern w:val="24"/>
          <w:sz w:val="28"/>
          <w:szCs w:val="28"/>
          <w:lang w:eastAsia="en-IN"/>
        </w:rPr>
      </w:pPr>
      <w:del w:id="1323" w:author="Isha Gupta" w:date="2017-04-27T00:45:00Z">
        <w:r w:rsidDel="00147400">
          <w:rPr>
            <w:rFonts w:eastAsia="Times New Roman" w:hAnsi="Calibri"/>
            <w:noProof/>
            <w:color w:val="000000" w:themeColor="text1"/>
            <w:kern w:val="24"/>
            <w:sz w:val="28"/>
            <w:szCs w:val="28"/>
            <w:lang w:val="en-US"/>
          </w:rPr>
          <mc:AlternateContent>
            <mc:Choice Requires="wpg">
              <w:drawing>
                <wp:anchor distT="0" distB="0" distL="114300" distR="114300" simplePos="0" relativeHeight="251654656" behindDoc="0" locked="0" layoutInCell="1" allowOverlap="1" wp14:anchorId="43F9C426" wp14:editId="6154106E">
                  <wp:simplePos x="0" y="0"/>
                  <wp:positionH relativeFrom="column">
                    <wp:posOffset>68580</wp:posOffset>
                  </wp:positionH>
                  <wp:positionV relativeFrom="paragraph">
                    <wp:posOffset>200660</wp:posOffset>
                  </wp:positionV>
                  <wp:extent cx="4899660" cy="2486025"/>
                  <wp:effectExtent l="0" t="0" r="15240" b="28575"/>
                  <wp:wrapNone/>
                  <wp:docPr id="27745" name="Group 27745"/>
                  <wp:cNvGraphicFramePr/>
                  <a:graphic xmlns:a="http://schemas.openxmlformats.org/drawingml/2006/main">
                    <a:graphicData uri="http://schemas.microsoft.com/office/word/2010/wordprocessingGroup">
                      <wpg:wgp>
                        <wpg:cNvGrpSpPr/>
                        <wpg:grpSpPr>
                          <a:xfrm>
                            <a:off x="0" y="0"/>
                            <a:ext cx="4899660" cy="2486025"/>
                            <a:chOff x="134811" y="1323547"/>
                            <a:chExt cx="7999352" cy="3470221"/>
                          </a:xfrm>
                        </wpg:grpSpPr>
                        <wps:wsp>
                          <wps:cNvPr id="27746" name="Rectangle 27746"/>
                          <wps:cNvSpPr/>
                          <wps:spPr>
                            <a:xfrm>
                              <a:off x="148426" y="1323547"/>
                              <a:ext cx="7985737" cy="456065"/>
                            </a:xfrm>
                            <a:prstGeom prst="rect">
                              <a:avLst/>
                            </a:prstGeom>
                            <a:solidFill>
                              <a:srgbClr val="4472C4"/>
                            </a:solidFill>
                            <a:ln w="12700" cap="flat" cmpd="sng" algn="ctr">
                              <a:solidFill>
                                <a:srgbClr val="4472C4">
                                  <a:shade val="50000"/>
                                </a:srgbClr>
                              </a:solidFill>
                              <a:prstDash val="solid"/>
                              <a:miter lim="800000"/>
                            </a:ln>
                            <a:effectLst/>
                          </wps:spPr>
                          <wps:txbx>
                            <w:txbxContent>
                              <w:p w14:paraId="76F4C5A9" w14:textId="77777777" w:rsidR="001324D5" w:rsidRPr="00F76523" w:rsidRDefault="001324D5" w:rsidP="00654846">
                                <w:pPr>
                                  <w:pStyle w:val="NormalWeb"/>
                                  <w:spacing w:before="0" w:beforeAutospacing="0" w:after="0" w:afterAutospacing="0"/>
                                  <w:jc w:val="center"/>
                                  <w:rPr>
                                    <w:sz w:val="12"/>
                                  </w:rPr>
                                </w:pPr>
                                <w:r w:rsidRPr="00F76523">
                                  <w:rPr>
                                    <w:rFonts w:asciiTheme="minorHAnsi" w:hAnsi="Calibri" w:cstheme="minorBidi"/>
                                    <w:color w:val="FFFFFF" w:themeColor="light1"/>
                                    <w:kern w:val="24"/>
                                    <w:sz w:val="18"/>
                                    <w:szCs w:val="36"/>
                                  </w:rPr>
                                  <w:t>Presentation Layer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cNvPr id="27747" name="Group 27747"/>
                          <wpg:cNvGrpSpPr/>
                          <wpg:grpSpPr>
                            <a:xfrm>
                              <a:off x="134811" y="2163844"/>
                              <a:ext cx="7965831" cy="1243339"/>
                              <a:chOff x="134811" y="2163844"/>
                              <a:chExt cx="7965831" cy="1243339"/>
                            </a:xfrm>
                          </wpg:grpSpPr>
                          <wps:wsp>
                            <wps:cNvPr id="27751" name="Rectangle 27751"/>
                            <wps:cNvSpPr/>
                            <wps:spPr>
                              <a:xfrm>
                                <a:off x="134811" y="2163844"/>
                                <a:ext cx="7965831" cy="1243339"/>
                              </a:xfrm>
                              <a:prstGeom prst="rect">
                                <a:avLst/>
                              </a:prstGeom>
                              <a:noFill/>
                              <a:ln w="12700" cap="flat" cmpd="sng" algn="ctr">
                                <a:solidFill>
                                  <a:srgbClr val="4472C4">
                                    <a:shade val="50000"/>
                                  </a:srgbClr>
                                </a:solidFill>
                                <a:prstDash val="solid"/>
                                <a:miter lim="800000"/>
                              </a:ln>
                              <a:effectLst/>
                            </wps:spPr>
                            <wps:txbx>
                              <w:txbxContent>
                                <w:p w14:paraId="39227722" w14:textId="3F9699BD" w:rsidR="001324D5" w:rsidRPr="00654846" w:rsidRDefault="001324D5" w:rsidP="00654846">
                                  <w:pPr>
                                    <w:pStyle w:val="NormalWeb"/>
                                    <w:spacing w:before="0" w:beforeAutospacing="0" w:after="0" w:afterAutospacing="0"/>
                                    <w:jc w:val="center"/>
                                    <w:rPr>
                                      <w:sz w:val="14"/>
                                    </w:rPr>
                                  </w:pPr>
                                  <w:r>
                                    <w:rPr>
                                      <w:rFonts w:asciiTheme="minorHAnsi" w:hAnsi="Calibri" w:cstheme="minorBidi"/>
                                      <w:color w:val="404040" w:themeColor="text1" w:themeTint="BF"/>
                                      <w:kern w:val="24"/>
                                      <w:sz w:val="20"/>
                                      <w:szCs w:val="36"/>
                                    </w:rPr>
                                    <w:t xml:space="preserve">Business / </w:t>
                                  </w:r>
                                  <w:r w:rsidRPr="00654846">
                                    <w:rPr>
                                      <w:rFonts w:asciiTheme="minorHAnsi" w:hAnsi="Calibri" w:cstheme="minorBidi"/>
                                      <w:color w:val="404040" w:themeColor="text1" w:themeTint="BF"/>
                                      <w:kern w:val="24"/>
                                      <w:sz w:val="20"/>
                                      <w:szCs w:val="36"/>
                                    </w:rPr>
                                    <w:t>Service Layer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748" name="Rectangle 27748"/>
                            <wps:cNvSpPr/>
                            <wps:spPr>
                              <a:xfrm>
                                <a:off x="312216" y="2919050"/>
                                <a:ext cx="2061916" cy="382921"/>
                              </a:xfrm>
                              <a:prstGeom prst="rect">
                                <a:avLst/>
                              </a:prstGeom>
                              <a:solidFill>
                                <a:srgbClr val="4472C4"/>
                              </a:solidFill>
                              <a:ln w="12700" cap="flat" cmpd="sng" algn="ctr">
                                <a:solidFill>
                                  <a:srgbClr val="4472C4">
                                    <a:shade val="50000"/>
                                  </a:srgbClr>
                                </a:solidFill>
                                <a:prstDash val="solid"/>
                                <a:miter lim="800000"/>
                              </a:ln>
                              <a:effectLst/>
                              <a:scene3d>
                                <a:camera prst="obliqueTopLeft"/>
                                <a:lightRig rig="threePt" dir="t"/>
                              </a:scene3d>
                            </wps:spPr>
                            <wps:txbx>
                              <w:txbxContent>
                                <w:p w14:paraId="274FEB7E" w14:textId="77777777" w:rsidR="001324D5" w:rsidRPr="001E0F31" w:rsidRDefault="001324D5" w:rsidP="00654846">
                                  <w:pPr>
                                    <w:pStyle w:val="NormalWeb"/>
                                    <w:spacing w:before="0" w:beforeAutospacing="0" w:after="0" w:afterAutospacing="0"/>
                                    <w:jc w:val="center"/>
                                    <w:rPr>
                                      <w:sz w:val="18"/>
                                    </w:rPr>
                                  </w:pPr>
                                  <w:r w:rsidRPr="001E0F31">
                                    <w:rPr>
                                      <w:rFonts w:asciiTheme="minorHAnsi" w:hAnsi="Calibri" w:cstheme="minorBidi"/>
                                      <w:color w:val="FFFFFF" w:themeColor="light1"/>
                                      <w:kern w:val="24"/>
                                      <w:sz w:val="16"/>
                                      <w:szCs w:val="22"/>
                                    </w:rPr>
                                    <w:t>Data collection Service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749" name="Rectangle 27749"/>
                            <wps:cNvSpPr/>
                            <wps:spPr>
                              <a:xfrm>
                                <a:off x="4887148" y="2950961"/>
                                <a:ext cx="1522462" cy="339871"/>
                              </a:xfrm>
                              <a:prstGeom prst="rect">
                                <a:avLst/>
                              </a:prstGeom>
                              <a:solidFill>
                                <a:srgbClr val="4472C4"/>
                              </a:solidFill>
                              <a:ln w="12700" cap="flat" cmpd="sng" algn="ctr">
                                <a:solidFill>
                                  <a:srgbClr val="4472C4">
                                    <a:shade val="50000"/>
                                  </a:srgbClr>
                                </a:solidFill>
                                <a:prstDash val="solid"/>
                                <a:miter lim="800000"/>
                              </a:ln>
                              <a:effectLst/>
                              <a:scene3d>
                                <a:camera prst="obliqueTopLeft"/>
                                <a:lightRig rig="threePt" dir="t"/>
                              </a:scene3d>
                            </wps:spPr>
                            <wps:txbx>
                              <w:txbxContent>
                                <w:p w14:paraId="400A076E" w14:textId="77777777" w:rsidR="001324D5" w:rsidRPr="001E0F31" w:rsidRDefault="001324D5" w:rsidP="00654846">
                                  <w:pPr>
                                    <w:pStyle w:val="NormalWeb"/>
                                    <w:spacing w:before="0" w:beforeAutospacing="0" w:after="0" w:afterAutospacing="0"/>
                                    <w:jc w:val="center"/>
                                    <w:rPr>
                                      <w:sz w:val="18"/>
                                    </w:rPr>
                                  </w:pPr>
                                  <w:r w:rsidRPr="001E0F31">
                                    <w:rPr>
                                      <w:rFonts w:asciiTheme="minorHAnsi" w:hAnsi="Calibri" w:cstheme="minorBidi"/>
                                      <w:color w:val="FFFFFF" w:themeColor="light1"/>
                                      <w:kern w:val="24"/>
                                      <w:sz w:val="16"/>
                                      <w:szCs w:val="22"/>
                                    </w:rPr>
                                    <w:t>Billing Service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750" name="Rectangle 27750"/>
                            <wps:cNvSpPr/>
                            <wps:spPr>
                              <a:xfrm>
                                <a:off x="6529318" y="2950959"/>
                                <a:ext cx="1500482" cy="333422"/>
                              </a:xfrm>
                              <a:prstGeom prst="rect">
                                <a:avLst/>
                              </a:prstGeom>
                              <a:solidFill>
                                <a:srgbClr val="4472C4"/>
                              </a:solidFill>
                              <a:ln w="12700" cap="flat" cmpd="sng" algn="ctr">
                                <a:solidFill>
                                  <a:srgbClr val="4472C4">
                                    <a:shade val="50000"/>
                                  </a:srgbClr>
                                </a:solidFill>
                                <a:prstDash val="solid"/>
                                <a:miter lim="800000"/>
                              </a:ln>
                              <a:effectLst/>
                              <a:scene3d>
                                <a:camera prst="obliqueTopLeft"/>
                                <a:lightRig rig="threePt" dir="t"/>
                              </a:scene3d>
                            </wps:spPr>
                            <wps:txbx>
                              <w:txbxContent>
                                <w:p w14:paraId="5BCBEBD0" w14:textId="77777777" w:rsidR="001324D5" w:rsidRPr="001E0F31" w:rsidRDefault="001324D5" w:rsidP="00654846">
                                  <w:pPr>
                                    <w:pStyle w:val="NormalWeb"/>
                                    <w:spacing w:before="0" w:beforeAutospacing="0" w:after="0" w:afterAutospacing="0"/>
                                    <w:jc w:val="center"/>
                                    <w:rPr>
                                      <w:sz w:val="18"/>
                                    </w:rPr>
                                  </w:pPr>
                                  <w:r w:rsidRPr="001E0F31">
                                    <w:rPr>
                                      <w:rFonts w:asciiTheme="minorHAnsi" w:hAnsi="Calibri" w:cstheme="minorBidi"/>
                                      <w:color w:val="FFFFFF" w:themeColor="light1"/>
                                      <w:kern w:val="24"/>
                                      <w:sz w:val="16"/>
                                      <w:szCs w:val="22"/>
                                    </w:rPr>
                                    <w:t>Auditing Service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s:wsp>
                          <wps:cNvPr id="27752" name="Rectangle 27752"/>
                          <wps:cNvSpPr/>
                          <wps:spPr>
                            <a:xfrm>
                              <a:off x="247258" y="3933246"/>
                              <a:ext cx="2741207" cy="305910"/>
                            </a:xfrm>
                            <a:prstGeom prst="rect">
                              <a:avLst/>
                            </a:prstGeom>
                            <a:solidFill>
                              <a:srgbClr val="4472C4"/>
                            </a:solidFill>
                            <a:ln w="12700" cap="flat" cmpd="sng" algn="ctr">
                              <a:solidFill>
                                <a:srgbClr val="4472C4">
                                  <a:shade val="50000"/>
                                </a:srgbClr>
                              </a:solidFill>
                              <a:prstDash val="solid"/>
                              <a:miter lim="800000"/>
                            </a:ln>
                            <a:effectLst/>
                          </wps:spPr>
                          <wps:txbx>
                            <w:txbxContent>
                              <w:p w14:paraId="7A4134C1" w14:textId="77777777" w:rsidR="001324D5" w:rsidRPr="001E0F31" w:rsidRDefault="001324D5" w:rsidP="00654846">
                                <w:pPr>
                                  <w:pStyle w:val="NormalWeb"/>
                                  <w:spacing w:before="0" w:beforeAutospacing="0" w:after="0" w:afterAutospacing="0"/>
                                  <w:jc w:val="center"/>
                                  <w:rPr>
                                    <w:sz w:val="10"/>
                                  </w:rPr>
                                </w:pPr>
                                <w:r w:rsidRPr="001E0F31">
                                  <w:rPr>
                                    <w:rFonts w:asciiTheme="minorHAnsi" w:hAnsi="Calibri" w:cstheme="minorBidi"/>
                                    <w:color w:val="FFFFFF" w:themeColor="light1"/>
                                    <w:kern w:val="24"/>
                                    <w:sz w:val="16"/>
                                    <w:szCs w:val="36"/>
                                  </w:rPr>
                                  <w:t>Persistence Layer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cNvPr id="27754" name="Group 27754"/>
                          <wpg:cNvGrpSpPr/>
                          <wpg:grpSpPr>
                            <a:xfrm>
                              <a:off x="4202911" y="3531865"/>
                              <a:ext cx="3869049" cy="1261903"/>
                              <a:chOff x="4202911" y="3531865"/>
                              <a:chExt cx="3869049" cy="1261903"/>
                            </a:xfrm>
                          </wpg:grpSpPr>
                          <wps:wsp>
                            <wps:cNvPr id="27755" name="Rectangle 27755"/>
                            <wps:cNvSpPr/>
                            <wps:spPr>
                              <a:xfrm>
                                <a:off x="4202911" y="3531865"/>
                                <a:ext cx="3869049" cy="1261903"/>
                              </a:xfrm>
                              <a:prstGeom prst="rect">
                                <a:avLst/>
                              </a:prstGeom>
                              <a:noFill/>
                              <a:ln w="12700" cap="flat" cmpd="sng" algn="ctr">
                                <a:solidFill>
                                  <a:srgbClr val="4472C4">
                                    <a:shade val="50000"/>
                                  </a:srgbClr>
                                </a:solidFill>
                                <a:prstDash val="solid"/>
                                <a:miter lim="800000"/>
                              </a:ln>
                              <a:effectLst/>
                            </wps:spPr>
                            <wps:txbx>
                              <w:txbxContent>
                                <w:p w14:paraId="1FB4FC61" w14:textId="77777777" w:rsidR="001324D5" w:rsidRDefault="001324D5" w:rsidP="00654846">
                                  <w:pPr>
                                    <w:pStyle w:val="NormalWeb"/>
                                    <w:spacing w:before="0" w:beforeAutospacing="0" w:after="0" w:afterAutospacing="0"/>
                                    <w:jc w:val="center"/>
                                  </w:pPr>
                                  <w:r>
                                    <w:rPr>
                                      <w:rFonts w:asciiTheme="minorHAnsi" w:hAnsi="Calibri" w:cstheme="minorBidi"/>
                                      <w:color w:val="FFFFFF" w:themeColor="light1"/>
                                      <w:kern w:val="24"/>
                                      <w:sz w:val="22"/>
                                      <w:szCs w:val="22"/>
                                    </w:rPr>
                                    <w:t xml:space="preserve">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756" name="Rectangle 27756"/>
                            <wps:cNvSpPr/>
                            <wps:spPr>
                              <a:xfrm>
                                <a:off x="5769196" y="3969212"/>
                                <a:ext cx="1110297" cy="666697"/>
                              </a:xfrm>
                              <a:prstGeom prst="rect">
                                <a:avLst/>
                              </a:prstGeom>
                              <a:solidFill>
                                <a:sysClr val="windowText" lastClr="000000"/>
                              </a:solidFill>
                              <a:ln w="12700" cap="flat" cmpd="sng" algn="ctr">
                                <a:solidFill>
                                  <a:sysClr val="windowText" lastClr="000000"/>
                                </a:solidFill>
                                <a:prstDash val="solid"/>
                                <a:miter lim="800000"/>
                              </a:ln>
                              <a:effectLst/>
                            </wps:spPr>
                            <wps:txbx>
                              <w:txbxContent>
                                <w:p w14:paraId="7D42E9E7" w14:textId="77777777" w:rsidR="001324D5" w:rsidRPr="001E0F31" w:rsidRDefault="001324D5" w:rsidP="00654846">
                                  <w:pPr>
                                    <w:pStyle w:val="NormalWeb"/>
                                    <w:spacing w:before="0" w:beforeAutospacing="0" w:after="0" w:afterAutospacing="0"/>
                                    <w:jc w:val="center"/>
                                    <w:rPr>
                                      <w:sz w:val="16"/>
                                    </w:rPr>
                                  </w:pPr>
                                  <w:r w:rsidRPr="001E0F31">
                                    <w:rPr>
                                      <w:rFonts w:asciiTheme="minorHAnsi" w:hAnsi="Calibri" w:cstheme="minorBidi"/>
                                      <w:color w:val="FFFFFF" w:themeColor="light1"/>
                                      <w:kern w:val="24"/>
                                      <w:sz w:val="16"/>
                                    </w:rPr>
                                    <w:t>Mainframe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757" name="Rectangle 27757"/>
                            <wps:cNvSpPr/>
                            <wps:spPr>
                              <a:xfrm>
                                <a:off x="6953141" y="3953972"/>
                                <a:ext cx="896117" cy="666697"/>
                              </a:xfrm>
                              <a:prstGeom prst="rect">
                                <a:avLst/>
                              </a:prstGeom>
                              <a:solidFill>
                                <a:srgbClr val="FFC000">
                                  <a:lumMod val="60000"/>
                                  <a:lumOff val="40000"/>
                                </a:srgbClr>
                              </a:solidFill>
                              <a:ln w="12700" cap="flat" cmpd="sng" algn="ctr">
                                <a:solidFill>
                                  <a:sysClr val="windowText" lastClr="000000"/>
                                </a:solidFill>
                                <a:prstDash val="solid"/>
                                <a:miter lim="800000"/>
                              </a:ln>
                              <a:effectLst/>
                            </wps:spPr>
                            <wps:txbx>
                              <w:txbxContent>
                                <w:p w14:paraId="0B144CDD" w14:textId="77777777" w:rsidR="001324D5" w:rsidRPr="001E0F31" w:rsidRDefault="001324D5" w:rsidP="00654846">
                                  <w:pPr>
                                    <w:pStyle w:val="NormalWeb"/>
                                    <w:spacing w:before="0" w:beforeAutospacing="0" w:after="0" w:afterAutospacing="0"/>
                                    <w:jc w:val="center"/>
                                    <w:rPr>
                                      <w:sz w:val="12"/>
                                    </w:rPr>
                                  </w:pPr>
                                  <w:r w:rsidRPr="001E0F31">
                                    <w:rPr>
                                      <w:rFonts w:asciiTheme="minorHAnsi" w:hAnsi="Calibri" w:cstheme="minorBidi"/>
                                      <w:color w:val="FF0000"/>
                                      <w:kern w:val="24"/>
                                      <w:sz w:val="14"/>
                                      <w:szCs w:val="22"/>
                                    </w:rPr>
                                    <w:t>Payment Provider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758" name="Rectangle 27758"/>
                            <wps:cNvSpPr/>
                            <wps:spPr>
                              <a:xfrm>
                                <a:off x="4426845" y="3961593"/>
                                <a:ext cx="1231088" cy="666697"/>
                              </a:xfrm>
                              <a:prstGeom prst="rect">
                                <a:avLst/>
                              </a:prstGeom>
                              <a:solidFill>
                                <a:srgbClr val="FFC000">
                                  <a:lumMod val="60000"/>
                                  <a:lumOff val="40000"/>
                                </a:srgbClr>
                              </a:solidFill>
                              <a:ln w="12700" cap="flat" cmpd="sng" algn="ctr">
                                <a:solidFill>
                                  <a:sysClr val="windowText" lastClr="000000"/>
                                </a:solidFill>
                                <a:prstDash val="solid"/>
                                <a:miter lim="800000"/>
                              </a:ln>
                              <a:effectLst/>
                            </wps:spPr>
                            <wps:txbx>
                              <w:txbxContent>
                                <w:p w14:paraId="24D57D33" w14:textId="77777777" w:rsidR="001324D5" w:rsidRPr="00654846" w:rsidRDefault="001324D5" w:rsidP="00654846">
                                  <w:pPr>
                                    <w:pStyle w:val="NormalWeb"/>
                                    <w:spacing w:before="0" w:beforeAutospacing="0" w:after="0" w:afterAutospacing="0"/>
                                    <w:jc w:val="center"/>
                                    <w:rPr>
                                      <w:sz w:val="18"/>
                                    </w:rPr>
                                  </w:pPr>
                                  <w:r w:rsidRPr="00654846">
                                    <w:rPr>
                                      <w:rFonts w:asciiTheme="minorHAnsi" w:hAnsi="Calibri" w:cstheme="minorBidi"/>
                                      <w:color w:val="FF0000"/>
                                      <w:kern w:val="24"/>
                                      <w:sz w:val="16"/>
                                      <w:szCs w:val="22"/>
                                    </w:rPr>
                                    <w:t>Underwriter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759" name="TextBox 55"/>
                            <wps:cNvSpPr txBox="1"/>
                            <wps:spPr>
                              <a:xfrm>
                                <a:off x="4773303" y="3615446"/>
                                <a:ext cx="3075955" cy="307777"/>
                              </a:xfrm>
                              <a:prstGeom prst="rect">
                                <a:avLst/>
                              </a:prstGeom>
                              <a:noFill/>
                            </wps:spPr>
                            <wps:txbx>
                              <w:txbxContent>
                                <w:p w14:paraId="2D30C8DF" w14:textId="77777777" w:rsidR="001324D5" w:rsidRPr="001E0F31" w:rsidRDefault="001324D5" w:rsidP="00654846">
                                  <w:pPr>
                                    <w:pStyle w:val="NormalWeb"/>
                                    <w:spacing w:before="0" w:beforeAutospacing="0" w:after="0" w:afterAutospacing="0"/>
                                    <w:jc w:val="center"/>
                                    <w:rPr>
                                      <w:sz w:val="16"/>
                                    </w:rPr>
                                  </w:pPr>
                                  <w:r w:rsidRPr="001E0F31">
                                    <w:rPr>
                                      <w:rFonts w:asciiTheme="minorHAnsi" w:hAnsi="Calibri" w:cstheme="minorBidi"/>
                                      <w:color w:val="000000" w:themeColor="text1"/>
                                      <w:kern w:val="24"/>
                                      <w:sz w:val="18"/>
                                      <w:szCs w:val="28"/>
                                    </w:rPr>
                                    <w:t>Third Party Services</w:t>
                                  </w:r>
                                </w:p>
                              </w:txbxContent>
                            </wps:txbx>
                            <wps:bodyPr wrap="square" rtlCol="0">
                              <a:noAutofit/>
                            </wps:bodyPr>
                          </wps:wsp>
                        </wpg:grpSp>
                      </wpg:wgp>
                    </a:graphicData>
                  </a:graphic>
                  <wp14:sizeRelH relativeFrom="margin">
                    <wp14:pctWidth>0</wp14:pctWidth>
                  </wp14:sizeRelH>
                </wp:anchor>
              </w:drawing>
            </mc:Choice>
            <mc:Fallback>
              <w:pict>
                <v:group w14:anchorId="43F9C426" id="Group 27745" o:spid="_x0000_s1045" style="position:absolute;margin-left:5.4pt;margin-top:15.8pt;width:385.8pt;height:195.75pt;z-index:251654656;mso-width-relative:margin" coordorigin="1348,13235" coordsize="79993,347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">
                  <v:rect id="Rectangle 27746" o:spid="_x0000_s1046" style="position:absolute;left:1484;top:13235;width:79857;height:45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" fillcolor="#4472c4" strokecolor="#2f528f" strokeweight="1pt">
                    <v:textbox>
                      <w:txbxContent>
                        <w:p w14:paraId="76F4C5A9" w14:textId="77777777" w:rsidR="001324D5" w:rsidRPr="00F76523" w:rsidRDefault="001324D5" w:rsidP="00654846">
                          <w:pPr>
                            <w:pStyle w:val="NormalWeb"/>
                            <w:spacing w:before="0" w:beforeAutospacing="0" w:after="0" w:afterAutospacing="0"/>
                            <w:jc w:val="center"/>
                            <w:rPr>
                              <w:sz w:val="12"/>
                            </w:rPr>
                          </w:pPr>
                          <w:r w:rsidRPr="00F76523">
                            <w:rPr>
                              <w:rFonts w:asciiTheme="minorHAnsi" w:hAnsi="Calibri" w:cstheme="minorBidi"/>
                              <w:color w:val="FFFFFF" w:themeColor="light1"/>
                              <w:kern w:val="24"/>
                              <w:sz w:val="18"/>
                              <w:szCs w:val="36"/>
                            </w:rPr>
                            <w:t>Presentation Layer</w:t>
                          </w:r>
                        </w:p>
                      </w:txbxContent>
                    </v:textbox>
                  </v:rect>
                  <v:group id="Group 27747" o:spid="_x0000_s1047" style="position:absolute;left:1348;top:21638;width:79658;height:12433" coordorigin="1348,21638" coordsize="79658,12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">
                    <v:rect id="Rectangle 27751" o:spid="_x0000_s1048" style="position:absolute;left:1348;top:21638;width:79658;height:124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" filled="f" strokecolor="#2f528f" strokeweight="1pt">
                      <v:textbox>
                        <w:txbxContent>
                          <w:p w14:paraId="39227722" w14:textId="3F9699BD" w:rsidR="001324D5" w:rsidRPr="00654846" w:rsidRDefault="001324D5" w:rsidP="00654846">
                            <w:pPr>
                              <w:pStyle w:val="NormalWeb"/>
                              <w:spacing w:before="0" w:beforeAutospacing="0" w:after="0" w:afterAutospacing="0"/>
                              <w:jc w:val="center"/>
                              <w:rPr>
                                <w:sz w:val="14"/>
                              </w:rPr>
                            </w:pPr>
                            <w:r>
                              <w:rPr>
                                <w:rFonts w:asciiTheme="minorHAnsi" w:hAnsi="Calibri" w:cstheme="minorBidi"/>
                                <w:color w:val="404040" w:themeColor="text1" w:themeTint="BF"/>
                                <w:kern w:val="24"/>
                                <w:sz w:val="20"/>
                                <w:szCs w:val="36"/>
                              </w:rPr>
                              <w:t xml:space="preserve">Business / </w:t>
                            </w:r>
                            <w:r w:rsidRPr="00654846">
                              <w:rPr>
                                <w:rFonts w:asciiTheme="minorHAnsi" w:hAnsi="Calibri" w:cstheme="minorBidi"/>
                                <w:color w:val="404040" w:themeColor="text1" w:themeTint="BF"/>
                                <w:kern w:val="24"/>
                                <w:sz w:val="20"/>
                                <w:szCs w:val="36"/>
                              </w:rPr>
                              <w:t>Service Layer</w:t>
                            </w:r>
                          </w:p>
                        </w:txbxContent>
                      </v:textbox>
                    </v:rect>
                    <v:rect id="Rectangle 27748" o:spid="_x0000_s1049" style="position:absolute;left:3122;top:29190;width:20619;height:38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" fillcolor="#4472c4" strokecolor="#2f528f" strokeweight="1pt">
                      <v:textbox>
                        <w:txbxContent>
                          <w:p w14:paraId="274FEB7E" w14:textId="77777777" w:rsidR="001324D5" w:rsidRPr="001E0F31" w:rsidRDefault="001324D5" w:rsidP="00654846">
                            <w:pPr>
                              <w:pStyle w:val="NormalWeb"/>
                              <w:spacing w:before="0" w:beforeAutospacing="0" w:after="0" w:afterAutospacing="0"/>
                              <w:jc w:val="center"/>
                              <w:rPr>
                                <w:sz w:val="18"/>
                              </w:rPr>
                            </w:pPr>
                            <w:r w:rsidRPr="001E0F31">
                              <w:rPr>
                                <w:rFonts w:asciiTheme="minorHAnsi" w:hAnsi="Calibri" w:cstheme="minorBidi"/>
                                <w:color w:val="FFFFFF" w:themeColor="light1"/>
                                <w:kern w:val="24"/>
                                <w:sz w:val="16"/>
                                <w:szCs w:val="22"/>
                              </w:rPr>
                              <w:t>Data collection Service</w:t>
                            </w:r>
                          </w:p>
                        </w:txbxContent>
                      </v:textbox>
                    </v:rect>
                    <v:rect id="Rectangle 27749" o:spid="_x0000_s1050" style="position:absolute;left:48871;top:29509;width:15225;height:33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" fillcolor="#4472c4" strokecolor="#2f528f" strokeweight="1pt">
                      <v:textbox>
                        <w:txbxContent>
                          <w:p w14:paraId="400A076E" w14:textId="77777777" w:rsidR="001324D5" w:rsidRPr="001E0F31" w:rsidRDefault="001324D5" w:rsidP="00654846">
                            <w:pPr>
                              <w:pStyle w:val="NormalWeb"/>
                              <w:spacing w:before="0" w:beforeAutospacing="0" w:after="0" w:afterAutospacing="0"/>
                              <w:jc w:val="center"/>
                              <w:rPr>
                                <w:sz w:val="18"/>
                              </w:rPr>
                            </w:pPr>
                            <w:r w:rsidRPr="001E0F31">
                              <w:rPr>
                                <w:rFonts w:asciiTheme="minorHAnsi" w:hAnsi="Calibri" w:cstheme="minorBidi"/>
                                <w:color w:val="FFFFFF" w:themeColor="light1"/>
                                <w:kern w:val="24"/>
                                <w:sz w:val="16"/>
                                <w:szCs w:val="22"/>
                              </w:rPr>
                              <w:t>Billing Service</w:t>
                            </w:r>
                          </w:p>
                        </w:txbxContent>
                      </v:textbox>
                    </v:rect>
                    <v:rect id="Rectangle 27750" o:spid="_x0000_s1051" style="position:absolute;left:65293;top:29509;width:15005;height:3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" fillcolor="#4472c4" strokecolor="#2f528f" strokeweight="1pt">
                      <v:textbox>
                        <w:txbxContent>
                          <w:p w14:paraId="5BCBEBD0" w14:textId="77777777" w:rsidR="001324D5" w:rsidRPr="001E0F31" w:rsidRDefault="001324D5" w:rsidP="00654846">
                            <w:pPr>
                              <w:pStyle w:val="NormalWeb"/>
                              <w:spacing w:before="0" w:beforeAutospacing="0" w:after="0" w:afterAutospacing="0"/>
                              <w:jc w:val="center"/>
                              <w:rPr>
                                <w:sz w:val="18"/>
                              </w:rPr>
                            </w:pPr>
                            <w:r w:rsidRPr="001E0F31">
                              <w:rPr>
                                <w:rFonts w:asciiTheme="minorHAnsi" w:hAnsi="Calibri" w:cstheme="minorBidi"/>
                                <w:color w:val="FFFFFF" w:themeColor="light1"/>
                                <w:kern w:val="24"/>
                                <w:sz w:val="16"/>
                                <w:szCs w:val="22"/>
                              </w:rPr>
                              <w:t>Auditing Service</w:t>
                            </w:r>
                          </w:p>
                        </w:txbxContent>
                      </v:textbox>
                    </v:rect>
                  </v:group>
                  <v:rect id="Rectangle 27752" o:spid="_x0000_s1052" style="position:absolute;left:2472;top:39332;width:27412;height:30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" fillcolor="#4472c4" strokecolor="#2f528f" strokeweight="1pt">
                    <v:textbox>
                      <w:txbxContent>
                        <w:p w14:paraId="7A4134C1" w14:textId="77777777" w:rsidR="001324D5" w:rsidRPr="001E0F31" w:rsidRDefault="001324D5" w:rsidP="00654846">
                          <w:pPr>
                            <w:pStyle w:val="NormalWeb"/>
                            <w:spacing w:before="0" w:beforeAutospacing="0" w:after="0" w:afterAutospacing="0"/>
                            <w:jc w:val="center"/>
                            <w:rPr>
                              <w:sz w:val="10"/>
                            </w:rPr>
                          </w:pPr>
                          <w:r w:rsidRPr="001E0F31">
                            <w:rPr>
                              <w:rFonts w:asciiTheme="minorHAnsi" w:hAnsi="Calibri" w:cstheme="minorBidi"/>
                              <w:color w:val="FFFFFF" w:themeColor="light1"/>
                              <w:kern w:val="24"/>
                              <w:sz w:val="16"/>
                              <w:szCs w:val="36"/>
                            </w:rPr>
                            <w:t>Persistence Layer</w:t>
                          </w:r>
                        </w:p>
                      </w:txbxContent>
                    </v:textbox>
                  </v:rect>
                  <v:group id="Group 27754" o:spid="_x0000_s1053" style="position:absolute;left:42029;top:35318;width:38690;height:12619" coordorigin="42029,35318" coordsize="38690,12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">
                    <v:rect id="Rectangle 27755" o:spid="_x0000_s1054" style="position:absolute;left:42029;top:35318;width:38690;height:12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" filled="f" strokecolor="#2f528f" strokeweight="1pt">
                      <v:textbox>
                        <w:txbxContent>
                          <w:p w14:paraId="1FB4FC61" w14:textId="77777777" w:rsidR="001324D5" w:rsidRDefault="001324D5" w:rsidP="00654846">
                            <w:pPr>
                              <w:pStyle w:val="NormalWeb"/>
                              <w:spacing w:before="0" w:beforeAutospacing="0" w:after="0" w:afterAutospacing="0"/>
                              <w:jc w:val="center"/>
                            </w:pPr>
                            <w:r>
                              <w:rPr>
                                <w:rFonts w:asciiTheme="minorHAnsi" w:hAnsi="Calibri" w:cstheme="minorBidi"/>
                                <w:color w:val="FFFFFF" w:themeColor="light1"/>
                                <w:kern w:val="24"/>
                                <w:sz w:val="22"/>
                                <w:szCs w:val="22"/>
                              </w:rPr>
                              <w:t xml:space="preserve">           </w:t>
                            </w:r>
                          </w:p>
                        </w:txbxContent>
                      </v:textbox>
                    </v:rect>
                    <v:rect id="Rectangle 27756" o:spid="_x0000_s1055" style="position:absolute;left:57691;top:39692;width:11103;height:6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" fillcolor="windowText" strokecolor="windowText" strokeweight="1pt">
                      <v:textbox>
                        <w:txbxContent>
                          <w:p w14:paraId="7D42E9E7" w14:textId="77777777" w:rsidR="001324D5" w:rsidRPr="001E0F31" w:rsidRDefault="001324D5" w:rsidP="00654846">
                            <w:pPr>
                              <w:pStyle w:val="NormalWeb"/>
                              <w:spacing w:before="0" w:beforeAutospacing="0" w:after="0" w:afterAutospacing="0"/>
                              <w:jc w:val="center"/>
                              <w:rPr>
                                <w:sz w:val="16"/>
                              </w:rPr>
                            </w:pPr>
                            <w:r w:rsidRPr="001E0F31">
                              <w:rPr>
                                <w:rFonts w:asciiTheme="minorHAnsi" w:hAnsi="Calibri" w:cstheme="minorBidi"/>
                                <w:color w:val="FFFFFF" w:themeColor="light1"/>
                                <w:kern w:val="24"/>
                                <w:sz w:val="16"/>
                              </w:rPr>
                              <w:t>Mainframe</w:t>
                            </w:r>
                          </w:p>
                        </w:txbxContent>
                      </v:textbox>
                    </v:rect>
                    <v:rect id="Rectangle 27757" o:spid="_x0000_s1056" style="position:absolute;left:69531;top:39539;width:8961;height:6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" fillcolor="#ffd966" strokecolor="windowText" strokeweight="1pt">
                      <v:textbox>
                        <w:txbxContent>
                          <w:p w14:paraId="0B144CDD" w14:textId="77777777" w:rsidR="001324D5" w:rsidRPr="001E0F31" w:rsidRDefault="001324D5" w:rsidP="00654846">
                            <w:pPr>
                              <w:pStyle w:val="NormalWeb"/>
                              <w:spacing w:before="0" w:beforeAutospacing="0" w:after="0" w:afterAutospacing="0"/>
                              <w:jc w:val="center"/>
                              <w:rPr>
                                <w:sz w:val="12"/>
                              </w:rPr>
                            </w:pPr>
                            <w:r w:rsidRPr="001E0F31">
                              <w:rPr>
                                <w:rFonts w:asciiTheme="minorHAnsi" w:hAnsi="Calibri" w:cstheme="minorBidi"/>
                                <w:color w:val="FF0000"/>
                                <w:kern w:val="24"/>
                                <w:sz w:val="14"/>
                                <w:szCs w:val="22"/>
                              </w:rPr>
                              <w:t>Payment Provider</w:t>
                            </w:r>
                          </w:p>
                        </w:txbxContent>
                      </v:textbox>
                    </v:rect>
                    <v:rect id="Rectangle 27758" o:spid="_x0000_s1057" style="position:absolute;left:44268;top:39615;width:12311;height:6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" fillcolor="#ffd966" strokecolor="windowText" strokeweight="1pt">
                      <v:textbox>
                        <w:txbxContent>
                          <w:p w14:paraId="24D57D33" w14:textId="77777777" w:rsidR="001324D5" w:rsidRPr="00654846" w:rsidRDefault="001324D5" w:rsidP="00654846">
                            <w:pPr>
                              <w:pStyle w:val="NormalWeb"/>
                              <w:spacing w:before="0" w:beforeAutospacing="0" w:after="0" w:afterAutospacing="0"/>
                              <w:jc w:val="center"/>
                              <w:rPr>
                                <w:sz w:val="18"/>
                              </w:rPr>
                            </w:pPr>
                            <w:r w:rsidRPr="00654846">
                              <w:rPr>
                                <w:rFonts w:asciiTheme="minorHAnsi" w:hAnsi="Calibri" w:cstheme="minorBidi"/>
                                <w:color w:val="FF0000"/>
                                <w:kern w:val="24"/>
                                <w:sz w:val="16"/>
                                <w:szCs w:val="22"/>
                              </w:rPr>
                              <w:t>Underwriter</w:t>
                            </w:r>
                          </w:p>
                        </w:txbxContent>
                      </v:textbox>
                    </v:rect>
                    <v:shape id="TextBox 55" o:spid="_x0000_s1058" type="#_x0000_t202" style="position:absolute;left:47733;top:36154;width:30759;height:30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" filled="f" stroked="f">
                      <v:textbox>
                        <w:txbxContent>
                          <w:p w14:paraId="2D30C8DF" w14:textId="77777777" w:rsidR="001324D5" w:rsidRPr="001E0F31" w:rsidRDefault="001324D5" w:rsidP="00654846">
                            <w:pPr>
                              <w:pStyle w:val="NormalWeb"/>
                              <w:spacing w:before="0" w:beforeAutospacing="0" w:after="0" w:afterAutospacing="0"/>
                              <w:jc w:val="center"/>
                              <w:rPr>
                                <w:sz w:val="16"/>
                              </w:rPr>
                            </w:pPr>
                            <w:r w:rsidRPr="001E0F31">
                              <w:rPr>
                                <w:rFonts w:asciiTheme="minorHAnsi" w:hAnsi="Calibri" w:cstheme="minorBidi"/>
                                <w:color w:val="000000" w:themeColor="text1"/>
                                <w:kern w:val="24"/>
                                <w:sz w:val="18"/>
                                <w:szCs w:val="28"/>
                              </w:rPr>
                              <w:t>Third Party Services</w:t>
                            </w:r>
                          </w:p>
                        </w:txbxContent>
                      </v:textbox>
                    </v:shape>
                  </v:group>
                </v:group>
              </w:pict>
            </mc:Fallback>
          </mc:AlternateContent>
        </w:r>
        <w:r w:rsidR="001E0F31" w:rsidDel="00147400">
          <w:rPr>
            <w:rFonts w:eastAsia="Times New Roman" w:hAnsi="Calibri"/>
            <w:noProof/>
            <w:color w:val="000000" w:themeColor="text1"/>
            <w:kern w:val="24"/>
            <w:sz w:val="28"/>
            <w:szCs w:val="28"/>
            <w:lang w:val="en-US"/>
          </w:rPr>
          <mc:AlternateContent>
            <mc:Choice Requires="wpg">
              <w:drawing>
                <wp:anchor distT="0" distB="0" distL="114300" distR="114300" simplePos="0" relativeHeight="251653632" behindDoc="0" locked="0" layoutInCell="1" allowOverlap="1" wp14:anchorId="7216C2DD" wp14:editId="7107244C">
                  <wp:simplePos x="0" y="0"/>
                  <wp:positionH relativeFrom="column">
                    <wp:posOffset>5364480</wp:posOffset>
                  </wp:positionH>
                  <wp:positionV relativeFrom="paragraph">
                    <wp:posOffset>111125</wp:posOffset>
                  </wp:positionV>
                  <wp:extent cx="1242060" cy="2926080"/>
                  <wp:effectExtent l="0" t="0" r="15240" b="26670"/>
                  <wp:wrapNone/>
                  <wp:docPr id="27737" name="Group 27737"/>
                  <wp:cNvGraphicFramePr/>
                  <a:graphic xmlns:a="http://schemas.openxmlformats.org/drawingml/2006/main">
                    <a:graphicData uri="http://schemas.microsoft.com/office/word/2010/wordprocessingGroup">
                      <wpg:wgp>
                        <wpg:cNvGrpSpPr/>
                        <wpg:grpSpPr>
                          <a:xfrm>
                            <a:off x="0" y="0"/>
                            <a:ext cx="1242060" cy="2926080"/>
                            <a:chOff x="8539709" y="787807"/>
                            <a:chExt cx="1723292" cy="4366517"/>
                          </a:xfrm>
                        </wpg:grpSpPr>
                        <wps:wsp>
                          <wps:cNvPr id="27738" name="Rectangle 27738"/>
                          <wps:cNvSpPr/>
                          <wps:spPr>
                            <a:xfrm>
                              <a:off x="8539709" y="787807"/>
                              <a:ext cx="1723292" cy="4366517"/>
                            </a:xfrm>
                            <a:prstGeom prst="rect">
                              <a:avLst/>
                            </a:prstGeom>
                            <a:noFill/>
                            <a:ln w="12700" cap="flat" cmpd="sng" algn="ctr">
                              <a:solidFill>
                                <a:srgbClr val="4472C4">
                                  <a:shade val="50000"/>
                                </a:srgb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7739" name="Rectangle 27739"/>
                          <wps:cNvSpPr/>
                          <wps:spPr>
                            <a:xfrm>
                              <a:off x="8772706" y="4369715"/>
                              <a:ext cx="1257297" cy="597332"/>
                            </a:xfrm>
                            <a:prstGeom prst="rect">
                              <a:avLst/>
                            </a:prstGeom>
                            <a:solidFill>
                              <a:srgbClr val="4472C4"/>
                            </a:solidFill>
                            <a:ln w="12700" cap="flat" cmpd="sng" algn="ctr">
                              <a:solidFill>
                                <a:srgbClr val="4472C4">
                                  <a:shade val="50000"/>
                                </a:srgbClr>
                              </a:solidFill>
                              <a:prstDash val="solid"/>
                              <a:miter lim="800000"/>
                            </a:ln>
                            <a:effectLst/>
                            <a:scene3d>
                              <a:camera prst="obliqueTopLeft"/>
                              <a:lightRig rig="threePt" dir="t"/>
                            </a:scene3d>
                          </wps:spPr>
                          <wps:txbx>
                            <w:txbxContent>
                              <w:p w14:paraId="2DE7DB1A" w14:textId="12F639AB" w:rsidR="001324D5" w:rsidRPr="001E0F31" w:rsidRDefault="001324D5" w:rsidP="00654846">
                                <w:pPr>
                                  <w:pStyle w:val="NormalWeb"/>
                                  <w:spacing w:before="0" w:beforeAutospacing="0" w:after="0" w:afterAutospacing="0"/>
                                  <w:jc w:val="center"/>
                                  <w:rPr>
                                    <w:sz w:val="20"/>
                                  </w:rPr>
                                </w:pPr>
                                <w:r w:rsidRPr="001E0F31">
                                  <w:rPr>
                                    <w:rFonts w:asciiTheme="minorHAnsi" w:hAnsi="Calibri" w:cstheme="minorBidi"/>
                                    <w:color w:val="FFFFFF" w:themeColor="light1"/>
                                    <w:kern w:val="24"/>
                                    <w:sz w:val="18"/>
                                    <w:szCs w:val="22"/>
                                  </w:rPr>
                                  <w:t>Alert &amp; Notification</w:t>
                                </w:r>
                                <w:r>
                                  <w:rPr>
                                    <w:rFonts w:asciiTheme="minorHAnsi" w:hAnsi="Calibri" w:cstheme="minorBidi"/>
                                    <w:color w:val="FFFFFF" w:themeColor="light1"/>
                                    <w:kern w:val="24"/>
                                    <w:sz w:val="18"/>
                                    <w:szCs w:val="22"/>
                                  </w:rPr>
                                  <w:t xml:space="preserve"> System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740" name="Rectangle 27740"/>
                          <wps:cNvSpPr/>
                          <wps:spPr>
                            <a:xfrm>
                              <a:off x="8772705" y="3645582"/>
                              <a:ext cx="1257297" cy="506400"/>
                            </a:xfrm>
                            <a:prstGeom prst="rect">
                              <a:avLst/>
                            </a:prstGeom>
                            <a:solidFill>
                              <a:srgbClr val="4472C4"/>
                            </a:solidFill>
                            <a:ln w="12700" cap="flat" cmpd="sng" algn="ctr">
                              <a:solidFill>
                                <a:srgbClr val="4472C4">
                                  <a:shade val="50000"/>
                                </a:srgbClr>
                              </a:solidFill>
                              <a:prstDash val="solid"/>
                              <a:miter lim="800000"/>
                            </a:ln>
                            <a:effectLst/>
                            <a:scene3d>
                              <a:camera prst="obliqueTopLeft"/>
                              <a:lightRig rig="threePt" dir="t"/>
                            </a:scene3d>
                          </wps:spPr>
                          <wps:txbx>
                            <w:txbxContent>
                              <w:p w14:paraId="32CD314A" w14:textId="77777777" w:rsidR="001324D5" w:rsidRPr="001E0F31" w:rsidRDefault="001324D5" w:rsidP="00654846">
                                <w:pPr>
                                  <w:pStyle w:val="NormalWeb"/>
                                  <w:spacing w:before="0" w:beforeAutospacing="0" w:after="0" w:afterAutospacing="0"/>
                                  <w:jc w:val="center"/>
                                  <w:rPr>
                                    <w:sz w:val="20"/>
                                  </w:rPr>
                                </w:pPr>
                                <w:r w:rsidRPr="001E0F31">
                                  <w:rPr>
                                    <w:rFonts w:asciiTheme="minorHAnsi" w:hAnsi="Calibri" w:cstheme="minorBidi"/>
                                    <w:color w:val="FFFFFF" w:themeColor="light1"/>
                                    <w:kern w:val="24"/>
                                    <w:sz w:val="18"/>
                                    <w:szCs w:val="22"/>
                                  </w:rPr>
                                  <w:t>Logging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741" name="Rectangle 27741"/>
                          <wps:cNvSpPr/>
                          <wps:spPr>
                            <a:xfrm>
                              <a:off x="8772705" y="2889700"/>
                              <a:ext cx="1257297" cy="506400"/>
                            </a:xfrm>
                            <a:prstGeom prst="rect">
                              <a:avLst/>
                            </a:prstGeom>
                            <a:solidFill>
                              <a:srgbClr val="4472C4"/>
                            </a:solidFill>
                            <a:ln w="12700" cap="flat" cmpd="sng" algn="ctr">
                              <a:solidFill>
                                <a:srgbClr val="4472C4">
                                  <a:shade val="50000"/>
                                </a:srgbClr>
                              </a:solidFill>
                              <a:prstDash val="solid"/>
                              <a:miter lim="800000"/>
                            </a:ln>
                            <a:effectLst/>
                            <a:scene3d>
                              <a:camera prst="obliqueTopLeft"/>
                              <a:lightRig rig="threePt" dir="t"/>
                            </a:scene3d>
                          </wps:spPr>
                          <wps:txbx>
                            <w:txbxContent>
                              <w:p w14:paraId="04E8AA3F" w14:textId="77777777" w:rsidR="001324D5" w:rsidRPr="001E0F31" w:rsidRDefault="001324D5" w:rsidP="00654846">
                                <w:pPr>
                                  <w:pStyle w:val="NormalWeb"/>
                                  <w:spacing w:before="0" w:beforeAutospacing="0" w:after="0" w:afterAutospacing="0"/>
                                  <w:jc w:val="center"/>
                                  <w:rPr>
                                    <w:sz w:val="20"/>
                                  </w:rPr>
                                </w:pPr>
                                <w:r w:rsidRPr="001E0F31">
                                  <w:rPr>
                                    <w:rFonts w:asciiTheme="minorHAnsi" w:hAnsi="Calibri" w:cstheme="minorBidi"/>
                                    <w:color w:val="FFFFFF" w:themeColor="light1"/>
                                    <w:kern w:val="24"/>
                                    <w:sz w:val="18"/>
                                    <w:szCs w:val="22"/>
                                  </w:rPr>
                                  <w:t>Caching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742" name="Rectangle 27742"/>
                          <wps:cNvSpPr/>
                          <wps:spPr>
                            <a:xfrm>
                              <a:off x="8772703" y="1226683"/>
                              <a:ext cx="1257297" cy="506400"/>
                            </a:xfrm>
                            <a:prstGeom prst="rect">
                              <a:avLst/>
                            </a:prstGeom>
                            <a:solidFill>
                              <a:srgbClr val="4472C4"/>
                            </a:solidFill>
                            <a:ln w="12700" cap="flat" cmpd="sng" algn="ctr">
                              <a:solidFill>
                                <a:srgbClr val="4472C4">
                                  <a:shade val="50000"/>
                                </a:srgbClr>
                              </a:solidFill>
                              <a:prstDash val="solid"/>
                              <a:miter lim="800000"/>
                            </a:ln>
                            <a:effectLst/>
                            <a:scene3d>
                              <a:camera prst="obliqueTopLeft"/>
                              <a:lightRig rig="threePt" dir="t"/>
                            </a:scene3d>
                          </wps:spPr>
                          <wps:txbx>
                            <w:txbxContent>
                              <w:p w14:paraId="6CD7D580" w14:textId="77777777" w:rsidR="001324D5" w:rsidRPr="00654846" w:rsidRDefault="001324D5" w:rsidP="00654846">
                                <w:pPr>
                                  <w:pStyle w:val="NormalWeb"/>
                                  <w:spacing w:before="0" w:beforeAutospacing="0" w:after="0" w:afterAutospacing="0"/>
                                  <w:jc w:val="center"/>
                                  <w:rPr>
                                    <w:sz w:val="20"/>
                                  </w:rPr>
                                </w:pPr>
                                <w:r w:rsidRPr="00654846">
                                  <w:rPr>
                                    <w:rFonts w:asciiTheme="minorHAnsi" w:hAnsi="Calibri" w:cstheme="minorBidi"/>
                                    <w:color w:val="FFFFFF" w:themeColor="light1"/>
                                    <w:kern w:val="24"/>
                                    <w:sz w:val="18"/>
                                    <w:szCs w:val="22"/>
                                  </w:rPr>
                                  <w:t>Security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743" name="Rectangle 27743"/>
                          <wps:cNvSpPr/>
                          <wps:spPr>
                            <a:xfrm>
                              <a:off x="8772703" y="2041749"/>
                              <a:ext cx="1257297" cy="506400"/>
                            </a:xfrm>
                            <a:prstGeom prst="rect">
                              <a:avLst/>
                            </a:prstGeom>
                            <a:solidFill>
                              <a:srgbClr val="4472C4"/>
                            </a:solidFill>
                            <a:ln w="12700" cap="flat" cmpd="sng" algn="ctr">
                              <a:solidFill>
                                <a:srgbClr val="4472C4">
                                  <a:shade val="50000"/>
                                </a:srgbClr>
                              </a:solidFill>
                              <a:prstDash val="solid"/>
                              <a:miter lim="800000"/>
                            </a:ln>
                            <a:effectLst/>
                            <a:scene3d>
                              <a:camera prst="obliqueTopLeft"/>
                              <a:lightRig rig="threePt" dir="t"/>
                            </a:scene3d>
                          </wps:spPr>
                          <wps:txbx>
                            <w:txbxContent>
                              <w:p w14:paraId="2F268C8F" w14:textId="77777777" w:rsidR="001324D5" w:rsidRPr="001E0F31" w:rsidRDefault="001324D5" w:rsidP="00654846">
                                <w:pPr>
                                  <w:pStyle w:val="NormalWeb"/>
                                  <w:spacing w:before="0" w:beforeAutospacing="0" w:after="0" w:afterAutospacing="0"/>
                                  <w:jc w:val="center"/>
                                  <w:rPr>
                                    <w:sz w:val="20"/>
                                  </w:rPr>
                                </w:pPr>
                                <w:r w:rsidRPr="001E0F31">
                                  <w:rPr>
                                    <w:rFonts w:asciiTheme="minorHAnsi" w:hAnsi="Calibri" w:cstheme="minorBidi"/>
                                    <w:color w:val="FFFFFF" w:themeColor="light1"/>
                                    <w:kern w:val="24"/>
                                    <w:sz w:val="18"/>
                                    <w:szCs w:val="22"/>
                                  </w:rPr>
                                  <w:t>Error Handling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744" name="TextBox 46"/>
                          <wps:cNvSpPr txBox="1"/>
                          <wps:spPr>
                            <a:xfrm>
                              <a:off x="8658403" y="864264"/>
                              <a:ext cx="1490298" cy="307777"/>
                            </a:xfrm>
                            <a:prstGeom prst="rect">
                              <a:avLst/>
                            </a:prstGeom>
                            <a:noFill/>
                          </wps:spPr>
                          <wps:txbx>
                            <w:txbxContent>
                              <w:p w14:paraId="74EB0391" w14:textId="77777777" w:rsidR="001324D5" w:rsidRPr="00654846" w:rsidRDefault="001324D5" w:rsidP="00654846">
                                <w:pPr>
                                  <w:pStyle w:val="NormalWeb"/>
                                  <w:spacing w:before="0" w:beforeAutospacing="0" w:after="0" w:afterAutospacing="0"/>
                                  <w:jc w:val="center"/>
                                  <w:rPr>
                                    <w:sz w:val="16"/>
                                  </w:rPr>
                                </w:pPr>
                                <w:r w:rsidRPr="00654846">
                                  <w:rPr>
                                    <w:rFonts w:asciiTheme="minorHAnsi" w:hAnsi="Calibri" w:cstheme="minorBidi"/>
                                    <w:color w:val="000000" w:themeColor="text1"/>
                                    <w:kern w:val="24"/>
                                    <w:sz w:val="18"/>
                                    <w:szCs w:val="28"/>
                                  </w:rPr>
                                  <w:t>Shared Services</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7216C2DD" id="Group 27737" o:spid="_x0000_s1059" style="position:absolute;margin-left:422.4pt;margin-top:8.75pt;width:97.8pt;height:230.4pt;z-index:251653632;mso-width-relative:margin;mso-height-relative:margin" coordorigin="85397,7878" coordsize="17232,436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">
                  <v:rect id="Rectangle 27738" o:spid="_x0000_s1060" style="position:absolute;left:85397;top:7878;width:17233;height:436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" filled="f" strokecolor="#2f528f" strokeweight="1pt"/>
                  <v:rect id="Rectangle 27739" o:spid="_x0000_s1061" style="position:absolute;left:87727;top:43697;width:12573;height:59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" fillcolor="#4472c4" strokecolor="#2f528f" strokeweight="1pt">
                    <v:textbox>
                      <w:txbxContent>
                        <w:p w14:paraId="2DE7DB1A" w14:textId="12F639AB" w:rsidR="001324D5" w:rsidRPr="001E0F31" w:rsidRDefault="001324D5" w:rsidP="00654846">
                          <w:pPr>
                            <w:pStyle w:val="NormalWeb"/>
                            <w:spacing w:before="0" w:beforeAutospacing="0" w:after="0" w:afterAutospacing="0"/>
                            <w:jc w:val="center"/>
                            <w:rPr>
                              <w:sz w:val="20"/>
                            </w:rPr>
                          </w:pPr>
                          <w:r w:rsidRPr="001E0F31">
                            <w:rPr>
                              <w:rFonts w:asciiTheme="minorHAnsi" w:hAnsi="Calibri" w:cstheme="minorBidi"/>
                              <w:color w:val="FFFFFF" w:themeColor="light1"/>
                              <w:kern w:val="24"/>
                              <w:sz w:val="18"/>
                              <w:szCs w:val="22"/>
                            </w:rPr>
                            <w:t>Alert &amp; Notification</w:t>
                          </w:r>
                          <w:r>
                            <w:rPr>
                              <w:rFonts w:asciiTheme="minorHAnsi" w:hAnsi="Calibri" w:cstheme="minorBidi"/>
                              <w:color w:val="FFFFFF" w:themeColor="light1"/>
                              <w:kern w:val="24"/>
                              <w:sz w:val="18"/>
                              <w:szCs w:val="22"/>
                            </w:rPr>
                            <w:t xml:space="preserve"> System</w:t>
                          </w:r>
                        </w:p>
                      </w:txbxContent>
                    </v:textbox>
                  </v:rect>
                  <v:rect id="Rectangle 27740" o:spid="_x0000_s1062" style="position:absolute;left:87727;top:36455;width:12573;height:50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" fillcolor="#4472c4" strokecolor="#2f528f" strokeweight="1pt">
                    <v:textbox>
                      <w:txbxContent>
                        <w:p w14:paraId="32CD314A" w14:textId="77777777" w:rsidR="001324D5" w:rsidRPr="001E0F31" w:rsidRDefault="001324D5" w:rsidP="00654846">
                          <w:pPr>
                            <w:pStyle w:val="NormalWeb"/>
                            <w:spacing w:before="0" w:beforeAutospacing="0" w:after="0" w:afterAutospacing="0"/>
                            <w:jc w:val="center"/>
                            <w:rPr>
                              <w:sz w:val="20"/>
                            </w:rPr>
                          </w:pPr>
                          <w:r w:rsidRPr="001E0F31">
                            <w:rPr>
                              <w:rFonts w:asciiTheme="minorHAnsi" w:hAnsi="Calibri" w:cstheme="minorBidi"/>
                              <w:color w:val="FFFFFF" w:themeColor="light1"/>
                              <w:kern w:val="24"/>
                              <w:sz w:val="18"/>
                              <w:szCs w:val="22"/>
                            </w:rPr>
                            <w:t>Logging</w:t>
                          </w:r>
                        </w:p>
                      </w:txbxContent>
                    </v:textbox>
                  </v:rect>
                  <v:rect id="Rectangle 27741" o:spid="_x0000_s1063" style="position:absolute;left:87727;top:28897;width:12573;height:50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" fillcolor="#4472c4" strokecolor="#2f528f" strokeweight="1pt">
                    <v:textbox>
                      <w:txbxContent>
                        <w:p w14:paraId="04E8AA3F" w14:textId="77777777" w:rsidR="001324D5" w:rsidRPr="001E0F31" w:rsidRDefault="001324D5" w:rsidP="00654846">
                          <w:pPr>
                            <w:pStyle w:val="NormalWeb"/>
                            <w:spacing w:before="0" w:beforeAutospacing="0" w:after="0" w:afterAutospacing="0"/>
                            <w:jc w:val="center"/>
                            <w:rPr>
                              <w:sz w:val="20"/>
                            </w:rPr>
                          </w:pPr>
                          <w:r w:rsidRPr="001E0F31">
                            <w:rPr>
                              <w:rFonts w:asciiTheme="minorHAnsi" w:hAnsi="Calibri" w:cstheme="minorBidi"/>
                              <w:color w:val="FFFFFF" w:themeColor="light1"/>
                              <w:kern w:val="24"/>
                              <w:sz w:val="18"/>
                              <w:szCs w:val="22"/>
                            </w:rPr>
                            <w:t>Caching</w:t>
                          </w:r>
                        </w:p>
                      </w:txbxContent>
                    </v:textbox>
                  </v:rect>
                  <v:rect id="Rectangle 27742" o:spid="_x0000_s1064" style="position:absolute;left:87727;top:12266;width:12573;height:50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" fillcolor="#4472c4" strokecolor="#2f528f" strokeweight="1pt">
                    <v:textbox>
                      <w:txbxContent>
                        <w:p w14:paraId="6CD7D580" w14:textId="77777777" w:rsidR="001324D5" w:rsidRPr="00654846" w:rsidRDefault="001324D5" w:rsidP="00654846">
                          <w:pPr>
                            <w:pStyle w:val="NormalWeb"/>
                            <w:spacing w:before="0" w:beforeAutospacing="0" w:after="0" w:afterAutospacing="0"/>
                            <w:jc w:val="center"/>
                            <w:rPr>
                              <w:sz w:val="20"/>
                            </w:rPr>
                          </w:pPr>
                          <w:r w:rsidRPr="00654846">
                            <w:rPr>
                              <w:rFonts w:asciiTheme="minorHAnsi" w:hAnsi="Calibri" w:cstheme="minorBidi"/>
                              <w:color w:val="FFFFFF" w:themeColor="light1"/>
                              <w:kern w:val="24"/>
                              <w:sz w:val="18"/>
                              <w:szCs w:val="22"/>
                            </w:rPr>
                            <w:t>Security</w:t>
                          </w:r>
                        </w:p>
                      </w:txbxContent>
                    </v:textbox>
                  </v:rect>
                  <v:rect id="Rectangle 27743" o:spid="_x0000_s1065" style="position:absolute;left:87727;top:20417;width:12573;height:50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" fillcolor="#4472c4" strokecolor="#2f528f" strokeweight="1pt">
                    <v:textbox>
                      <w:txbxContent>
                        <w:p w14:paraId="2F268C8F" w14:textId="77777777" w:rsidR="001324D5" w:rsidRPr="001E0F31" w:rsidRDefault="001324D5" w:rsidP="00654846">
                          <w:pPr>
                            <w:pStyle w:val="NormalWeb"/>
                            <w:spacing w:before="0" w:beforeAutospacing="0" w:after="0" w:afterAutospacing="0"/>
                            <w:jc w:val="center"/>
                            <w:rPr>
                              <w:sz w:val="20"/>
                            </w:rPr>
                          </w:pPr>
                          <w:r w:rsidRPr="001E0F31">
                            <w:rPr>
                              <w:rFonts w:asciiTheme="minorHAnsi" w:hAnsi="Calibri" w:cstheme="minorBidi"/>
                              <w:color w:val="FFFFFF" w:themeColor="light1"/>
                              <w:kern w:val="24"/>
                              <w:sz w:val="18"/>
                              <w:szCs w:val="22"/>
                            </w:rPr>
                            <w:t>Error Handling</w:t>
                          </w:r>
                        </w:p>
                      </w:txbxContent>
                    </v:textbox>
                  </v:rect>
                  <v:shape id="TextBox 46" o:spid="_x0000_s1066" type="#_x0000_t202" style="position:absolute;left:86584;top:8642;width:14903;height:30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" filled="f" stroked="f">
                    <v:textbox>
                      <w:txbxContent>
                        <w:p w14:paraId="74EB0391" w14:textId="77777777" w:rsidR="001324D5" w:rsidRPr="00654846" w:rsidRDefault="001324D5" w:rsidP="00654846">
                          <w:pPr>
                            <w:pStyle w:val="NormalWeb"/>
                            <w:spacing w:before="0" w:beforeAutospacing="0" w:after="0" w:afterAutospacing="0"/>
                            <w:jc w:val="center"/>
                            <w:rPr>
                              <w:sz w:val="16"/>
                            </w:rPr>
                          </w:pPr>
                          <w:r w:rsidRPr="00654846">
                            <w:rPr>
                              <w:rFonts w:asciiTheme="minorHAnsi" w:hAnsi="Calibri" w:cstheme="minorBidi"/>
                              <w:color w:val="000000" w:themeColor="text1"/>
                              <w:kern w:val="24"/>
                              <w:sz w:val="18"/>
                              <w:szCs w:val="28"/>
                            </w:rPr>
                            <w:t>Shared Services</w:t>
                          </w:r>
                        </w:p>
                      </w:txbxContent>
                    </v:textbox>
                  </v:shape>
                </v:group>
              </w:pict>
            </mc:Fallback>
          </mc:AlternateContent>
        </w:r>
        <w:r w:rsidR="00654846" w:rsidDel="00147400">
          <w:rPr>
            <w:rFonts w:eastAsia="Times New Roman" w:hAnsi="Calibri"/>
            <w:noProof/>
            <w:color w:val="000000" w:themeColor="text1"/>
            <w:kern w:val="24"/>
            <w:sz w:val="28"/>
            <w:szCs w:val="28"/>
            <w:lang w:val="en-US"/>
          </w:rPr>
          <mc:AlternateContent>
            <mc:Choice Requires="wps">
              <w:drawing>
                <wp:anchor distT="0" distB="0" distL="114300" distR="114300" simplePos="0" relativeHeight="251652608" behindDoc="0" locked="0" layoutInCell="1" allowOverlap="1" wp14:anchorId="4AD4B953" wp14:editId="3A087DBB">
                  <wp:simplePos x="0" y="0"/>
                  <wp:positionH relativeFrom="column">
                    <wp:posOffset>-22859</wp:posOffset>
                  </wp:positionH>
                  <wp:positionV relativeFrom="paragraph">
                    <wp:posOffset>103505</wp:posOffset>
                  </wp:positionV>
                  <wp:extent cx="5135880" cy="2769519"/>
                  <wp:effectExtent l="0" t="0" r="26670" b="12065"/>
                  <wp:wrapNone/>
                  <wp:docPr id="27735" name="Rectangle 27735"/>
                  <wp:cNvGraphicFramePr/>
                  <a:graphic xmlns:a="http://schemas.openxmlformats.org/drawingml/2006/main">
                    <a:graphicData uri="http://schemas.microsoft.com/office/word/2010/wordprocessingShape">
                      <wps:wsp>
                        <wps:cNvSpPr/>
                        <wps:spPr>
                          <a:xfrm>
                            <a:off x="0" y="0"/>
                            <a:ext cx="5135880" cy="2769519"/>
                          </a:xfrm>
                          <a:prstGeom prst="rect">
                            <a:avLst/>
                          </a:prstGeom>
                          <a:noFill/>
                          <a:ln w="12700" cap="flat" cmpd="sng" algn="ctr">
                            <a:solidFill>
                              <a:srgbClr val="4472C4">
                                <a:shade val="50000"/>
                              </a:srgb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9C5EB5F" id="Rectangle 27735" o:spid="_x0000_s1026" style="position:absolute;margin-left:-1.8pt;margin-top:8.15pt;width:404.4pt;height:218.05pt;z-index:251652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" filled="f" strokecolor="#2f528f" strokeweight="1pt"/>
              </w:pict>
            </mc:Fallback>
          </mc:AlternateContent>
        </w:r>
      </w:del>
    </w:p>
    <w:p w14:paraId="07C61800" w14:textId="568156B8" w:rsidR="00654846" w:rsidDel="00147400" w:rsidRDefault="00654846" w:rsidP="00407CF0">
      <w:pPr>
        <w:pStyle w:val="BodyText"/>
        <w:rPr>
          <w:del w:id="1324" w:author="Isha Gupta" w:date="2017-04-27T00:45:00Z"/>
          <w:rFonts w:eastAsia="Times New Roman" w:hAnsi="Calibri"/>
          <w:color w:val="000000" w:themeColor="text1"/>
          <w:kern w:val="24"/>
          <w:sz w:val="28"/>
          <w:szCs w:val="28"/>
          <w:lang w:eastAsia="en-IN"/>
        </w:rPr>
      </w:pPr>
      <w:del w:id="1325" w:author="Isha Gupta" w:date="2017-04-27T00:45:00Z">
        <w:r w:rsidDel="00147400">
          <w:rPr>
            <w:rFonts w:eastAsia="Times New Roman" w:hAnsi="Calibri"/>
            <w:noProof/>
            <w:color w:val="000000" w:themeColor="text1"/>
            <w:kern w:val="24"/>
            <w:sz w:val="28"/>
            <w:szCs w:val="28"/>
            <w:lang w:val="en-US"/>
          </w:rPr>
          <mc:AlternateContent>
            <mc:Choice Requires="wps">
              <w:drawing>
                <wp:anchor distT="0" distB="0" distL="114300" distR="114300" simplePos="0" relativeHeight="251657728" behindDoc="0" locked="0" layoutInCell="1" allowOverlap="1" wp14:anchorId="684052B0" wp14:editId="72CC4E2A">
                  <wp:simplePos x="0" y="0"/>
                  <wp:positionH relativeFrom="column">
                    <wp:posOffset>1633563</wp:posOffset>
                  </wp:positionH>
                  <wp:positionV relativeFrom="paragraph">
                    <wp:posOffset>205875</wp:posOffset>
                  </wp:positionV>
                  <wp:extent cx="90762" cy="241683"/>
                  <wp:effectExtent l="19050" t="19050" r="24130" b="44450"/>
                  <wp:wrapNone/>
                  <wp:docPr id="27764" name="Arrow: Up-Down 27764"/>
                  <wp:cNvGraphicFramePr/>
                  <a:graphic xmlns:a="http://schemas.openxmlformats.org/drawingml/2006/main">
                    <a:graphicData uri="http://schemas.microsoft.com/office/word/2010/wordprocessingShape">
                      <wps:wsp>
                        <wps:cNvSpPr/>
                        <wps:spPr>
                          <a:xfrm>
                            <a:off x="0" y="0"/>
                            <a:ext cx="90762" cy="241683"/>
                          </a:xfrm>
                          <a:prstGeom prst="upDownArrow">
                            <a:avLst/>
                          </a:prstGeom>
                          <a:solidFill>
                            <a:srgbClr val="4472C4"/>
                          </a:solidFill>
                          <a:ln w="12700" cap="flat" cmpd="sng" algn="ctr">
                            <a:solidFill>
                              <a:srgbClr val="4472C4">
                                <a:shade val="50000"/>
                              </a:srgb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47590D8"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Arrow: Up-Down 27764" o:spid="_x0000_s1026" type="#_x0000_t70" style="position:absolute;margin-left:128.65pt;margin-top:16.2pt;width:7.15pt;height:19.05pt;z-index:251657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" adj=",4056" fillcolor="#4472c4" strokecolor="#2f528f" strokeweight="1pt"/>
              </w:pict>
            </mc:Fallback>
          </mc:AlternateContent>
        </w:r>
      </w:del>
    </w:p>
    <w:p w14:paraId="7D83447E" w14:textId="3AE8C103" w:rsidR="00654846" w:rsidDel="00147400" w:rsidRDefault="00654846" w:rsidP="00407CF0">
      <w:pPr>
        <w:pStyle w:val="BodyText"/>
        <w:rPr>
          <w:del w:id="1326" w:author="Isha Gupta" w:date="2017-04-27T00:45:00Z"/>
          <w:rFonts w:eastAsia="Times New Roman" w:hAnsi="Calibri"/>
          <w:color w:val="000000" w:themeColor="text1"/>
          <w:kern w:val="24"/>
          <w:sz w:val="28"/>
          <w:szCs w:val="28"/>
          <w:lang w:eastAsia="en-IN"/>
        </w:rPr>
      </w:pPr>
    </w:p>
    <w:p w14:paraId="7D47260B" w14:textId="0E4166B6" w:rsidR="00654846" w:rsidDel="00147400" w:rsidRDefault="00654846" w:rsidP="00407CF0">
      <w:pPr>
        <w:pStyle w:val="BodyText"/>
        <w:rPr>
          <w:del w:id="1327" w:author="Isha Gupta" w:date="2017-04-27T00:45:00Z"/>
          <w:rFonts w:eastAsia="Times New Roman" w:hAnsi="Calibri"/>
          <w:color w:val="000000" w:themeColor="text1"/>
          <w:kern w:val="24"/>
          <w:sz w:val="28"/>
          <w:szCs w:val="28"/>
          <w:lang w:eastAsia="en-IN"/>
        </w:rPr>
      </w:pPr>
    </w:p>
    <w:p w14:paraId="5EE8427C" w14:textId="7E0E06B1" w:rsidR="00654846" w:rsidDel="00147400" w:rsidRDefault="00654846" w:rsidP="00407CF0">
      <w:pPr>
        <w:pStyle w:val="BodyText"/>
        <w:rPr>
          <w:del w:id="1328" w:author="Isha Gupta" w:date="2017-04-27T00:45:00Z"/>
          <w:rFonts w:eastAsia="Times New Roman" w:hAnsi="Calibri"/>
          <w:color w:val="000000" w:themeColor="text1"/>
          <w:kern w:val="24"/>
          <w:sz w:val="28"/>
          <w:szCs w:val="28"/>
          <w:lang w:eastAsia="en-IN"/>
        </w:rPr>
      </w:pPr>
    </w:p>
    <w:p w14:paraId="6F4A42CF" w14:textId="32603F98" w:rsidR="00654846" w:rsidDel="00147400" w:rsidRDefault="00654846" w:rsidP="00407CF0">
      <w:pPr>
        <w:pStyle w:val="BodyText"/>
        <w:rPr>
          <w:del w:id="1329" w:author="Isha Gupta" w:date="2017-04-27T00:45:00Z"/>
          <w:rFonts w:eastAsia="Times New Roman" w:hAnsi="Calibri"/>
          <w:color w:val="000000" w:themeColor="text1"/>
          <w:kern w:val="24"/>
          <w:sz w:val="28"/>
          <w:szCs w:val="28"/>
          <w:lang w:eastAsia="en-IN"/>
        </w:rPr>
      </w:pPr>
      <w:del w:id="1330" w:author="Isha Gupta" w:date="2017-04-27T00:45:00Z">
        <w:r w:rsidDel="00147400">
          <w:rPr>
            <w:rFonts w:eastAsia="Times New Roman" w:hAnsi="Calibri"/>
            <w:noProof/>
            <w:color w:val="000000" w:themeColor="text1"/>
            <w:kern w:val="24"/>
            <w:sz w:val="28"/>
            <w:szCs w:val="28"/>
            <w:lang w:val="en-US"/>
          </w:rPr>
          <mc:AlternateContent>
            <mc:Choice Requires="wps">
              <w:drawing>
                <wp:anchor distT="0" distB="0" distL="114300" distR="114300" simplePos="0" relativeHeight="251655680" behindDoc="0" locked="0" layoutInCell="1" allowOverlap="1" wp14:anchorId="40E7486B" wp14:editId="22DF9C4B">
                  <wp:simplePos x="0" y="0"/>
                  <wp:positionH relativeFrom="column">
                    <wp:posOffset>5067300</wp:posOffset>
                  </wp:positionH>
                  <wp:positionV relativeFrom="paragraph">
                    <wp:posOffset>59055</wp:posOffset>
                  </wp:positionV>
                  <wp:extent cx="335280" cy="73025"/>
                  <wp:effectExtent l="19050" t="19050" r="45720" b="41275"/>
                  <wp:wrapNone/>
                  <wp:docPr id="27736" name="Arrow: Left-Right 27736"/>
                  <wp:cNvGraphicFramePr/>
                  <a:graphic xmlns:a="http://schemas.openxmlformats.org/drawingml/2006/main">
                    <a:graphicData uri="http://schemas.microsoft.com/office/word/2010/wordprocessingShape">
                      <wps:wsp>
                        <wps:cNvSpPr/>
                        <wps:spPr>
                          <a:xfrm>
                            <a:off x="0" y="0"/>
                            <a:ext cx="335280" cy="73025"/>
                          </a:xfrm>
                          <a:prstGeom prst="leftRightArrow">
                            <a:avLst/>
                          </a:prstGeom>
                          <a:solidFill>
                            <a:srgbClr val="4472C4"/>
                          </a:solidFill>
                          <a:ln w="12700" cap="flat" cmpd="sng" algn="ctr">
                            <a:solidFill>
                              <a:srgbClr val="4472C4">
                                <a:shade val="50000"/>
                              </a:srgb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22F016C"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rrow: Left-Right 27736" o:spid="_x0000_s1026" type="#_x0000_t69" style="position:absolute;margin-left:399pt;margin-top:4.65pt;width:26.4pt;height:5.7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" adj="2352" fillcolor="#4472c4" strokecolor="#2f528f" strokeweight="1pt"/>
              </w:pict>
            </mc:Fallback>
          </mc:AlternateContent>
        </w:r>
        <w:r w:rsidDel="00147400">
          <w:rPr>
            <w:rFonts w:eastAsia="Times New Roman" w:hAnsi="Calibri"/>
            <w:noProof/>
            <w:color w:val="000000" w:themeColor="text1"/>
            <w:kern w:val="24"/>
            <w:sz w:val="28"/>
            <w:szCs w:val="28"/>
            <w:lang w:val="en-US"/>
          </w:rPr>
          <mc:AlternateContent>
            <mc:Choice Requires="wps">
              <w:drawing>
                <wp:anchor distT="0" distB="0" distL="114300" distR="114300" simplePos="0" relativeHeight="251658752" behindDoc="0" locked="0" layoutInCell="1" allowOverlap="1" wp14:anchorId="30A5F157" wp14:editId="777BA69C">
                  <wp:simplePos x="0" y="0"/>
                  <wp:positionH relativeFrom="column">
                    <wp:posOffset>890789</wp:posOffset>
                  </wp:positionH>
                  <wp:positionV relativeFrom="paragraph">
                    <wp:posOffset>69515</wp:posOffset>
                  </wp:positionV>
                  <wp:extent cx="96939" cy="377079"/>
                  <wp:effectExtent l="19050" t="19050" r="36830" b="42545"/>
                  <wp:wrapNone/>
                  <wp:docPr id="27761" name="Arrow: Up-Down 27761"/>
                  <wp:cNvGraphicFramePr/>
                  <a:graphic xmlns:a="http://schemas.openxmlformats.org/drawingml/2006/main">
                    <a:graphicData uri="http://schemas.microsoft.com/office/word/2010/wordprocessingShape">
                      <wps:wsp>
                        <wps:cNvSpPr/>
                        <wps:spPr>
                          <a:xfrm>
                            <a:off x="0" y="0"/>
                            <a:ext cx="96939" cy="377079"/>
                          </a:xfrm>
                          <a:prstGeom prst="upDownArrow">
                            <a:avLst/>
                          </a:prstGeom>
                          <a:solidFill>
                            <a:srgbClr val="4472C4"/>
                          </a:solidFill>
                          <a:ln w="12700" cap="flat" cmpd="sng" algn="ctr">
                            <a:solidFill>
                              <a:srgbClr val="4472C4">
                                <a:shade val="50000"/>
                              </a:srgb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373EB5D" id="Arrow: Up-Down 27761" o:spid="_x0000_s1026" type="#_x0000_t70" style="position:absolute;margin-left:70.15pt;margin-top:5.45pt;width:7.65pt;height:29.7pt;z-index:251658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" adj=",2776" fillcolor="#4472c4" strokecolor="#2f528f" strokeweight="1pt"/>
              </w:pict>
            </mc:Fallback>
          </mc:AlternateContent>
        </w:r>
      </w:del>
    </w:p>
    <w:p w14:paraId="025E418C" w14:textId="3174754C" w:rsidR="00654846" w:rsidDel="00147400" w:rsidRDefault="00654846" w:rsidP="00407CF0">
      <w:pPr>
        <w:pStyle w:val="BodyText"/>
        <w:rPr>
          <w:del w:id="1331" w:author="Isha Gupta" w:date="2017-04-27T00:45:00Z"/>
          <w:rFonts w:eastAsia="Times New Roman" w:hAnsi="Calibri"/>
          <w:color w:val="000000" w:themeColor="text1"/>
          <w:kern w:val="24"/>
          <w:sz w:val="28"/>
          <w:szCs w:val="28"/>
          <w:lang w:eastAsia="en-IN"/>
        </w:rPr>
      </w:pPr>
    </w:p>
    <w:p w14:paraId="0A96048A" w14:textId="34CD7D64" w:rsidR="00654846" w:rsidDel="00147400" w:rsidRDefault="001E0F31" w:rsidP="00407CF0">
      <w:pPr>
        <w:pStyle w:val="BodyText"/>
        <w:rPr>
          <w:del w:id="1332" w:author="Isha Gupta" w:date="2017-04-27T00:45:00Z"/>
          <w:rFonts w:eastAsia="Times New Roman" w:hAnsi="Calibri"/>
          <w:color w:val="000000" w:themeColor="text1"/>
          <w:kern w:val="24"/>
          <w:sz w:val="28"/>
          <w:szCs w:val="28"/>
          <w:lang w:eastAsia="en-IN"/>
        </w:rPr>
      </w:pPr>
      <w:del w:id="1333" w:author="Isha Gupta" w:date="2017-04-27T00:45:00Z">
        <w:r w:rsidDel="00147400">
          <w:rPr>
            <w:rFonts w:eastAsia="Times New Roman" w:hAnsi="Calibri"/>
            <w:noProof/>
            <w:color w:val="000000" w:themeColor="text1"/>
            <w:kern w:val="24"/>
            <w:sz w:val="28"/>
            <w:szCs w:val="28"/>
            <w:lang w:val="en-US"/>
          </w:rPr>
          <mc:AlternateContent>
            <mc:Choice Requires="wps">
              <w:drawing>
                <wp:anchor distT="0" distB="0" distL="114300" distR="114300" simplePos="0" relativeHeight="251659776" behindDoc="0" locked="0" layoutInCell="1" allowOverlap="1" wp14:anchorId="199C6B6B" wp14:editId="5DB3A5CE">
                  <wp:simplePos x="0" y="0"/>
                  <wp:positionH relativeFrom="column">
                    <wp:posOffset>1703070</wp:posOffset>
                  </wp:positionH>
                  <wp:positionV relativeFrom="paragraph">
                    <wp:posOffset>36830</wp:posOffset>
                  </wp:positionV>
                  <wp:extent cx="113030" cy="743585"/>
                  <wp:effectExtent l="19050" t="19050" r="39370" b="37465"/>
                  <wp:wrapNone/>
                  <wp:docPr id="27763" name="Arrow: Up-Down 27763"/>
                  <wp:cNvGraphicFramePr/>
                  <a:graphic xmlns:a="http://schemas.openxmlformats.org/drawingml/2006/main">
                    <a:graphicData uri="http://schemas.microsoft.com/office/word/2010/wordprocessingShape">
                      <wps:wsp>
                        <wps:cNvSpPr/>
                        <wps:spPr>
                          <a:xfrm>
                            <a:off x="0" y="0"/>
                            <a:ext cx="113030" cy="743585"/>
                          </a:xfrm>
                          <a:prstGeom prst="upDownArrow">
                            <a:avLst/>
                          </a:prstGeom>
                          <a:solidFill>
                            <a:srgbClr val="4472C4"/>
                          </a:solidFill>
                          <a:ln w="12700" cap="flat" cmpd="sng" algn="ctr">
                            <a:solidFill>
                              <a:srgbClr val="4472C4">
                                <a:shade val="50000"/>
                              </a:srgb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D32BBCD" id="Arrow: Up-Down 27763" o:spid="_x0000_s1026" type="#_x0000_t70" style="position:absolute;margin-left:134.1pt;margin-top:2.9pt;width:8.9pt;height:58.55pt;z-index:251659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" adj=",1642" fillcolor="#4472c4" strokecolor="#2f528f" strokeweight="1pt"/>
              </w:pict>
            </mc:Fallback>
          </mc:AlternateContent>
        </w:r>
        <w:r w:rsidR="00654846" w:rsidDel="00147400">
          <w:rPr>
            <w:rFonts w:eastAsia="Times New Roman" w:hAnsi="Calibri"/>
            <w:noProof/>
            <w:color w:val="000000" w:themeColor="text1"/>
            <w:kern w:val="24"/>
            <w:sz w:val="28"/>
            <w:szCs w:val="28"/>
            <w:lang w:val="en-US"/>
          </w:rPr>
          <mc:AlternateContent>
            <mc:Choice Requires="wps">
              <w:drawing>
                <wp:anchor distT="0" distB="0" distL="114300" distR="114300" simplePos="0" relativeHeight="251660800" behindDoc="0" locked="0" layoutInCell="1" allowOverlap="1" wp14:anchorId="526DDB41" wp14:editId="4FECC8D8">
                  <wp:simplePos x="0" y="0"/>
                  <wp:positionH relativeFrom="column">
                    <wp:posOffset>890788</wp:posOffset>
                  </wp:positionH>
                  <wp:positionV relativeFrom="paragraph">
                    <wp:posOffset>14112</wp:posOffset>
                  </wp:positionV>
                  <wp:extent cx="96940" cy="732727"/>
                  <wp:effectExtent l="19050" t="19050" r="36830" b="29845"/>
                  <wp:wrapNone/>
                  <wp:docPr id="27760" name="Arrow: Up-Down 27760"/>
                  <wp:cNvGraphicFramePr/>
                  <a:graphic xmlns:a="http://schemas.openxmlformats.org/drawingml/2006/main">
                    <a:graphicData uri="http://schemas.microsoft.com/office/word/2010/wordprocessingShape">
                      <wps:wsp>
                        <wps:cNvSpPr/>
                        <wps:spPr>
                          <a:xfrm>
                            <a:off x="0" y="0"/>
                            <a:ext cx="96940" cy="732727"/>
                          </a:xfrm>
                          <a:prstGeom prst="upDownArrow">
                            <a:avLst/>
                          </a:prstGeom>
                          <a:solidFill>
                            <a:srgbClr val="4472C4"/>
                          </a:solidFill>
                          <a:ln w="12700" cap="flat" cmpd="sng" algn="ctr">
                            <a:solidFill>
                              <a:srgbClr val="4472C4">
                                <a:shade val="50000"/>
                              </a:srgb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5557E00" id="Arrow: Up-Down 27760" o:spid="_x0000_s1026" type="#_x0000_t70" style="position:absolute;margin-left:70.15pt;margin-top:1.1pt;width:7.65pt;height:57.7pt;z-index:251660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" adj=",1429" fillcolor="#4472c4" strokecolor="#2f528f" strokeweight="1pt"/>
              </w:pict>
            </mc:Fallback>
          </mc:AlternateContent>
        </w:r>
      </w:del>
    </w:p>
    <w:p w14:paraId="6F038792" w14:textId="4A503640" w:rsidR="00654846" w:rsidDel="00147400" w:rsidRDefault="00654846" w:rsidP="00407CF0">
      <w:pPr>
        <w:pStyle w:val="BodyText"/>
        <w:rPr>
          <w:del w:id="1334" w:author="Isha Gupta" w:date="2017-04-27T00:45:00Z"/>
          <w:rFonts w:eastAsia="Times New Roman" w:hAnsi="Calibri"/>
          <w:color w:val="000000" w:themeColor="text1"/>
          <w:kern w:val="24"/>
          <w:sz w:val="28"/>
          <w:szCs w:val="28"/>
          <w:lang w:eastAsia="en-IN"/>
        </w:rPr>
      </w:pPr>
    </w:p>
    <w:p w14:paraId="745CA0E1" w14:textId="485EC9B3" w:rsidR="00654846" w:rsidDel="00147400" w:rsidRDefault="00E23DCF" w:rsidP="00407CF0">
      <w:pPr>
        <w:pStyle w:val="BodyText"/>
        <w:rPr>
          <w:del w:id="1335" w:author="Isha Gupta" w:date="2017-04-27T00:45:00Z"/>
          <w:rFonts w:eastAsia="Times New Roman" w:hAnsi="Calibri"/>
          <w:color w:val="000000" w:themeColor="text1"/>
          <w:kern w:val="24"/>
          <w:sz w:val="28"/>
          <w:szCs w:val="28"/>
          <w:lang w:eastAsia="en-IN"/>
        </w:rPr>
      </w:pPr>
      <w:del w:id="1336" w:author="Isha Gupta" w:date="2017-04-27T00:45:00Z">
        <w:r w:rsidDel="00147400">
          <w:rPr>
            <w:rFonts w:eastAsia="Times New Roman" w:hAnsi="Calibri"/>
            <w:noProof/>
            <w:color w:val="000000" w:themeColor="text1"/>
            <w:kern w:val="24"/>
            <w:sz w:val="28"/>
            <w:szCs w:val="28"/>
            <w:lang w:val="en-US"/>
          </w:rPr>
          <mc:AlternateContent>
            <mc:Choice Requires="wps">
              <w:drawing>
                <wp:anchor distT="0" distB="0" distL="114300" distR="114300" simplePos="0" relativeHeight="251676160" behindDoc="0" locked="0" layoutInCell="1" allowOverlap="1" wp14:anchorId="62E64003" wp14:editId="49E1EDB8">
                  <wp:simplePos x="0" y="0"/>
                  <wp:positionH relativeFrom="column">
                    <wp:posOffset>2956560</wp:posOffset>
                  </wp:positionH>
                  <wp:positionV relativeFrom="paragraph">
                    <wp:posOffset>171450</wp:posOffset>
                  </wp:positionV>
                  <wp:extent cx="1348740" cy="605790"/>
                  <wp:effectExtent l="0" t="0" r="22860" b="22860"/>
                  <wp:wrapNone/>
                  <wp:docPr id="27773" name="Rectangle 27773"/>
                  <wp:cNvGraphicFramePr/>
                  <a:graphic xmlns:a="http://schemas.openxmlformats.org/drawingml/2006/main">
                    <a:graphicData uri="http://schemas.microsoft.com/office/word/2010/wordprocessingShape">
                      <wps:wsp>
                        <wps:cNvSpPr/>
                        <wps:spPr>
                          <a:xfrm>
                            <a:off x="0" y="0"/>
                            <a:ext cx="1348740" cy="6057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D1F2439" w14:textId="4020617E" w:rsidR="001324D5" w:rsidRPr="00E23DCF" w:rsidRDefault="001324D5" w:rsidP="00E23DCF">
                              <w:pPr>
                                <w:jc w:val="center"/>
                                <w:rPr>
                                  <w:lang w:val="en-US"/>
                                </w:rPr>
                              </w:pPr>
                              <w:r>
                                <w:rPr>
                                  <w:lang w:val="en-US"/>
                                </w:rPr>
                                <w:t>Scheduler 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E64003" id="Rectangle 27773" o:spid="_x0000_s1067" style="position:absolute;margin-left:232.8pt;margin-top:13.5pt;width:106.2pt;height:47.7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" fillcolor="#5b9bd5 [3204]" strokecolor="#1f4d78 [1604]" strokeweight="1pt">
                  <v:textbox>
                    <w:txbxContent>
                      <w:p w14:paraId="3D1F2439" w14:textId="4020617E" w:rsidR="001324D5" w:rsidRPr="00E23DCF" w:rsidRDefault="001324D5" w:rsidP="00E23DCF">
                        <w:pPr>
                          <w:jc w:val="center"/>
                          <w:rPr>
                            <w:lang w:val="en-US"/>
                          </w:rPr>
                        </w:pPr>
                        <w:r>
                          <w:rPr>
                            <w:lang w:val="en-US"/>
                          </w:rPr>
                          <w:t>Scheduler Service</w:t>
                        </w:r>
                      </w:p>
                    </w:txbxContent>
                  </v:textbox>
                </v:rect>
              </w:pict>
            </mc:Fallback>
          </mc:AlternateContent>
        </w:r>
        <w:r w:rsidR="001E0F31" w:rsidDel="00147400">
          <w:rPr>
            <w:rFonts w:eastAsia="Times New Roman" w:hAnsi="Calibri"/>
            <w:noProof/>
            <w:color w:val="000000" w:themeColor="text1"/>
            <w:kern w:val="24"/>
            <w:sz w:val="28"/>
            <w:szCs w:val="28"/>
            <w:lang w:val="en-US"/>
          </w:rPr>
          <mc:AlternateContent>
            <mc:Choice Requires="wps">
              <w:drawing>
                <wp:anchor distT="0" distB="0" distL="114300" distR="114300" simplePos="0" relativeHeight="251661824" behindDoc="0" locked="0" layoutInCell="1" allowOverlap="1" wp14:anchorId="6BE1BEB0" wp14:editId="7B699138">
                  <wp:simplePos x="0" y="0"/>
                  <wp:positionH relativeFrom="column">
                    <wp:posOffset>1336040</wp:posOffset>
                  </wp:positionH>
                  <wp:positionV relativeFrom="paragraph">
                    <wp:posOffset>139700</wp:posOffset>
                  </wp:positionV>
                  <wp:extent cx="943564" cy="669145"/>
                  <wp:effectExtent l="0" t="0" r="28575" b="17145"/>
                  <wp:wrapNone/>
                  <wp:docPr id="27734" name="Cube 27734"/>
                  <wp:cNvGraphicFramePr/>
                  <a:graphic xmlns:a="http://schemas.openxmlformats.org/drawingml/2006/main">
                    <a:graphicData uri="http://schemas.microsoft.com/office/word/2010/wordprocessingShape">
                      <wps:wsp>
                        <wps:cNvSpPr/>
                        <wps:spPr>
                          <a:xfrm>
                            <a:off x="0" y="0"/>
                            <a:ext cx="943564" cy="669145"/>
                          </a:xfrm>
                          <a:prstGeom prst="cube">
                            <a:avLst>
                              <a:gd name="adj" fmla="val 12761"/>
                            </a:avLst>
                          </a:prstGeom>
                          <a:solidFill>
                            <a:srgbClr val="4472C4"/>
                          </a:solidFill>
                          <a:ln w="12700" cap="flat" cmpd="sng" algn="ctr">
                            <a:solidFill>
                              <a:srgbClr val="4472C4">
                                <a:shade val="50000"/>
                              </a:srgbClr>
                            </a:solidFill>
                            <a:prstDash val="solid"/>
                            <a:miter lim="800000"/>
                          </a:ln>
                          <a:effectLst/>
                        </wps:spPr>
                        <wps:txbx>
                          <w:txbxContent>
                            <w:p w14:paraId="4106689B" w14:textId="77777777" w:rsidR="001324D5" w:rsidRPr="00654846" w:rsidRDefault="001324D5" w:rsidP="00654846">
                              <w:pPr>
                                <w:pStyle w:val="NormalWeb"/>
                                <w:spacing w:before="0" w:beforeAutospacing="0" w:after="0" w:afterAutospacing="0"/>
                                <w:jc w:val="center"/>
                                <w:rPr>
                                  <w:sz w:val="18"/>
                                </w:rPr>
                              </w:pPr>
                              <w:r w:rsidRPr="00654846">
                                <w:rPr>
                                  <w:rFonts w:asciiTheme="minorHAnsi" w:hAnsi="Calibri" w:cstheme="minorBidi"/>
                                  <w:color w:val="FFFFFF" w:themeColor="light1"/>
                                  <w:kern w:val="24"/>
                                  <w:sz w:val="16"/>
                                  <w:szCs w:val="22"/>
                                </w:rPr>
                                <w:t>Document Repository</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BE1BEB0"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e 27734" o:spid="_x0000_s1068" type="#_x0000_t16" style="position:absolute;margin-left:105.2pt;margin-top:11pt;width:74.3pt;height:52.7pt;z-index:251661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" adj="2756" fillcolor="#4472c4" strokecolor="#2f528f" strokeweight="1pt">
                  <v:textbox>
                    <w:txbxContent>
                      <w:p w14:paraId="4106689B" w14:textId="77777777" w:rsidR="001324D5" w:rsidRPr="00654846" w:rsidRDefault="001324D5" w:rsidP="00654846">
                        <w:pPr>
                          <w:pStyle w:val="NormalWeb"/>
                          <w:spacing w:before="0" w:beforeAutospacing="0" w:after="0" w:afterAutospacing="0"/>
                          <w:jc w:val="center"/>
                          <w:rPr>
                            <w:sz w:val="18"/>
                          </w:rPr>
                        </w:pPr>
                        <w:r w:rsidRPr="00654846">
                          <w:rPr>
                            <w:rFonts w:asciiTheme="minorHAnsi" w:hAnsi="Calibri" w:cstheme="minorBidi"/>
                            <w:color w:val="FFFFFF" w:themeColor="light1"/>
                            <w:kern w:val="24"/>
                            <w:sz w:val="16"/>
                            <w:szCs w:val="22"/>
                          </w:rPr>
                          <w:t>Document Repository</w:t>
                        </w:r>
                      </w:p>
                    </w:txbxContent>
                  </v:textbox>
                </v:shape>
              </w:pict>
            </mc:Fallback>
          </mc:AlternateContent>
        </w:r>
        <w:r w:rsidR="00654846" w:rsidDel="00147400">
          <w:rPr>
            <w:rFonts w:eastAsia="Times New Roman" w:hAnsi="Calibri"/>
            <w:noProof/>
            <w:color w:val="000000" w:themeColor="text1"/>
            <w:kern w:val="24"/>
            <w:sz w:val="28"/>
            <w:szCs w:val="28"/>
            <w:lang w:val="en-US"/>
          </w:rPr>
          <mc:AlternateContent>
            <mc:Choice Requires="wps">
              <w:drawing>
                <wp:anchor distT="0" distB="0" distL="114300" distR="114300" simplePos="0" relativeHeight="251662848" behindDoc="0" locked="0" layoutInCell="1" allowOverlap="1" wp14:anchorId="4901A2FB" wp14:editId="1BF50855">
                  <wp:simplePos x="0" y="0"/>
                  <wp:positionH relativeFrom="column">
                    <wp:posOffset>255905</wp:posOffset>
                  </wp:positionH>
                  <wp:positionV relativeFrom="paragraph">
                    <wp:posOffset>106680</wp:posOffset>
                  </wp:positionV>
                  <wp:extent cx="923229" cy="667344"/>
                  <wp:effectExtent l="0" t="0" r="10795" b="19050"/>
                  <wp:wrapNone/>
                  <wp:docPr id="27727" name="Flowchart: Magnetic Disk 27727"/>
                  <wp:cNvGraphicFramePr/>
                  <a:graphic xmlns:a="http://schemas.openxmlformats.org/drawingml/2006/main">
                    <a:graphicData uri="http://schemas.microsoft.com/office/word/2010/wordprocessingShape">
                      <wps:wsp>
                        <wps:cNvSpPr/>
                        <wps:spPr>
                          <a:xfrm>
                            <a:off x="0" y="0"/>
                            <a:ext cx="923229" cy="667344"/>
                          </a:xfrm>
                          <a:prstGeom prst="flowChartMagneticDisk">
                            <a:avLst/>
                          </a:prstGeom>
                          <a:solidFill>
                            <a:srgbClr val="4472C4"/>
                          </a:solidFill>
                          <a:ln w="12700" cap="flat" cmpd="sng" algn="ctr">
                            <a:solidFill>
                              <a:srgbClr val="4472C4">
                                <a:shade val="50000"/>
                              </a:srgbClr>
                            </a:solidFill>
                            <a:prstDash val="solid"/>
                            <a:miter lim="800000"/>
                          </a:ln>
                          <a:effectLst/>
                        </wps:spPr>
                        <wps:txbx>
                          <w:txbxContent>
                            <w:p w14:paraId="712545D0" w14:textId="77777777" w:rsidR="001324D5" w:rsidRPr="001E0F31" w:rsidRDefault="001324D5" w:rsidP="00654846">
                              <w:pPr>
                                <w:pStyle w:val="NormalWeb"/>
                                <w:spacing w:before="0" w:beforeAutospacing="0" w:after="0" w:afterAutospacing="0"/>
                                <w:jc w:val="center"/>
                                <w:rPr>
                                  <w:sz w:val="16"/>
                                </w:rPr>
                              </w:pPr>
                              <w:r w:rsidRPr="001E0F31">
                                <w:rPr>
                                  <w:rFonts w:asciiTheme="minorHAnsi" w:hAnsi="Calibri" w:cstheme="minorBidi"/>
                                  <w:color w:val="FFFFFF" w:themeColor="light1"/>
                                  <w:kern w:val="24"/>
                                  <w:sz w:val="16"/>
                                </w:rPr>
                                <w:t>Database</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901A2FB"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27727" o:spid="_x0000_s1069" type="#_x0000_t132" style="position:absolute;margin-left:20.15pt;margin-top:8.4pt;width:72.7pt;height:52.55pt;z-index:251662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" fillcolor="#4472c4" strokecolor="#2f528f" strokeweight="1pt">
                  <v:stroke joinstyle="miter"/>
                  <v:textbox>
                    <w:txbxContent>
                      <w:p w14:paraId="712545D0" w14:textId="77777777" w:rsidR="001324D5" w:rsidRPr="001E0F31" w:rsidRDefault="001324D5" w:rsidP="00654846">
                        <w:pPr>
                          <w:pStyle w:val="NormalWeb"/>
                          <w:spacing w:before="0" w:beforeAutospacing="0" w:after="0" w:afterAutospacing="0"/>
                          <w:jc w:val="center"/>
                          <w:rPr>
                            <w:sz w:val="16"/>
                          </w:rPr>
                        </w:pPr>
                        <w:r w:rsidRPr="001E0F31">
                          <w:rPr>
                            <w:rFonts w:asciiTheme="minorHAnsi" w:hAnsi="Calibri" w:cstheme="minorBidi"/>
                            <w:color w:val="FFFFFF" w:themeColor="light1"/>
                            <w:kern w:val="24"/>
                            <w:sz w:val="16"/>
                          </w:rPr>
                          <w:t>Database</w:t>
                        </w:r>
                      </w:p>
                    </w:txbxContent>
                  </v:textbox>
                </v:shape>
              </w:pict>
            </mc:Fallback>
          </mc:AlternateContent>
        </w:r>
      </w:del>
    </w:p>
    <w:p w14:paraId="2DBB4B5D" w14:textId="776CBCA7" w:rsidR="00654846" w:rsidDel="00147400" w:rsidRDefault="00654846" w:rsidP="00407CF0">
      <w:pPr>
        <w:pStyle w:val="BodyText"/>
        <w:rPr>
          <w:del w:id="1337" w:author="Isha Gupta" w:date="2017-04-27T00:45:00Z"/>
          <w:rFonts w:eastAsia="Times New Roman" w:hAnsi="Calibri"/>
          <w:color w:val="000000" w:themeColor="text1"/>
          <w:kern w:val="24"/>
          <w:sz w:val="28"/>
          <w:szCs w:val="28"/>
          <w:lang w:eastAsia="en-IN"/>
        </w:rPr>
      </w:pPr>
    </w:p>
    <w:p w14:paraId="5A5F930F" w14:textId="041076E0" w:rsidR="00654846" w:rsidDel="00B25898" w:rsidRDefault="00654846" w:rsidP="00407CF0">
      <w:pPr>
        <w:pStyle w:val="BodyText"/>
        <w:rPr>
          <w:del w:id="1338" w:author="Isha Gupta" w:date="2017-04-28T19:33:00Z"/>
          <w:lang w:val="en-US" w:eastAsia="ja-JP"/>
        </w:rPr>
      </w:pPr>
    </w:p>
    <w:p w14:paraId="06AD1C90" w14:textId="237807EA" w:rsidR="00770CC2" w:rsidDel="000F20D1" w:rsidRDefault="00770CC2" w:rsidP="00407CF0">
      <w:pPr>
        <w:pStyle w:val="BodyText"/>
        <w:rPr>
          <w:del w:id="1339" w:author="Isha Gupta" w:date="2017-05-17T10:44:00Z"/>
          <w:lang w:val="en-US" w:eastAsia="ja-JP"/>
        </w:rPr>
      </w:pPr>
    </w:p>
    <w:p w14:paraId="4ED45122" w14:textId="0EDEE0A9" w:rsidR="00770CC2" w:rsidRDefault="00770CC2" w:rsidP="00407CF0">
      <w:pPr>
        <w:pStyle w:val="BodyText"/>
        <w:rPr>
          <w:lang w:val="en-US" w:eastAsia="ja-JP"/>
        </w:rPr>
      </w:pPr>
      <w:del w:id="1340" w:author="Isha Gupta" w:date="2017-05-17T10:40:00Z">
        <w:r w:rsidDel="004B0926">
          <w:rPr>
            <w:noProof/>
            <w:lang w:val="en-US"/>
          </w:rPr>
          <w:drawing>
            <wp:inline distT="0" distB="0" distL="0" distR="0" wp14:anchorId="6C1E5D26" wp14:editId="175D5976">
              <wp:extent cx="6576060" cy="322324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82621" cy="3226457"/>
                      </a:xfrm>
                      <a:prstGeom prst="rect">
                        <a:avLst/>
                      </a:prstGeom>
                      <a:noFill/>
                      <a:ln>
                        <a:noFill/>
                      </a:ln>
                    </pic:spPr>
                  </pic:pic>
                </a:graphicData>
              </a:graphic>
            </wp:inline>
          </w:drawing>
        </w:r>
      </w:del>
    </w:p>
    <w:p w14:paraId="10A073FA" w14:textId="77777777" w:rsidR="00407CF0" w:rsidRDefault="00407CF0" w:rsidP="00407CF0">
      <w:pPr>
        <w:pStyle w:val="Heading2"/>
      </w:pPr>
      <w:bookmarkStart w:id="1341" w:name="_Toc482009621"/>
      <w:r>
        <w:t>Components Description</w:t>
      </w:r>
      <w:bookmarkEnd w:id="1341"/>
    </w:p>
    <w:p w14:paraId="45D9EAA4" w14:textId="2BB94EF8" w:rsidR="008B5414" w:rsidRPr="008B5414" w:rsidDel="0004485C" w:rsidRDefault="008B5414" w:rsidP="0004485C">
      <w:pPr>
        <w:pStyle w:val="BulletList1"/>
        <w:numPr>
          <w:ilvl w:val="0"/>
          <w:numId w:val="0"/>
        </w:numPr>
        <w:rPr>
          <w:del w:id="1342" w:author="Isha Gupta" w:date="2017-05-18T10:53:00Z"/>
        </w:rPr>
        <w:pPrChange w:id="1343" w:author="Isha Gupta" w:date="2017-05-18T10:53:00Z">
          <w:pPr>
            <w:pStyle w:val="BulletList1"/>
          </w:pPr>
        </w:pPrChange>
      </w:pPr>
      <w:del w:id="1344" w:author="Isha Gupta" w:date="2017-05-18T10:53:00Z">
        <w:r w:rsidRPr="008B5414" w:rsidDel="0004485C">
          <w:delText>Presentation Layer</w:delText>
        </w:r>
      </w:del>
    </w:p>
    <w:p w14:paraId="2FC25766" w14:textId="39C306F6" w:rsidR="008B5414" w:rsidRPr="008B5414" w:rsidDel="0004485C" w:rsidRDefault="008B5414" w:rsidP="0004485C">
      <w:pPr>
        <w:pStyle w:val="BulletList1"/>
        <w:numPr>
          <w:ilvl w:val="0"/>
          <w:numId w:val="0"/>
        </w:numPr>
        <w:rPr>
          <w:del w:id="1345" w:author="Isha Gupta" w:date="2017-05-18T10:53:00Z"/>
        </w:rPr>
        <w:pPrChange w:id="1346" w:author="Isha Gupta" w:date="2017-05-18T10:53:00Z">
          <w:pPr>
            <w:pStyle w:val="BulletList1"/>
          </w:pPr>
        </w:pPrChange>
      </w:pPr>
      <w:del w:id="1347" w:author="Isha Gupta" w:date="2017-05-17T10:44:00Z">
        <w:r w:rsidRPr="008B5414" w:rsidDel="000F20D1">
          <w:delText xml:space="preserve">Business </w:delText>
        </w:r>
      </w:del>
      <w:del w:id="1348" w:author="Isha Gupta" w:date="2017-05-18T10:53:00Z">
        <w:r w:rsidRPr="008B5414" w:rsidDel="0004485C">
          <w:delText>Layer</w:delText>
        </w:r>
      </w:del>
    </w:p>
    <w:p w14:paraId="6AB66BF6" w14:textId="21429F47" w:rsidR="000F20D1" w:rsidDel="007E2051" w:rsidRDefault="008B5414" w:rsidP="0004485C">
      <w:pPr>
        <w:pStyle w:val="BulletList1"/>
        <w:numPr>
          <w:ilvl w:val="0"/>
          <w:numId w:val="0"/>
        </w:numPr>
        <w:rPr>
          <w:del w:id="1349" w:author="Isha Gupta" w:date="2017-05-17T10:46:00Z"/>
        </w:rPr>
        <w:pPrChange w:id="1350" w:author="Isha Gupta" w:date="2017-05-18T10:53:00Z">
          <w:pPr>
            <w:pStyle w:val="BulletList1"/>
          </w:pPr>
        </w:pPrChange>
      </w:pPr>
      <w:del w:id="1351" w:author="Isha Gupta" w:date="2017-05-17T10:44:00Z">
        <w:r w:rsidRPr="008B5414" w:rsidDel="000F20D1">
          <w:delText>Service</w:delText>
        </w:r>
      </w:del>
      <w:del w:id="1352" w:author="Isha Gupta" w:date="2017-05-18T10:53:00Z">
        <w:r w:rsidRPr="008B5414" w:rsidDel="0004485C">
          <w:delText xml:space="preserve"> Layer</w:delText>
        </w:r>
      </w:del>
    </w:p>
    <w:p w14:paraId="02327AF4" w14:textId="1BB4C666" w:rsidR="008B5414" w:rsidDel="000F20D1" w:rsidRDefault="008B5414" w:rsidP="0004485C">
      <w:pPr>
        <w:pStyle w:val="BulletList1"/>
        <w:numPr>
          <w:ilvl w:val="0"/>
          <w:numId w:val="0"/>
        </w:numPr>
        <w:rPr>
          <w:del w:id="1353" w:author="Isha Gupta" w:date="2017-05-17T10:44:00Z"/>
        </w:rPr>
        <w:pPrChange w:id="1354" w:author="Isha Gupta" w:date="2017-05-18T10:53:00Z">
          <w:pPr>
            <w:pStyle w:val="BulletList1"/>
            <w:numPr>
              <w:ilvl w:val="2"/>
            </w:numPr>
            <w:ind w:left="1800"/>
          </w:pPr>
        </w:pPrChange>
      </w:pPr>
      <w:del w:id="1355" w:author="Isha Gupta" w:date="2017-05-17T10:44:00Z">
        <w:r w:rsidRPr="008B5414" w:rsidDel="000F20D1">
          <w:delText>Data collection Service</w:delText>
        </w:r>
      </w:del>
    </w:p>
    <w:p w14:paraId="65A39FDB" w14:textId="012BFD6B" w:rsidR="008B5414" w:rsidDel="005B3DA3" w:rsidRDefault="008B5414" w:rsidP="0004485C">
      <w:pPr>
        <w:pStyle w:val="BulletList1"/>
        <w:numPr>
          <w:ilvl w:val="0"/>
          <w:numId w:val="0"/>
        </w:numPr>
        <w:rPr>
          <w:del w:id="1356" w:author="Isha Gupta" w:date="2017-04-30T17:12:00Z"/>
        </w:rPr>
        <w:pPrChange w:id="1357" w:author="Isha Gupta" w:date="2017-05-18T10:53:00Z">
          <w:pPr>
            <w:pStyle w:val="BulletList1"/>
            <w:numPr>
              <w:ilvl w:val="2"/>
            </w:numPr>
            <w:ind w:left="1800"/>
          </w:pPr>
        </w:pPrChange>
      </w:pPr>
      <w:del w:id="1358" w:author="Isha Gupta" w:date="2017-05-17T10:44:00Z">
        <w:r w:rsidDel="000F20D1">
          <w:delText>Billing Service</w:delText>
        </w:r>
      </w:del>
    </w:p>
    <w:p w14:paraId="39E58FCE" w14:textId="65926FE5" w:rsidR="008B5414" w:rsidRPr="008B5414" w:rsidDel="007E2051" w:rsidRDefault="008B5414" w:rsidP="0004485C">
      <w:pPr>
        <w:pStyle w:val="BulletList1"/>
        <w:numPr>
          <w:ilvl w:val="0"/>
          <w:numId w:val="0"/>
        </w:numPr>
        <w:rPr>
          <w:del w:id="1359" w:author="Isha Gupta" w:date="2017-05-17T10:46:00Z"/>
        </w:rPr>
        <w:pPrChange w:id="1360" w:author="Isha Gupta" w:date="2017-05-18T10:53:00Z">
          <w:pPr>
            <w:pStyle w:val="BulletList1"/>
            <w:numPr>
              <w:ilvl w:val="2"/>
            </w:numPr>
            <w:ind w:left="1800"/>
          </w:pPr>
        </w:pPrChange>
      </w:pPr>
      <w:del w:id="1361" w:author="Isha Gupta" w:date="2017-04-30T17:12:00Z">
        <w:r w:rsidDel="005B3DA3">
          <w:delText>Auditing Service</w:delText>
        </w:r>
      </w:del>
    </w:p>
    <w:p w14:paraId="559B243A" w14:textId="0E08959C" w:rsidR="008D463A" w:rsidDel="00641C20" w:rsidRDefault="008D463A" w:rsidP="0004485C">
      <w:pPr>
        <w:pStyle w:val="BulletList1"/>
        <w:numPr>
          <w:ilvl w:val="0"/>
          <w:numId w:val="0"/>
        </w:numPr>
        <w:rPr>
          <w:del w:id="1362" w:author="Isha Gupta" w:date="2017-04-27T00:38:00Z"/>
        </w:rPr>
        <w:pPrChange w:id="1363" w:author="Isha Gupta" w:date="2017-05-18T10:53:00Z">
          <w:pPr>
            <w:pStyle w:val="BulletList1"/>
          </w:pPr>
        </w:pPrChange>
      </w:pPr>
      <w:del w:id="1364" w:author="Isha Gupta" w:date="2017-04-27T00:38:00Z">
        <w:r w:rsidDel="00641C20">
          <w:delText>Third Party Services</w:delText>
        </w:r>
      </w:del>
    </w:p>
    <w:p w14:paraId="26AFFB14" w14:textId="297E00A9" w:rsidR="008D463A" w:rsidDel="00641C20" w:rsidRDefault="008D463A" w:rsidP="0004485C">
      <w:pPr>
        <w:pStyle w:val="BulletList1"/>
        <w:numPr>
          <w:ilvl w:val="0"/>
          <w:numId w:val="0"/>
        </w:numPr>
        <w:rPr>
          <w:del w:id="1365" w:author="Isha Gupta" w:date="2017-04-27T00:38:00Z"/>
        </w:rPr>
        <w:pPrChange w:id="1366" w:author="Isha Gupta" w:date="2017-05-18T10:53:00Z">
          <w:pPr>
            <w:pStyle w:val="BulletList1"/>
            <w:numPr>
              <w:ilvl w:val="1"/>
            </w:numPr>
            <w:ind w:left="1080"/>
          </w:pPr>
        </w:pPrChange>
      </w:pPr>
      <w:del w:id="1367" w:author="Isha Gupta" w:date="2017-04-27T00:38:00Z">
        <w:r w:rsidDel="00641C20">
          <w:delText>Mainframe</w:delText>
        </w:r>
      </w:del>
    </w:p>
    <w:p w14:paraId="60D00ABC" w14:textId="3C8A68BA" w:rsidR="008D463A" w:rsidDel="00641C20" w:rsidRDefault="000168B4" w:rsidP="0004485C">
      <w:pPr>
        <w:pStyle w:val="BulletList1"/>
        <w:numPr>
          <w:ilvl w:val="0"/>
          <w:numId w:val="0"/>
        </w:numPr>
        <w:rPr>
          <w:del w:id="1368" w:author="Isha Gupta" w:date="2017-04-27T00:38:00Z"/>
        </w:rPr>
        <w:pPrChange w:id="1369" w:author="Isha Gupta" w:date="2017-05-18T10:53:00Z">
          <w:pPr>
            <w:pStyle w:val="BulletList1"/>
            <w:numPr>
              <w:ilvl w:val="1"/>
            </w:numPr>
            <w:ind w:left="1080"/>
          </w:pPr>
        </w:pPrChange>
      </w:pPr>
      <w:del w:id="1370" w:author="Isha Gupta" w:date="2017-04-27T00:38:00Z">
        <w:r w:rsidDel="00641C20">
          <w:delText>Underwriter</w:delText>
        </w:r>
      </w:del>
    </w:p>
    <w:p w14:paraId="26787917" w14:textId="54FC5D5E" w:rsidR="000168B4" w:rsidDel="00641C20" w:rsidRDefault="000168B4" w:rsidP="0004485C">
      <w:pPr>
        <w:pStyle w:val="BulletList1"/>
        <w:numPr>
          <w:ilvl w:val="0"/>
          <w:numId w:val="0"/>
        </w:numPr>
        <w:rPr>
          <w:del w:id="1371" w:author="Isha Gupta" w:date="2017-04-27T00:38:00Z"/>
        </w:rPr>
        <w:pPrChange w:id="1372" w:author="Isha Gupta" w:date="2017-05-18T10:53:00Z">
          <w:pPr>
            <w:pStyle w:val="BulletList1"/>
            <w:numPr>
              <w:ilvl w:val="1"/>
            </w:numPr>
            <w:ind w:left="1080"/>
          </w:pPr>
        </w:pPrChange>
      </w:pPr>
      <w:del w:id="1373" w:author="Isha Gupta" w:date="2017-04-27T00:38:00Z">
        <w:r w:rsidDel="00641C20">
          <w:delText>Payment Provider</w:delText>
        </w:r>
      </w:del>
    </w:p>
    <w:p w14:paraId="306E8767" w14:textId="05E4A4EF" w:rsidR="008B5414" w:rsidDel="0004485C" w:rsidRDefault="008B5414" w:rsidP="0004485C">
      <w:pPr>
        <w:pStyle w:val="BulletList1"/>
        <w:numPr>
          <w:ilvl w:val="0"/>
          <w:numId w:val="0"/>
        </w:numPr>
        <w:rPr>
          <w:del w:id="1374" w:author="Isha Gupta" w:date="2017-05-18T10:53:00Z"/>
        </w:rPr>
        <w:pPrChange w:id="1375" w:author="Isha Gupta" w:date="2017-05-18T10:53:00Z">
          <w:pPr>
            <w:pStyle w:val="BulletList1"/>
          </w:pPr>
        </w:pPrChange>
      </w:pPr>
      <w:del w:id="1376" w:author="Isha Gupta" w:date="2017-05-18T10:53:00Z">
        <w:r w:rsidRPr="008B5414" w:rsidDel="0004485C">
          <w:delText xml:space="preserve">Persistence </w:delText>
        </w:r>
        <w:r w:rsidDel="0004485C">
          <w:delText xml:space="preserve">or Data Access </w:delText>
        </w:r>
        <w:r w:rsidRPr="008B5414" w:rsidDel="0004485C">
          <w:delText>Layer</w:delText>
        </w:r>
      </w:del>
    </w:p>
    <w:p w14:paraId="1C79C7A9" w14:textId="2F981587" w:rsidR="008B5414" w:rsidDel="00ED7C71" w:rsidRDefault="008B5414" w:rsidP="0004485C">
      <w:pPr>
        <w:pStyle w:val="BulletList1"/>
        <w:numPr>
          <w:ilvl w:val="0"/>
          <w:numId w:val="0"/>
        </w:numPr>
        <w:rPr>
          <w:del w:id="1377" w:author="Isha Gupta" w:date="2017-05-17T13:08:00Z"/>
        </w:rPr>
        <w:pPrChange w:id="1378" w:author="Isha Gupta" w:date="2017-05-18T10:53:00Z">
          <w:pPr>
            <w:pStyle w:val="BulletList1"/>
          </w:pPr>
        </w:pPrChange>
      </w:pPr>
      <w:del w:id="1379" w:author="Isha Gupta" w:date="2017-05-18T10:53:00Z">
        <w:r w:rsidDel="0004485C">
          <w:delText xml:space="preserve">Entity Framework </w:delText>
        </w:r>
      </w:del>
    </w:p>
    <w:p w14:paraId="5A2989ED" w14:textId="2C79D306" w:rsidR="00CF306C" w:rsidDel="007E2051" w:rsidRDefault="00CF306C" w:rsidP="0004485C">
      <w:pPr>
        <w:pStyle w:val="BulletList1"/>
        <w:numPr>
          <w:ilvl w:val="0"/>
          <w:numId w:val="0"/>
        </w:numPr>
        <w:rPr>
          <w:del w:id="1380" w:author="Isha Gupta" w:date="2017-05-17T10:47:00Z"/>
        </w:rPr>
        <w:pPrChange w:id="1381" w:author="Isha Gupta" w:date="2017-05-18T10:53:00Z">
          <w:pPr>
            <w:pStyle w:val="BulletList1"/>
          </w:pPr>
        </w:pPrChange>
      </w:pPr>
      <w:del w:id="1382" w:author="Isha Gupta" w:date="2017-05-17T10:48:00Z">
        <w:r w:rsidDel="00493D02">
          <w:delText>Scheduler Service (External Service for notification)</w:delText>
        </w:r>
      </w:del>
    </w:p>
    <w:p w14:paraId="459FE906" w14:textId="2CDECD85" w:rsidR="008B5414" w:rsidDel="007E2051" w:rsidRDefault="008B5414" w:rsidP="0004485C">
      <w:pPr>
        <w:pStyle w:val="BulletList1"/>
        <w:numPr>
          <w:ilvl w:val="0"/>
          <w:numId w:val="0"/>
        </w:numPr>
        <w:rPr>
          <w:del w:id="1383" w:author="Isha Gupta" w:date="2017-05-17T10:47:00Z"/>
        </w:rPr>
        <w:pPrChange w:id="1384" w:author="Isha Gupta" w:date="2017-05-18T10:53:00Z">
          <w:pPr>
            <w:pStyle w:val="BulletList1"/>
            <w:numPr>
              <w:ilvl w:val="1"/>
            </w:numPr>
            <w:ind w:left="1080"/>
          </w:pPr>
        </w:pPrChange>
      </w:pPr>
      <w:del w:id="1385" w:author="Isha Gupta" w:date="2017-05-17T13:08:00Z">
        <w:r w:rsidRPr="008B5414" w:rsidDel="00ED7C71">
          <w:delText>Shared Services</w:delText>
        </w:r>
      </w:del>
    </w:p>
    <w:p w14:paraId="56A11C5D" w14:textId="7C304D04" w:rsidR="002142EE" w:rsidDel="007E2051" w:rsidRDefault="002142EE" w:rsidP="0004485C">
      <w:pPr>
        <w:pStyle w:val="BulletList1"/>
        <w:numPr>
          <w:ilvl w:val="0"/>
          <w:numId w:val="0"/>
        </w:numPr>
        <w:rPr>
          <w:del w:id="1386" w:author="Isha Gupta" w:date="2017-05-17T10:47:00Z"/>
        </w:rPr>
        <w:pPrChange w:id="1387" w:author="Isha Gupta" w:date="2017-05-18T10:53:00Z">
          <w:pPr>
            <w:pStyle w:val="BulletList1"/>
            <w:numPr>
              <w:ilvl w:val="1"/>
            </w:numPr>
            <w:ind w:left="1080"/>
          </w:pPr>
        </w:pPrChange>
      </w:pPr>
      <w:del w:id="1388" w:author="Isha Gupta" w:date="2017-05-17T13:08:00Z">
        <w:r w:rsidDel="00ED7C71">
          <w:delText>Security</w:delText>
        </w:r>
      </w:del>
    </w:p>
    <w:p w14:paraId="341491E4" w14:textId="64077C2D" w:rsidR="002142EE" w:rsidDel="007E2051" w:rsidRDefault="002142EE" w:rsidP="0004485C">
      <w:pPr>
        <w:pStyle w:val="BulletList1"/>
        <w:numPr>
          <w:ilvl w:val="0"/>
          <w:numId w:val="0"/>
        </w:numPr>
        <w:rPr>
          <w:del w:id="1389" w:author="Isha Gupta" w:date="2017-05-17T10:47:00Z"/>
        </w:rPr>
        <w:pPrChange w:id="1390" w:author="Isha Gupta" w:date="2017-05-18T10:53:00Z">
          <w:pPr>
            <w:pStyle w:val="BulletList1"/>
            <w:numPr>
              <w:ilvl w:val="1"/>
            </w:numPr>
            <w:ind w:left="1080"/>
          </w:pPr>
        </w:pPrChange>
      </w:pPr>
      <w:del w:id="1391" w:author="Isha Gupta" w:date="2017-05-17T13:08:00Z">
        <w:r w:rsidDel="00ED7C71">
          <w:delText>Error Handling</w:delText>
        </w:r>
      </w:del>
    </w:p>
    <w:p w14:paraId="048CE798" w14:textId="228FA04D" w:rsidR="002142EE" w:rsidDel="007E2051" w:rsidRDefault="002142EE" w:rsidP="0004485C">
      <w:pPr>
        <w:pStyle w:val="BulletList1"/>
        <w:numPr>
          <w:ilvl w:val="0"/>
          <w:numId w:val="0"/>
        </w:numPr>
        <w:rPr>
          <w:del w:id="1392" w:author="Isha Gupta" w:date="2017-05-17T10:47:00Z"/>
        </w:rPr>
        <w:pPrChange w:id="1393" w:author="Isha Gupta" w:date="2017-05-18T10:53:00Z">
          <w:pPr>
            <w:pStyle w:val="BulletList1"/>
            <w:numPr>
              <w:ilvl w:val="1"/>
            </w:numPr>
            <w:ind w:left="1080"/>
          </w:pPr>
        </w:pPrChange>
      </w:pPr>
      <w:del w:id="1394" w:author="Isha Gupta" w:date="2017-05-17T10:51:00Z">
        <w:r w:rsidDel="006730BF">
          <w:delText>Caching</w:delText>
        </w:r>
      </w:del>
    </w:p>
    <w:p w14:paraId="1AABD92D" w14:textId="0636C5F2" w:rsidR="00DC107F" w:rsidDel="007E2051" w:rsidRDefault="002142EE" w:rsidP="0004485C">
      <w:pPr>
        <w:pStyle w:val="BulletList1"/>
        <w:numPr>
          <w:ilvl w:val="0"/>
          <w:numId w:val="0"/>
        </w:numPr>
        <w:rPr>
          <w:del w:id="1395" w:author="Isha Gupta" w:date="2017-05-17T10:48:00Z"/>
        </w:rPr>
        <w:pPrChange w:id="1396" w:author="Isha Gupta" w:date="2017-05-18T10:53:00Z">
          <w:pPr>
            <w:pStyle w:val="BulletList1"/>
            <w:numPr>
              <w:ilvl w:val="1"/>
            </w:numPr>
            <w:ind w:left="1080"/>
          </w:pPr>
        </w:pPrChange>
      </w:pPr>
      <w:del w:id="1397" w:author="Isha Gupta" w:date="2017-05-17T13:08:00Z">
        <w:r w:rsidDel="00ED7C71">
          <w:delText>Logging</w:delText>
        </w:r>
      </w:del>
    </w:p>
    <w:p w14:paraId="161CE7E2" w14:textId="0D0F69D9" w:rsidR="002142EE" w:rsidRPr="008B5414" w:rsidDel="00ED7C71" w:rsidRDefault="002142EE" w:rsidP="0004485C">
      <w:pPr>
        <w:pStyle w:val="BulletList1"/>
        <w:numPr>
          <w:ilvl w:val="0"/>
          <w:numId w:val="0"/>
        </w:numPr>
        <w:rPr>
          <w:del w:id="1398" w:author="Isha Gupta" w:date="2017-05-17T13:08:00Z"/>
        </w:rPr>
        <w:pPrChange w:id="1399" w:author="Isha Gupta" w:date="2017-05-18T10:53:00Z">
          <w:pPr>
            <w:pStyle w:val="BulletList1"/>
            <w:numPr>
              <w:ilvl w:val="1"/>
            </w:numPr>
            <w:ind w:left="1080"/>
          </w:pPr>
        </w:pPrChange>
      </w:pPr>
      <w:del w:id="1400" w:author="Isha Gupta" w:date="2017-05-17T13:08:00Z">
        <w:r w:rsidDel="00ED7C71">
          <w:delText>Alert &amp; Notification Service</w:delText>
        </w:r>
      </w:del>
    </w:p>
    <w:p w14:paraId="494A67CF" w14:textId="787EB86D" w:rsidR="008B5414" w:rsidRPr="008B5414" w:rsidDel="0004485C" w:rsidRDefault="008B5414" w:rsidP="0004485C">
      <w:pPr>
        <w:pStyle w:val="BulletList1"/>
        <w:numPr>
          <w:ilvl w:val="0"/>
          <w:numId w:val="0"/>
        </w:numPr>
        <w:rPr>
          <w:del w:id="1401" w:author="Isha Gupta" w:date="2017-05-18T10:53:00Z"/>
        </w:rPr>
        <w:pPrChange w:id="1402" w:author="Isha Gupta" w:date="2017-05-18T10:53:00Z">
          <w:pPr>
            <w:pStyle w:val="BulletList1"/>
          </w:pPr>
        </w:pPrChange>
      </w:pPr>
      <w:del w:id="1403" w:author="Isha Gupta" w:date="2017-05-18T10:53:00Z">
        <w:r w:rsidRPr="008B5414" w:rsidDel="0004485C">
          <w:delText xml:space="preserve">Database </w:delText>
        </w:r>
      </w:del>
    </w:p>
    <w:p w14:paraId="1F2A1070" w14:textId="4091459A" w:rsidR="008B5414" w:rsidDel="0004485C" w:rsidRDefault="008B5414" w:rsidP="0004485C">
      <w:pPr>
        <w:pStyle w:val="BulletList1"/>
        <w:numPr>
          <w:ilvl w:val="0"/>
          <w:numId w:val="0"/>
        </w:numPr>
        <w:rPr>
          <w:del w:id="1404" w:author="Isha Gupta" w:date="2017-05-18T10:53:00Z"/>
          <w:moveFrom w:id="1405" w:author="Isha Gupta" w:date="2017-05-17T10:48:00Z"/>
        </w:rPr>
        <w:pPrChange w:id="1406" w:author="Isha Gupta" w:date="2017-05-18T10:53:00Z">
          <w:pPr>
            <w:pStyle w:val="BulletList1"/>
          </w:pPr>
        </w:pPrChange>
      </w:pPr>
      <w:moveFromRangeStart w:id="1407" w:author="Isha Gupta" w:date="2017-05-17T10:48:00Z" w:name="move482781424"/>
      <w:moveFrom w:id="1408" w:author="Isha Gupta" w:date="2017-05-17T10:48:00Z">
        <w:del w:id="1409" w:author="Isha Gupta" w:date="2017-05-18T10:53:00Z">
          <w:r w:rsidRPr="008B5414" w:rsidDel="0004485C">
            <w:delText>Document Repository</w:delText>
          </w:r>
        </w:del>
      </w:moveFrom>
    </w:p>
    <w:p w14:paraId="5ABD7734" w14:textId="399154C1" w:rsidR="002142EE" w:rsidRPr="008B5414" w:rsidDel="0004485C" w:rsidRDefault="002142EE" w:rsidP="0004485C">
      <w:pPr>
        <w:pStyle w:val="BulletList1"/>
        <w:numPr>
          <w:ilvl w:val="0"/>
          <w:numId w:val="0"/>
        </w:numPr>
        <w:rPr>
          <w:del w:id="1410" w:author="Isha Gupta" w:date="2017-05-18T10:53:00Z"/>
          <w:moveFrom w:id="1411" w:author="Isha Gupta" w:date="2017-05-17T10:48:00Z"/>
        </w:rPr>
        <w:pPrChange w:id="1412" w:author="Isha Gupta" w:date="2017-05-18T10:53:00Z">
          <w:pPr>
            <w:pStyle w:val="BulletList1"/>
            <w:numPr>
              <w:ilvl w:val="1"/>
            </w:numPr>
            <w:ind w:left="1080"/>
          </w:pPr>
        </w:pPrChange>
      </w:pPr>
      <w:moveFrom w:id="1413" w:author="Isha Gupta" w:date="2017-05-17T10:48:00Z">
        <w:del w:id="1414" w:author="Isha Gupta" w:date="2017-05-18T10:53:00Z">
          <w:r w:rsidDel="0004485C">
            <w:delText>To store the scanned documents</w:delText>
          </w:r>
        </w:del>
      </w:moveFrom>
    </w:p>
    <w:moveFromRangeEnd w:id="1407"/>
    <w:p w14:paraId="18FD4745" w14:textId="50461CB0" w:rsidR="008B5414" w:rsidDel="0004485C" w:rsidRDefault="008B5414" w:rsidP="0004485C">
      <w:pPr>
        <w:pStyle w:val="BulletList1"/>
        <w:numPr>
          <w:ilvl w:val="0"/>
          <w:numId w:val="0"/>
        </w:numPr>
        <w:rPr>
          <w:del w:id="1415" w:author="Isha Gupta" w:date="2017-05-18T10:53:00Z"/>
        </w:rPr>
        <w:pPrChange w:id="1416" w:author="Isha Gupta" w:date="2017-05-18T10:53:00Z">
          <w:pPr>
            <w:pStyle w:val="BulletList1"/>
          </w:pPr>
        </w:pPrChange>
      </w:pPr>
      <w:del w:id="1417" w:author="Isha Gupta" w:date="2017-05-18T10:53:00Z">
        <w:r w:rsidRPr="008B5414" w:rsidDel="0004485C">
          <w:delText>Third Party Services</w:delText>
        </w:r>
      </w:del>
    </w:p>
    <w:p w14:paraId="669EB9DC" w14:textId="76C3CA0B" w:rsidR="002142EE" w:rsidDel="0004485C" w:rsidRDefault="002142EE" w:rsidP="0004485C">
      <w:pPr>
        <w:pStyle w:val="BulletList1"/>
        <w:numPr>
          <w:ilvl w:val="0"/>
          <w:numId w:val="0"/>
        </w:numPr>
        <w:rPr>
          <w:del w:id="1418" w:author="Isha Gupta" w:date="2017-05-18T10:53:00Z"/>
        </w:rPr>
        <w:pPrChange w:id="1419" w:author="Isha Gupta" w:date="2017-05-18T10:53:00Z">
          <w:pPr>
            <w:pStyle w:val="BulletList1"/>
            <w:numPr>
              <w:ilvl w:val="1"/>
            </w:numPr>
            <w:ind w:left="1080"/>
          </w:pPr>
        </w:pPrChange>
      </w:pPr>
      <w:del w:id="1420" w:author="Isha Gupta" w:date="2017-05-18T10:53:00Z">
        <w:r w:rsidDel="0004485C">
          <w:delText>Mainframe</w:delText>
        </w:r>
      </w:del>
    </w:p>
    <w:p w14:paraId="1C20AEB5" w14:textId="502AF4F1" w:rsidR="002142EE" w:rsidDel="0004485C" w:rsidRDefault="002142EE" w:rsidP="0004485C">
      <w:pPr>
        <w:pStyle w:val="BulletList1"/>
        <w:numPr>
          <w:ilvl w:val="0"/>
          <w:numId w:val="0"/>
        </w:numPr>
        <w:rPr>
          <w:del w:id="1421" w:author="Isha Gupta" w:date="2017-05-18T10:53:00Z"/>
        </w:rPr>
        <w:pPrChange w:id="1422" w:author="Isha Gupta" w:date="2017-05-18T10:53:00Z">
          <w:pPr>
            <w:pStyle w:val="BulletList1"/>
            <w:numPr>
              <w:ilvl w:val="1"/>
            </w:numPr>
            <w:ind w:left="1080"/>
          </w:pPr>
        </w:pPrChange>
      </w:pPr>
      <w:del w:id="1423" w:author="Isha Gupta" w:date="2017-05-18T10:53:00Z">
        <w:r w:rsidDel="0004485C">
          <w:delText>Underwriting service</w:delText>
        </w:r>
      </w:del>
    </w:p>
    <w:p w14:paraId="1E896A42" w14:textId="1B039F97" w:rsidR="007E2051" w:rsidDel="007E2051" w:rsidRDefault="007E2051" w:rsidP="0004485C">
      <w:pPr>
        <w:pStyle w:val="BulletList1"/>
        <w:numPr>
          <w:ilvl w:val="0"/>
          <w:numId w:val="0"/>
        </w:numPr>
        <w:rPr>
          <w:del w:id="1424" w:author="Isha Gupta" w:date="2017-05-17T10:48:00Z"/>
          <w:moveTo w:id="1425" w:author="Isha Gupta" w:date="2017-05-17T10:48:00Z"/>
        </w:rPr>
        <w:pPrChange w:id="1426" w:author="Isha Gupta" w:date="2017-05-18T10:53:00Z">
          <w:pPr>
            <w:pStyle w:val="BulletList1"/>
          </w:pPr>
        </w:pPrChange>
      </w:pPr>
      <w:moveToRangeStart w:id="1427" w:author="Isha Gupta" w:date="2017-05-17T10:48:00Z" w:name="move482781424"/>
      <w:moveTo w:id="1428" w:author="Isha Gupta" w:date="2017-05-17T10:48:00Z">
        <w:del w:id="1429" w:author="Isha Gupta" w:date="2017-05-18T10:53:00Z">
          <w:r w:rsidRPr="008B5414" w:rsidDel="0004485C">
            <w:delText>Document Repository</w:delText>
          </w:r>
        </w:del>
      </w:moveTo>
    </w:p>
    <w:p w14:paraId="18BE2777" w14:textId="3A27C8B7" w:rsidR="007E2051" w:rsidRPr="008B5414" w:rsidDel="007E2051" w:rsidRDefault="007E2051" w:rsidP="0004485C">
      <w:pPr>
        <w:pStyle w:val="BulletList1"/>
        <w:numPr>
          <w:ilvl w:val="0"/>
          <w:numId w:val="0"/>
        </w:numPr>
        <w:rPr>
          <w:del w:id="1430" w:author="Isha Gupta" w:date="2017-05-17T10:48:00Z"/>
          <w:moveTo w:id="1431" w:author="Isha Gupta" w:date="2017-05-17T10:48:00Z"/>
        </w:rPr>
        <w:pPrChange w:id="1432" w:author="Isha Gupta" w:date="2017-05-18T10:53:00Z">
          <w:pPr>
            <w:pStyle w:val="BulletList1"/>
            <w:numPr>
              <w:ilvl w:val="1"/>
            </w:numPr>
            <w:ind w:left="1080"/>
          </w:pPr>
        </w:pPrChange>
      </w:pPr>
      <w:moveTo w:id="1433" w:author="Isha Gupta" w:date="2017-05-17T10:48:00Z">
        <w:del w:id="1434" w:author="Isha Gupta" w:date="2017-05-17T10:48:00Z">
          <w:r w:rsidDel="007E2051">
            <w:delText>To store the scanned documents</w:delText>
          </w:r>
        </w:del>
      </w:moveTo>
    </w:p>
    <w:moveToRangeEnd w:id="1427"/>
    <w:p w14:paraId="12A4CD19" w14:textId="137D63E0" w:rsidR="002142EE" w:rsidRPr="008B5414" w:rsidDel="0004485C" w:rsidRDefault="002142EE" w:rsidP="0004485C">
      <w:pPr>
        <w:pStyle w:val="BulletList1"/>
        <w:numPr>
          <w:ilvl w:val="0"/>
          <w:numId w:val="0"/>
        </w:numPr>
        <w:rPr>
          <w:del w:id="1435" w:author="Isha Gupta" w:date="2017-05-18T10:53:00Z"/>
        </w:rPr>
        <w:pPrChange w:id="1436" w:author="Isha Gupta" w:date="2017-05-18T10:53:00Z">
          <w:pPr>
            <w:pStyle w:val="BulletList1"/>
            <w:numPr>
              <w:ilvl w:val="1"/>
            </w:numPr>
            <w:ind w:left="1080"/>
          </w:pPr>
        </w:pPrChange>
      </w:pPr>
      <w:del w:id="1437" w:author="Isha Gupta" w:date="2017-05-18T10:53:00Z">
        <w:r w:rsidDel="0004485C">
          <w:delText>Payment Provider</w:delText>
        </w:r>
      </w:del>
    </w:p>
    <w:p w14:paraId="403D8D76" w14:textId="1F17E6CB" w:rsidR="00407CF0" w:rsidDel="00451FBC" w:rsidRDefault="00B4226B" w:rsidP="00407CF0">
      <w:pPr>
        <w:pStyle w:val="Heading3"/>
        <w:rPr>
          <w:del w:id="1438" w:author="Isha Gupta" w:date="2017-04-27T10:56:00Z"/>
        </w:rPr>
      </w:pPr>
      <w:del w:id="1439" w:author="Isha Gupta" w:date="2017-04-27T10:56:00Z">
        <w:r w:rsidRPr="008B5414" w:rsidDel="00451FBC">
          <w:delText>Presentation Layer</w:delText>
        </w:r>
      </w:del>
    </w:p>
    <w:p w14:paraId="1468B605" w14:textId="44B6BA03" w:rsidR="00407CF0" w:rsidDel="00451FBC" w:rsidRDefault="00407CF0" w:rsidP="00407CF0">
      <w:pPr>
        <w:pStyle w:val="BodyText"/>
        <w:rPr>
          <w:del w:id="1440" w:author="Isha Gupta" w:date="2017-04-27T10:56:00Z"/>
          <w:lang w:val="en-US" w:eastAsia="ja-JP"/>
        </w:rPr>
      </w:pPr>
      <w:del w:id="1441" w:author="Isha Gupta" w:date="2017-04-26T14:12:00Z">
        <w:r w:rsidDel="0095303E">
          <w:rPr>
            <w:lang w:val="en-US" w:eastAsia="ja-JP"/>
          </w:rPr>
          <w:delText>[todo]</w:delText>
        </w:r>
      </w:del>
    </w:p>
    <w:p w14:paraId="101BA29B" w14:textId="1035DBCF" w:rsidR="00407CF0" w:rsidDel="00451FBC" w:rsidRDefault="00407CF0" w:rsidP="00407CF0">
      <w:pPr>
        <w:pStyle w:val="Heading3"/>
        <w:rPr>
          <w:del w:id="1442" w:author="Isha Gupta" w:date="2017-04-27T10:56:00Z"/>
        </w:rPr>
      </w:pPr>
      <w:del w:id="1443" w:author="Isha Gupta" w:date="2017-04-26T14:13:00Z">
        <w:r w:rsidDel="00101963">
          <w:delText>&lt;Component 2&gt;</w:delText>
        </w:r>
      </w:del>
    </w:p>
    <w:p w14:paraId="4285CF96" w14:textId="3E4F0210" w:rsidR="00ED7C71" w:rsidRDefault="00407CF0" w:rsidP="00ED7C71">
      <w:pPr>
        <w:pStyle w:val="Heading3"/>
        <w:rPr>
          <w:ins w:id="1444" w:author="Isha Gupta" w:date="2017-05-17T13:08:00Z"/>
        </w:rPr>
      </w:pPr>
      <w:del w:id="1445" w:author="Isha Gupta" w:date="2017-04-26T14:14:00Z">
        <w:r w:rsidDel="00101963">
          <w:delText>[</w:delText>
        </w:r>
      </w:del>
      <w:del w:id="1446" w:author="Isha Gupta" w:date="2017-04-26T14:13:00Z">
        <w:r w:rsidDel="00101963">
          <w:delText>todo]</w:delText>
        </w:r>
      </w:del>
      <w:bookmarkStart w:id="1447" w:name="_Toc482009644"/>
      <w:ins w:id="1448" w:author="Isha Gupta" w:date="2017-05-17T13:08:00Z">
        <w:r w:rsidR="00ED7C71" w:rsidRPr="008B5414">
          <w:t>Presentation Layer</w:t>
        </w:r>
        <w:bookmarkEnd w:id="1447"/>
      </w:ins>
    </w:p>
    <w:p w14:paraId="02655C91" w14:textId="4B1C5B8E" w:rsidR="00A1221E" w:rsidRDefault="00ED7C71" w:rsidP="00671768">
      <w:pPr>
        <w:pStyle w:val="BodyText"/>
        <w:rPr>
          <w:ins w:id="1449" w:author="Isha Gupta" w:date="2017-05-18T10:56:00Z"/>
        </w:rPr>
        <w:pPrChange w:id="1450" w:author="Isha Gupta" w:date="2017-05-18T11:48:00Z">
          <w:pPr>
            <w:spacing w:after="0"/>
            <w:ind w:left="576" w:firstLine="144"/>
          </w:pPr>
        </w:pPrChange>
      </w:pPr>
      <w:ins w:id="1451" w:author="Isha Gupta" w:date="2017-05-17T13:08:00Z">
        <w:r w:rsidRPr="00B47363">
          <w:t xml:space="preserve">This layer </w:t>
        </w:r>
        <w:r>
          <w:t xml:space="preserve">represents the UI of the application. It </w:t>
        </w:r>
        <w:r w:rsidRPr="00B47363">
          <w:t xml:space="preserve">contains </w:t>
        </w:r>
        <w:r>
          <w:t xml:space="preserve">the </w:t>
        </w:r>
        <w:r w:rsidRPr="00B47363">
          <w:t xml:space="preserve">user related functionality for managing interaction with the </w:t>
        </w:r>
        <w:r>
          <w:t>application. It will make service calls in the form of http requests to the Web API layer which then communicates</w:t>
        </w:r>
        <w:r w:rsidRPr="00B47363">
          <w:t xml:space="preserve"> with </w:t>
        </w:r>
        <w:r>
          <w:t xml:space="preserve">the </w:t>
        </w:r>
        <w:r w:rsidRPr="00B47363">
          <w:t>business logic</w:t>
        </w:r>
        <w:r>
          <w:t xml:space="preserve"> layer</w:t>
        </w:r>
        <w:r w:rsidRPr="00B47363">
          <w:t xml:space="preserve">. In this project, it can be a web application or a mobile application. </w:t>
        </w:r>
        <w:r>
          <w:t>Keeping t</w:t>
        </w:r>
        <w:r w:rsidRPr="00B47363">
          <w:t xml:space="preserve">his </w:t>
        </w:r>
        <w:r>
          <w:t xml:space="preserve">layer </w:t>
        </w:r>
        <w:r w:rsidRPr="00B47363">
          <w:t>helps in abstracting away the complexity by pushing most of the code to other layers.</w:t>
        </w:r>
      </w:ins>
      <w:ins w:id="1452" w:author="Isha Gupta" w:date="2017-05-18T11:48:00Z">
        <w:r w:rsidR="00671768">
          <w:t xml:space="preserve"> Its </w:t>
        </w:r>
      </w:ins>
      <w:ins w:id="1453" w:author="Isha Gupta" w:date="2017-05-18T10:56:00Z">
        <w:r w:rsidR="00671768">
          <w:t>c</w:t>
        </w:r>
        <w:r w:rsidR="00A1221E">
          <w:t>ore responsibilities</w:t>
        </w:r>
      </w:ins>
      <w:ins w:id="1454" w:author="Isha Gupta" w:date="2017-05-18T11:48:00Z">
        <w:r w:rsidR="00671768">
          <w:t xml:space="preserve"> would be</w:t>
        </w:r>
      </w:ins>
      <w:ins w:id="1455" w:author="Isha Gupta" w:date="2017-05-18T10:56:00Z">
        <w:r w:rsidR="00A1221E">
          <w:t>:</w:t>
        </w:r>
      </w:ins>
    </w:p>
    <w:p w14:paraId="059CE851" w14:textId="77777777" w:rsidR="00A1221E" w:rsidRDefault="00A1221E" w:rsidP="00A1221E">
      <w:pPr>
        <w:pStyle w:val="ListParagraph"/>
        <w:numPr>
          <w:ilvl w:val="0"/>
          <w:numId w:val="40"/>
        </w:numPr>
        <w:spacing w:after="0"/>
        <w:jc w:val="left"/>
        <w:rPr>
          <w:ins w:id="1456" w:author="Isha Gupta" w:date="2017-05-18T10:56:00Z"/>
        </w:rPr>
      </w:pPr>
      <w:ins w:id="1457" w:author="Isha Gupta" w:date="2017-05-18T10:56:00Z">
        <w:r>
          <w:t>Provide graphical interface to end users.</w:t>
        </w:r>
      </w:ins>
    </w:p>
    <w:p w14:paraId="6F892366" w14:textId="77777777" w:rsidR="00A1221E" w:rsidRDefault="00A1221E" w:rsidP="00A1221E">
      <w:pPr>
        <w:pStyle w:val="ListParagraph"/>
        <w:numPr>
          <w:ilvl w:val="0"/>
          <w:numId w:val="40"/>
        </w:numPr>
        <w:jc w:val="left"/>
        <w:rPr>
          <w:ins w:id="1458" w:author="Isha Gupta" w:date="2017-05-18T10:56:00Z"/>
        </w:rPr>
      </w:pPr>
      <w:ins w:id="1459" w:author="Isha Gupta" w:date="2017-05-18T10:56:00Z">
        <w:r>
          <w:t>Validation of input data.</w:t>
        </w:r>
      </w:ins>
    </w:p>
    <w:p w14:paraId="7B1FE4D2" w14:textId="77777777" w:rsidR="00A1221E" w:rsidRDefault="00A1221E" w:rsidP="00A1221E">
      <w:pPr>
        <w:pStyle w:val="ListParagraph"/>
        <w:numPr>
          <w:ilvl w:val="0"/>
          <w:numId w:val="40"/>
        </w:numPr>
        <w:jc w:val="left"/>
        <w:rPr>
          <w:ins w:id="1460" w:author="Isha Gupta" w:date="2017-05-18T10:56:00Z"/>
        </w:rPr>
      </w:pPr>
      <w:ins w:id="1461" w:author="Isha Gupta" w:date="2017-05-18T10:56:00Z">
        <w:r>
          <w:t>Outputs the processed data.</w:t>
        </w:r>
      </w:ins>
    </w:p>
    <w:p w14:paraId="0817F2D6" w14:textId="3890552B" w:rsidR="00A1221E" w:rsidRPr="00B47363" w:rsidRDefault="00A1221E" w:rsidP="00ED7C71">
      <w:pPr>
        <w:pStyle w:val="ListParagraph"/>
        <w:numPr>
          <w:ilvl w:val="0"/>
          <w:numId w:val="40"/>
        </w:numPr>
        <w:jc w:val="left"/>
        <w:rPr>
          <w:ins w:id="1462" w:author="Isha Gupta" w:date="2017-05-17T13:08:00Z"/>
        </w:rPr>
        <w:pPrChange w:id="1463" w:author="Isha Gupta" w:date="2017-05-18T10:56:00Z">
          <w:pPr>
            <w:pStyle w:val="BodyText"/>
          </w:pPr>
        </w:pPrChange>
      </w:pPr>
      <w:ins w:id="1464" w:author="Isha Gupta" w:date="2017-05-18T10:56:00Z">
        <w:r>
          <w:t>Calls functional/business facades to process and save data.</w:t>
        </w:r>
      </w:ins>
    </w:p>
    <w:p w14:paraId="28BFF6C8" w14:textId="77777777" w:rsidR="00ED7C71" w:rsidRDefault="00ED7C71" w:rsidP="00ED7C71">
      <w:pPr>
        <w:pStyle w:val="Heading3"/>
        <w:rPr>
          <w:ins w:id="1465" w:author="Isha Gupta" w:date="2017-05-17T13:08:00Z"/>
        </w:rPr>
      </w:pPr>
      <w:bookmarkStart w:id="1466" w:name="_Toc482009645"/>
      <w:ins w:id="1467" w:author="Isha Gupta" w:date="2017-05-17T13:08:00Z">
        <w:r>
          <w:t>Service Layer</w:t>
        </w:r>
        <w:bookmarkEnd w:id="1466"/>
        <w:r>
          <w:t xml:space="preserve"> (Web API)</w:t>
        </w:r>
      </w:ins>
    </w:p>
    <w:p w14:paraId="676B1452" w14:textId="77777777" w:rsidR="00ED7C71" w:rsidRDefault="00ED7C71" w:rsidP="00ED7C71">
      <w:pPr>
        <w:pStyle w:val="BodyText"/>
        <w:rPr>
          <w:ins w:id="1468" w:author="Isha Gupta" w:date="2017-05-17T13:08:00Z"/>
        </w:rPr>
      </w:pPr>
      <w:ins w:id="1469" w:author="Isha Gupta" w:date="2017-05-17T13:08:00Z">
        <w:r>
          <w:t>This layer separates the presentation layer from the actual business logic layer. It will handle interaction between UI and complex interaction with the business layer. In this application, this is going to be Restful Web API. Presentation layer will make http requests to this layer over the network. This layer will then take requests and fire them off to business layer, but adding value by determining which request should be called in what order, and managing the complex interactions. This layer will delegate work to business objects. It follows a transaction script pattern i.e. a procedural set of steps to fire off different methods within the business layer.</w:t>
        </w:r>
        <w:r w:rsidRPr="008A68CC">
          <w:t xml:space="preserve"> </w:t>
        </w:r>
        <w:r>
          <w:t xml:space="preserve">It will not contain any logic to truly perform the work. </w:t>
        </w:r>
      </w:ins>
    </w:p>
    <w:p w14:paraId="11F77A70" w14:textId="77777777" w:rsidR="00ED7C71" w:rsidRDefault="00ED7C71" w:rsidP="00ED7C71">
      <w:pPr>
        <w:pStyle w:val="BodyText"/>
        <w:rPr>
          <w:ins w:id="1470" w:author="Isha Gupta" w:date="2017-05-17T13:08:00Z"/>
        </w:rPr>
      </w:pPr>
      <w:ins w:id="1471" w:author="Isha Gupta" w:date="2017-05-17T13:08:00Z">
        <w:r>
          <w:lastRenderedPageBreak/>
          <w:t>This will also take care of all the cross cutting concerns i.e. Security implementation like checking authorization, and user roles would be part of this layer, handling alert and notification to listeners, any data validation making sure that the data received from the UI layer meets the requirements for a given context, logging, configuration &amp; error handling.</w:t>
        </w:r>
      </w:ins>
    </w:p>
    <w:p w14:paraId="5E20DCB3" w14:textId="77777777" w:rsidR="00ED7C71" w:rsidRDefault="00ED7C71" w:rsidP="00ED7C71">
      <w:pPr>
        <w:pStyle w:val="BodyText"/>
        <w:rPr>
          <w:ins w:id="1472" w:author="Isha Gupta" w:date="2017-05-17T13:08:00Z"/>
        </w:rPr>
      </w:pPr>
      <w:ins w:id="1473" w:author="Isha Gupta" w:date="2017-05-17T13:08:00Z">
        <w:r>
          <w:t xml:space="preserve">This layer would use IOC container for Dependency Injection. In the POC project, I have used Unity Framework by Microsoft to inject dependencies across different API controllers. There are few other IOC containers like Ninject also available. </w:t>
        </w:r>
      </w:ins>
    </w:p>
    <w:p w14:paraId="2DBF99D8" w14:textId="592B7010" w:rsidR="00ED7C71" w:rsidRPr="00165F0A" w:rsidRDefault="00660551" w:rsidP="00ED7C71">
      <w:pPr>
        <w:pStyle w:val="Heading3"/>
        <w:rPr>
          <w:ins w:id="1474" w:author="Isha Gupta" w:date="2017-05-17T13:08:00Z"/>
        </w:rPr>
      </w:pPr>
      <w:ins w:id="1475" w:author="Isha Gupta" w:date="2017-05-17T13:08:00Z">
        <w:r>
          <w:t>Business Layer</w:t>
        </w:r>
      </w:ins>
    </w:p>
    <w:p w14:paraId="2A7DACA4" w14:textId="35DEB52F" w:rsidR="00ED7C71" w:rsidRPr="00DF0A14" w:rsidRDefault="00E6596E" w:rsidP="00DA0CF2">
      <w:pPr>
        <w:rPr>
          <w:ins w:id="1476" w:author="Isha Gupta" w:date="2017-05-17T13:08:00Z"/>
          <w:rPrChange w:id="1477" w:author="Isha Gupta" w:date="2017-05-18T10:58:00Z">
            <w:rPr>
              <w:ins w:id="1478" w:author="Isha Gupta" w:date="2017-05-17T13:08:00Z"/>
              <w:lang w:val="en-US" w:eastAsia="ja-JP"/>
            </w:rPr>
          </w:rPrChange>
        </w:rPr>
        <w:pPrChange w:id="1479" w:author="Isha Gupta" w:date="2017-05-18T10:58:00Z">
          <w:pPr>
            <w:pStyle w:val="BodyText"/>
          </w:pPr>
        </w:pPrChange>
      </w:pPr>
      <w:ins w:id="1480" w:author="Isha Gupta" w:date="2017-05-18T10:57:00Z">
        <w:r>
          <w:t xml:space="preserve">The business functionalities are logically grouped under </w:t>
        </w:r>
        <w:r>
          <w:t>this</w:t>
        </w:r>
        <w:r>
          <w:t xml:space="preserve"> </w:t>
        </w:r>
      </w:ins>
      <w:ins w:id="1481" w:author="Isha Gupta" w:date="2017-05-18T11:21:00Z">
        <w:r w:rsidR="00D6170E">
          <w:t>layer</w:t>
        </w:r>
      </w:ins>
      <w:ins w:id="1482" w:author="Isha Gupta" w:date="2017-05-18T10:57:00Z">
        <w:r>
          <w:t xml:space="preserve">.  </w:t>
        </w:r>
      </w:ins>
      <w:ins w:id="1483" w:author="Isha Gupta" w:date="2017-05-17T13:08:00Z">
        <w:r w:rsidR="00ED7C71">
          <w:rPr>
            <w:lang w:val="en-US" w:eastAsia="ja-JP"/>
          </w:rPr>
          <w:t>This layer consists of the</w:t>
        </w:r>
        <w:r>
          <w:rPr>
            <w:lang w:val="en-US" w:eastAsia="ja-JP"/>
          </w:rPr>
          <w:t xml:space="preserve"> service contracts to offer </w:t>
        </w:r>
        <w:r w:rsidR="00ED7C71">
          <w:rPr>
            <w:lang w:val="en-US" w:eastAsia="ja-JP"/>
          </w:rPr>
          <w:t xml:space="preserve">the business logic to separate the business layer as an independent layer. </w:t>
        </w:r>
        <w:r w:rsidR="00ED7C71">
          <w:t>It</w:t>
        </w:r>
        <w:r w:rsidR="00D147C2">
          <w:t xml:space="preserve"> is an implementation of the Fac</w:t>
        </w:r>
        <w:r w:rsidR="00ED7C71">
          <w:t xml:space="preserve">ade pattern. </w:t>
        </w:r>
      </w:ins>
      <w:ins w:id="1484" w:author="Isha Gupta" w:date="2017-05-18T10:57:00Z">
        <w:r w:rsidR="00DF0A14">
          <w:t>These facades are exposed to facilitate the client/ UI layer to access the concrete functionalities provided by Business Repositories.</w:t>
        </w:r>
      </w:ins>
      <w:ins w:id="1485" w:author="Isha Gupta" w:date="2017-05-17T13:08:00Z">
        <w:r w:rsidR="00ED7C71">
          <w:rPr>
            <w:lang w:val="en-US" w:eastAsia="ja-JP"/>
          </w:rPr>
          <w:t xml:space="preserve">This layer stands alone and can be reused elsewhere. It also implements the core functionality of the system and encapsulates the relevant business logic. This layer avoids the presentation layer depending directly on our database. It manages the behaviors that trigger from the presentation layer, and ultimately interacts with the data access layer. </w:t>
        </w:r>
      </w:ins>
      <w:ins w:id="1486" w:author="Isha Gupta" w:date="2017-05-18T10:58:00Z">
        <w:r w:rsidR="00DF0A14">
          <w:t>The business repositories are mapped and registered with business facades using dependency injection.</w:t>
        </w:r>
      </w:ins>
    </w:p>
    <w:p w14:paraId="42D7EC4B" w14:textId="48925182" w:rsidR="00DD1046" w:rsidRDefault="00DD1046" w:rsidP="00ED7C71">
      <w:pPr>
        <w:pStyle w:val="Heading3"/>
        <w:rPr>
          <w:ins w:id="1487" w:author="Isha Gupta" w:date="2017-05-18T10:59:00Z"/>
        </w:rPr>
      </w:pPr>
      <w:bookmarkStart w:id="1488" w:name="_Toc482009646"/>
      <w:ins w:id="1489" w:author="Isha Gupta" w:date="2017-05-18T10:59:00Z">
        <w:r>
          <w:t>Third Party Services</w:t>
        </w:r>
      </w:ins>
    </w:p>
    <w:p w14:paraId="304DCCEE" w14:textId="49EAD6E5" w:rsidR="00DD1046" w:rsidRDefault="00DD1046" w:rsidP="00DD1046">
      <w:pPr>
        <w:pStyle w:val="BodyText"/>
        <w:rPr>
          <w:ins w:id="1490" w:author="Isha Gupta" w:date="2017-05-18T11:23:00Z"/>
          <w:lang w:val="en-US" w:eastAsia="ja-JP"/>
        </w:rPr>
        <w:pPrChange w:id="1491" w:author="Isha Gupta" w:date="2017-05-18T10:59:00Z">
          <w:pPr>
            <w:pStyle w:val="Heading3"/>
          </w:pPr>
        </w:pPrChange>
      </w:pPr>
      <w:ins w:id="1492" w:author="Isha Gupta" w:date="2017-05-18T10:59:00Z">
        <w:r w:rsidRPr="00DD1046">
          <w:rPr>
            <w:lang w:val="en-US" w:eastAsia="ja-JP"/>
          </w:rPr>
          <w:t xml:space="preserve">This is a set of </w:t>
        </w:r>
        <w:r>
          <w:rPr>
            <w:lang w:val="en-US" w:eastAsia="ja-JP"/>
          </w:rPr>
          <w:t>interfaces</w:t>
        </w:r>
        <w:r w:rsidRPr="00DD1046">
          <w:rPr>
            <w:lang w:val="en-US" w:eastAsia="ja-JP"/>
          </w:rPr>
          <w:t xml:space="preserve"> that would help in integrating with </w:t>
        </w:r>
      </w:ins>
      <w:ins w:id="1493" w:author="Isha Gupta" w:date="2017-05-18T11:00:00Z">
        <w:r>
          <w:rPr>
            <w:lang w:val="en-US" w:eastAsia="ja-JP"/>
          </w:rPr>
          <w:t xml:space="preserve">domain specific </w:t>
        </w:r>
      </w:ins>
      <w:ins w:id="1494" w:author="Isha Gupta" w:date="2017-05-18T10:59:00Z">
        <w:r w:rsidRPr="00DD1046">
          <w:rPr>
            <w:lang w:val="en-US" w:eastAsia="ja-JP"/>
          </w:rPr>
          <w:t>third party service providers,</w:t>
        </w:r>
        <w:r>
          <w:rPr>
            <w:lang w:val="en-US" w:eastAsia="ja-JP"/>
          </w:rPr>
          <w:t xml:space="preserve"> like underwriting service, </w:t>
        </w:r>
      </w:ins>
      <w:ins w:id="1495" w:author="Isha Gupta" w:date="2017-05-18T11:00:00Z">
        <w:r>
          <w:rPr>
            <w:lang w:val="en-US" w:eastAsia="ja-JP"/>
          </w:rPr>
          <w:t xml:space="preserve">access to </w:t>
        </w:r>
      </w:ins>
      <w:ins w:id="1496" w:author="Isha Gupta" w:date="2017-05-18T10:59:00Z">
        <w:r>
          <w:rPr>
            <w:lang w:val="en-US" w:eastAsia="ja-JP"/>
          </w:rPr>
          <w:t>mainframe</w:t>
        </w:r>
      </w:ins>
      <w:ins w:id="1497" w:author="Isha Gupta" w:date="2017-05-18T11:00:00Z">
        <w:r>
          <w:rPr>
            <w:lang w:val="en-US" w:eastAsia="ja-JP"/>
          </w:rPr>
          <w:t>, payment provider &amp; document repository</w:t>
        </w:r>
      </w:ins>
      <w:ins w:id="1498" w:author="Isha Gupta" w:date="2017-05-18T10:59:00Z">
        <w:r w:rsidRPr="00DD1046">
          <w:rPr>
            <w:lang w:val="en-US" w:eastAsia="ja-JP"/>
          </w:rPr>
          <w:t>. Technically, these are combination of abstract components which can be extended by introducing new concrete components to integrate with any updated versions of third party service providers.</w:t>
        </w:r>
      </w:ins>
    </w:p>
    <w:p w14:paraId="355D9D4C" w14:textId="77777777" w:rsidR="002A62BB" w:rsidRDefault="002A62BB" w:rsidP="002A62BB">
      <w:pPr>
        <w:pStyle w:val="BodyText"/>
        <w:rPr>
          <w:ins w:id="1499" w:author="Isha Gupta" w:date="2017-05-18T11:23:00Z"/>
          <w:lang w:val="en-US" w:eastAsia="ja-JP"/>
        </w:rPr>
      </w:pPr>
      <w:ins w:id="1500" w:author="Isha Gupta" w:date="2017-05-18T11:23:00Z">
        <w:r>
          <w:rPr>
            <w:lang w:val="en-US" w:eastAsia="ja-JP"/>
          </w:rPr>
          <w:t>Mainframe will be used for verification of the customer.</w:t>
        </w:r>
      </w:ins>
    </w:p>
    <w:p w14:paraId="63684519" w14:textId="77777777" w:rsidR="002A62BB" w:rsidRDefault="002A62BB" w:rsidP="002A62BB">
      <w:pPr>
        <w:pStyle w:val="BodyText"/>
        <w:rPr>
          <w:ins w:id="1501" w:author="Isha Gupta" w:date="2017-05-18T11:23:00Z"/>
          <w:lang w:val="en-US" w:eastAsia="ja-JP"/>
        </w:rPr>
      </w:pPr>
      <w:ins w:id="1502" w:author="Isha Gupta" w:date="2017-05-18T11:23:00Z">
        <w:r>
          <w:rPr>
            <w:lang w:val="en-US" w:eastAsia="ja-JP"/>
          </w:rPr>
          <w:t>Underwriting service to validate and provide a face value for the policy</w:t>
        </w:r>
      </w:ins>
    </w:p>
    <w:p w14:paraId="322FBDC7" w14:textId="77777777" w:rsidR="002A62BB" w:rsidRDefault="002A62BB" w:rsidP="002A62BB">
      <w:pPr>
        <w:pStyle w:val="BodyText"/>
        <w:rPr>
          <w:ins w:id="1503" w:author="Isha Gupta" w:date="2017-05-18T11:23:00Z"/>
          <w:lang w:val="en-US" w:eastAsia="ja-JP"/>
        </w:rPr>
      </w:pPr>
      <w:ins w:id="1504" w:author="Isha Gupta" w:date="2017-05-18T11:23:00Z">
        <w:r>
          <w:rPr>
            <w:lang w:val="en-US" w:eastAsia="ja-JP"/>
          </w:rPr>
          <w:t>Payment Provider to provide the payment infrastructure for the application.</w:t>
        </w:r>
      </w:ins>
    </w:p>
    <w:p w14:paraId="5142E5BC" w14:textId="7C55595E" w:rsidR="002A62BB" w:rsidRPr="00DD1046" w:rsidRDefault="002A62BB" w:rsidP="00DD1046">
      <w:pPr>
        <w:pStyle w:val="BodyText"/>
        <w:rPr>
          <w:ins w:id="1505" w:author="Isha Gupta" w:date="2017-05-18T10:59:00Z"/>
          <w:lang w:val="en-US" w:eastAsia="ja-JP"/>
          <w:rPrChange w:id="1506" w:author="Isha Gupta" w:date="2017-05-18T10:59:00Z">
            <w:rPr>
              <w:ins w:id="1507" w:author="Isha Gupta" w:date="2017-05-18T10:59:00Z"/>
            </w:rPr>
          </w:rPrChange>
        </w:rPr>
        <w:pPrChange w:id="1508" w:author="Isha Gupta" w:date="2017-05-18T10:59:00Z">
          <w:pPr>
            <w:pStyle w:val="Heading3"/>
          </w:pPr>
        </w:pPrChange>
      </w:pPr>
      <w:ins w:id="1509" w:author="Isha Gupta" w:date="2017-05-18T11:23:00Z">
        <w:r>
          <w:rPr>
            <w:lang w:val="en-US" w:eastAsia="ja-JP"/>
          </w:rPr>
          <w:t>Document Repository to store the document proofs of the policy holders.</w:t>
        </w:r>
        <w:r w:rsidR="007510C1">
          <w:rPr>
            <w:lang w:val="en-US" w:eastAsia="ja-JP"/>
          </w:rPr>
          <w:t xml:space="preserve"> It the place </w:t>
        </w:r>
        <w:r>
          <w:rPr>
            <w:lang w:val="en-US" w:eastAsia="ja-JP"/>
          </w:rPr>
          <w:t>where all the scanned verified documents of the customer would be stored.</w:t>
        </w:r>
      </w:ins>
    </w:p>
    <w:p w14:paraId="3254D9C2" w14:textId="4EBCFA37" w:rsidR="00ED7C71" w:rsidRDefault="00ED7C71" w:rsidP="00ED7C71">
      <w:pPr>
        <w:pStyle w:val="Heading3"/>
        <w:rPr>
          <w:ins w:id="1510" w:author="Isha Gupta" w:date="2017-05-17T13:08:00Z"/>
        </w:rPr>
      </w:pPr>
      <w:ins w:id="1511" w:author="Isha Gupta" w:date="2017-05-17T13:08:00Z">
        <w:r>
          <w:t>Persistence Layer</w:t>
        </w:r>
        <w:bookmarkEnd w:id="1488"/>
      </w:ins>
    </w:p>
    <w:p w14:paraId="7C32BA92" w14:textId="77777777" w:rsidR="00ED7C71" w:rsidRPr="00B47363" w:rsidRDefault="00ED7C71" w:rsidP="00ED7C71">
      <w:pPr>
        <w:pStyle w:val="BodyText"/>
        <w:rPr>
          <w:ins w:id="1512" w:author="Isha Gupta" w:date="2017-05-17T13:08:00Z"/>
          <w:lang w:val="en-US" w:eastAsia="ja-JP"/>
        </w:rPr>
      </w:pPr>
      <w:ins w:id="1513" w:author="Isha Gupta" w:date="2017-05-17T13:08:00Z">
        <w:r w:rsidRPr="00B47363">
          <w:rPr>
            <w:lang w:val="en-US" w:eastAsia="ja-JP"/>
          </w:rPr>
          <w:t>This layer communicates with database to retrieve and save the data in database using its own context. This data access layer exposes generic interfaces that the components in the business layer can consume. It uses an ORM to interact with the database. It implements Repository &amp; Unit of work patterns to manage transactions. The application uses code first approach to construct the database during deployment as well. All the master data of the application will be part of code-migrations Seed method.</w:t>
        </w:r>
      </w:ins>
    </w:p>
    <w:p w14:paraId="412C5DBD" w14:textId="77777777" w:rsidR="00ED7C71" w:rsidRPr="00A835BF" w:rsidRDefault="00ED7C71" w:rsidP="00ED7C71">
      <w:pPr>
        <w:pStyle w:val="BodyText"/>
        <w:rPr>
          <w:ins w:id="1514" w:author="Isha Gupta" w:date="2017-05-17T13:08:00Z"/>
          <w:lang w:val="en-US" w:eastAsia="ja-JP"/>
          <w:rPrChange w:id="1515" w:author="Isha Gupta" w:date="2017-05-18T10:47:00Z">
            <w:rPr>
              <w:ins w:id="1516" w:author="Isha Gupta" w:date="2017-05-17T13:08:00Z"/>
              <w:rFonts w:ascii="Segoe UI" w:hAnsi="Segoe UI" w:cs="Segoe UI"/>
              <w:color w:val="111111"/>
              <w:sz w:val="21"/>
              <w:szCs w:val="21"/>
              <w:shd w:val="clear" w:color="auto" w:fill="FFFFFF"/>
            </w:rPr>
          </w:rPrChange>
        </w:rPr>
      </w:pPr>
      <w:ins w:id="1517" w:author="Isha Gupta" w:date="2017-05-17T13:08:00Z">
        <w:r w:rsidRPr="00A835BF">
          <w:rPr>
            <w:lang w:val="en-US" w:eastAsia="ja-JP"/>
            <w:rPrChange w:id="1518" w:author="Isha Gupta" w:date="2017-05-18T10:47:00Z">
              <w:rPr>
                <w:rFonts w:ascii="Segoe UI" w:hAnsi="Segoe UI" w:cs="Segoe UI"/>
                <w:color w:val="111111"/>
                <w:sz w:val="21"/>
                <w:szCs w:val="21"/>
                <w:shd w:val="clear" w:color="auto" w:fill="FFFFFF"/>
              </w:rPr>
            </w:rPrChange>
          </w:rPr>
          <w:t>Below a Type Dependency diagram in this layer.</w:t>
        </w:r>
      </w:ins>
    </w:p>
    <w:p w14:paraId="5E14E84F" w14:textId="77777777" w:rsidR="00ED7C71" w:rsidRDefault="00ED7C71" w:rsidP="00ED7C71">
      <w:pPr>
        <w:pStyle w:val="BodyText"/>
        <w:rPr>
          <w:ins w:id="1519" w:author="Isha Gupta" w:date="2017-05-17T13:08:00Z"/>
          <w:rFonts w:ascii="Segoe UI" w:hAnsi="Segoe UI" w:cs="Segoe UI"/>
          <w:color w:val="111111"/>
          <w:sz w:val="21"/>
          <w:szCs w:val="21"/>
          <w:shd w:val="clear" w:color="auto" w:fill="FFFFFF"/>
        </w:rPr>
      </w:pPr>
      <w:ins w:id="1520" w:author="Isha Gupta" w:date="2017-05-17T13:08:00Z">
        <w:r>
          <w:rPr>
            <w:noProof/>
            <w:lang w:val="en-US"/>
          </w:rPr>
          <w:lastRenderedPageBreak/>
          <w:drawing>
            <wp:inline distT="0" distB="0" distL="0" distR="0" wp14:anchorId="75913D31" wp14:editId="5FE574B7">
              <wp:extent cx="6188710" cy="2836545"/>
              <wp:effectExtent l="19050" t="19050" r="21590" b="209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88710" cy="2836545"/>
                      </a:xfrm>
                      <a:prstGeom prst="rect">
                        <a:avLst/>
                      </a:prstGeom>
                      <a:ln>
                        <a:solidFill>
                          <a:schemeClr val="tx1"/>
                        </a:solidFill>
                      </a:ln>
                    </pic:spPr>
                  </pic:pic>
                </a:graphicData>
              </a:graphic>
            </wp:inline>
          </w:drawing>
        </w:r>
      </w:ins>
    </w:p>
    <w:p w14:paraId="632117EE" w14:textId="0FB7992C" w:rsidR="00ED7C71" w:rsidRDefault="00ED7C71" w:rsidP="00ED7C71">
      <w:pPr>
        <w:pStyle w:val="Heading3"/>
        <w:rPr>
          <w:ins w:id="1521" w:author="Isha Gupta" w:date="2017-05-17T13:08:00Z"/>
        </w:rPr>
      </w:pPr>
      <w:bookmarkStart w:id="1522" w:name="_Toc482009647"/>
      <w:ins w:id="1523" w:author="Isha Gupta" w:date="2017-05-17T13:08:00Z">
        <w:r w:rsidRPr="002F0D70">
          <w:t>Data</w:t>
        </w:r>
        <w:r>
          <w:t>base</w:t>
        </w:r>
        <w:bookmarkEnd w:id="1522"/>
      </w:ins>
    </w:p>
    <w:p w14:paraId="206AE36A" w14:textId="72816E6C" w:rsidR="00ED7C71" w:rsidRPr="00B47363" w:rsidRDefault="00ED7C71" w:rsidP="00ED7C71">
      <w:pPr>
        <w:pStyle w:val="BodyText"/>
        <w:rPr>
          <w:ins w:id="1524" w:author="Isha Gupta" w:date="2017-05-17T13:08:00Z"/>
          <w:lang w:val="en-US" w:eastAsia="ja-JP"/>
        </w:rPr>
      </w:pPr>
      <w:ins w:id="1525" w:author="Isha Gupta" w:date="2017-05-17T13:08:00Z">
        <w:r w:rsidRPr="00B47363">
          <w:rPr>
            <w:lang w:val="en-US" w:eastAsia="ja-JP"/>
          </w:rPr>
          <w:t>This layer contains the actual business raw data.</w:t>
        </w:r>
      </w:ins>
      <w:ins w:id="1526" w:author="Isha Gupta" w:date="2017-05-18T10:37:00Z">
        <w:r w:rsidR="007D45C4">
          <w:rPr>
            <w:lang w:val="en-US" w:eastAsia="ja-JP"/>
          </w:rPr>
          <w:t xml:space="preserve"> </w:t>
        </w:r>
      </w:ins>
      <w:ins w:id="1527" w:author="Isha Gupta" w:date="2017-05-17T13:08:00Z">
        <w:r w:rsidRPr="00B47363">
          <w:rPr>
            <w:lang w:val="en-US" w:eastAsia="ja-JP"/>
          </w:rPr>
          <w:t>The database would include the following tables:</w:t>
        </w:r>
      </w:ins>
    </w:p>
    <w:p w14:paraId="3FA32B41" w14:textId="13760BB6" w:rsidR="00ED7C71" w:rsidRPr="00B47363" w:rsidRDefault="00ED7C71" w:rsidP="00ED7C71">
      <w:pPr>
        <w:pStyle w:val="BodyText"/>
        <w:numPr>
          <w:ilvl w:val="0"/>
          <w:numId w:val="23"/>
        </w:numPr>
        <w:rPr>
          <w:ins w:id="1528" w:author="Isha Gupta" w:date="2017-05-17T13:08:00Z"/>
          <w:lang w:val="en-US" w:eastAsia="ja-JP"/>
        </w:rPr>
      </w:pPr>
      <w:ins w:id="1529" w:author="Isha Gupta" w:date="2017-05-17T13:08:00Z">
        <w:r w:rsidRPr="007D45C4">
          <w:rPr>
            <w:b/>
            <w:lang w:val="en-US" w:eastAsia="ja-JP"/>
            <w:rPrChange w:id="1530" w:author="Isha Gupta" w:date="2017-05-18T10:41:00Z">
              <w:rPr>
                <w:lang w:val="en-US" w:eastAsia="ja-JP"/>
              </w:rPr>
            </w:rPrChange>
          </w:rPr>
          <w:t>Customer</w:t>
        </w:r>
        <w:r w:rsidRPr="00B47363">
          <w:rPr>
            <w:lang w:val="en-US" w:eastAsia="ja-JP"/>
          </w:rPr>
          <w:t xml:space="preserve">: contains, biographical, dependents and payment information. </w:t>
        </w:r>
      </w:ins>
    </w:p>
    <w:p w14:paraId="71BF3CF8" w14:textId="77777777" w:rsidR="00ED7C71" w:rsidRPr="007D45C4" w:rsidRDefault="00ED7C71" w:rsidP="00ED7C71">
      <w:pPr>
        <w:pStyle w:val="BodyText"/>
        <w:numPr>
          <w:ilvl w:val="0"/>
          <w:numId w:val="23"/>
        </w:numPr>
        <w:rPr>
          <w:ins w:id="1531" w:author="Isha Gupta" w:date="2017-05-17T13:08:00Z"/>
          <w:lang w:val="en-US" w:eastAsia="ja-JP"/>
          <w:rPrChange w:id="1532" w:author="Isha Gupta" w:date="2017-05-18T10:40:00Z">
            <w:rPr>
              <w:ins w:id="1533" w:author="Isha Gupta" w:date="2017-05-17T13:08:00Z"/>
              <w:rFonts w:ascii="Segoe UI" w:hAnsi="Segoe UI" w:cs="Segoe UI"/>
              <w:color w:val="111111"/>
              <w:sz w:val="21"/>
              <w:szCs w:val="21"/>
              <w:shd w:val="clear" w:color="auto" w:fill="FFFFFF"/>
            </w:rPr>
          </w:rPrChange>
        </w:rPr>
      </w:pPr>
      <w:ins w:id="1534" w:author="Isha Gupta" w:date="2017-05-17T13:08:00Z">
        <w:r w:rsidRPr="007D45C4">
          <w:rPr>
            <w:b/>
            <w:lang w:val="en-US" w:eastAsia="ja-JP"/>
            <w:rPrChange w:id="1535" w:author="Isha Gupta" w:date="2017-05-18T10:40:00Z">
              <w:rPr>
                <w:lang w:val="en-US" w:eastAsia="ja-JP"/>
              </w:rPr>
            </w:rPrChange>
          </w:rPr>
          <w:t>LifeInsurancePolicy</w:t>
        </w:r>
        <w:r w:rsidRPr="00B47363">
          <w:rPr>
            <w:lang w:val="en-US" w:eastAsia="ja-JP"/>
          </w:rPr>
          <w:t>: contains information related to all the policy products available with the company.</w:t>
        </w:r>
      </w:ins>
    </w:p>
    <w:p w14:paraId="5092E68F" w14:textId="6CE41E24" w:rsidR="00ED7C71" w:rsidRPr="007D45C4" w:rsidRDefault="00ED7C71" w:rsidP="00ED7C71">
      <w:pPr>
        <w:pStyle w:val="BodyText"/>
        <w:numPr>
          <w:ilvl w:val="0"/>
          <w:numId w:val="23"/>
        </w:numPr>
        <w:rPr>
          <w:ins w:id="1536" w:author="Isha Gupta" w:date="2017-05-18T10:37:00Z"/>
          <w:lang w:val="en-US" w:eastAsia="ja-JP"/>
          <w:rPrChange w:id="1537" w:author="Isha Gupta" w:date="2017-05-18T10:40:00Z">
            <w:rPr>
              <w:ins w:id="1538" w:author="Isha Gupta" w:date="2017-05-18T10:37:00Z"/>
              <w:rFonts w:ascii="Segoe UI" w:hAnsi="Segoe UI" w:cs="Segoe UI"/>
              <w:color w:val="111111"/>
              <w:sz w:val="21"/>
              <w:szCs w:val="21"/>
              <w:shd w:val="clear" w:color="auto" w:fill="FFFFFF"/>
            </w:rPr>
          </w:rPrChange>
        </w:rPr>
      </w:pPr>
      <w:ins w:id="1539" w:author="Isha Gupta" w:date="2017-05-17T13:08:00Z">
        <w:r w:rsidRPr="007D45C4">
          <w:rPr>
            <w:b/>
            <w:lang w:val="en-US" w:eastAsia="ja-JP"/>
            <w:rPrChange w:id="1540" w:author="Isha Gupta" w:date="2017-05-18T10:40:00Z">
              <w:rPr>
                <w:rFonts w:ascii="Segoe UI" w:hAnsi="Segoe UI" w:cs="Segoe UI"/>
                <w:color w:val="111111"/>
                <w:sz w:val="21"/>
                <w:szCs w:val="21"/>
                <w:shd w:val="clear" w:color="auto" w:fill="FFFFFF"/>
              </w:rPr>
            </w:rPrChange>
          </w:rPr>
          <w:t>User</w:t>
        </w:r>
        <w:r w:rsidRPr="007D45C4">
          <w:rPr>
            <w:lang w:val="en-US" w:eastAsia="ja-JP"/>
            <w:rPrChange w:id="1541" w:author="Isha Gupta" w:date="2017-05-18T10:40:00Z">
              <w:rPr>
                <w:rFonts w:ascii="Segoe UI" w:hAnsi="Segoe UI" w:cs="Segoe UI"/>
                <w:color w:val="111111"/>
                <w:sz w:val="21"/>
                <w:szCs w:val="21"/>
                <w:shd w:val="clear" w:color="auto" w:fill="FFFFFF"/>
              </w:rPr>
            </w:rPrChange>
          </w:rPr>
          <w:t>: contains information related to login details of a user.</w:t>
        </w:r>
      </w:ins>
    </w:p>
    <w:p w14:paraId="06653E66" w14:textId="5D02FFDA" w:rsidR="007D45C4" w:rsidRPr="007D45C4" w:rsidRDefault="007D45C4" w:rsidP="00ED7C71">
      <w:pPr>
        <w:pStyle w:val="BodyText"/>
        <w:numPr>
          <w:ilvl w:val="0"/>
          <w:numId w:val="23"/>
        </w:numPr>
        <w:rPr>
          <w:ins w:id="1542" w:author="Isha Gupta" w:date="2017-05-18T10:38:00Z"/>
          <w:lang w:val="en-US" w:eastAsia="ja-JP"/>
          <w:rPrChange w:id="1543" w:author="Isha Gupta" w:date="2017-05-18T10:40:00Z">
            <w:rPr>
              <w:ins w:id="1544" w:author="Isha Gupta" w:date="2017-05-18T10:38:00Z"/>
              <w:rFonts w:ascii="Segoe UI" w:hAnsi="Segoe UI" w:cs="Segoe UI"/>
              <w:color w:val="111111"/>
              <w:sz w:val="21"/>
              <w:szCs w:val="21"/>
              <w:shd w:val="clear" w:color="auto" w:fill="FFFFFF"/>
            </w:rPr>
          </w:rPrChange>
        </w:rPr>
      </w:pPr>
      <w:ins w:id="1545" w:author="Isha Gupta" w:date="2017-05-18T10:37:00Z">
        <w:r w:rsidRPr="007D45C4">
          <w:rPr>
            <w:b/>
            <w:lang w:val="en-US" w:eastAsia="ja-JP"/>
            <w:rPrChange w:id="1546" w:author="Isha Gupta" w:date="2017-05-18T10:40:00Z">
              <w:rPr>
                <w:rFonts w:ascii="Segoe UI" w:hAnsi="Segoe UI" w:cs="Segoe UI"/>
                <w:color w:val="111111"/>
                <w:sz w:val="21"/>
                <w:szCs w:val="21"/>
                <w:shd w:val="clear" w:color="auto" w:fill="FFFFFF"/>
              </w:rPr>
            </w:rPrChange>
          </w:rPr>
          <w:t>BankAccount</w:t>
        </w:r>
        <w:r w:rsidRPr="007D45C4">
          <w:rPr>
            <w:lang w:val="en-US" w:eastAsia="ja-JP"/>
            <w:rPrChange w:id="1547" w:author="Isha Gupta" w:date="2017-05-18T10:40:00Z">
              <w:rPr>
                <w:rFonts w:ascii="Segoe UI" w:hAnsi="Segoe UI" w:cs="Segoe UI"/>
                <w:color w:val="111111"/>
                <w:sz w:val="21"/>
                <w:szCs w:val="21"/>
                <w:shd w:val="clear" w:color="auto" w:fill="FFFFFF"/>
              </w:rPr>
            </w:rPrChange>
          </w:rPr>
          <w:t xml:space="preserve">: contains </w:t>
        </w:r>
      </w:ins>
      <w:ins w:id="1548" w:author="Isha Gupta" w:date="2017-05-18T10:38:00Z">
        <w:r w:rsidRPr="007D45C4">
          <w:rPr>
            <w:lang w:val="en-US" w:eastAsia="ja-JP"/>
            <w:rPrChange w:id="1549" w:author="Isha Gupta" w:date="2017-05-18T10:40:00Z">
              <w:rPr>
                <w:rFonts w:ascii="Segoe UI" w:hAnsi="Segoe UI" w:cs="Segoe UI"/>
                <w:color w:val="111111"/>
                <w:sz w:val="21"/>
                <w:szCs w:val="21"/>
                <w:shd w:val="clear" w:color="auto" w:fill="FFFFFF"/>
              </w:rPr>
            </w:rPrChange>
          </w:rPr>
          <w:t>information</w:t>
        </w:r>
      </w:ins>
      <w:ins w:id="1550" w:author="Isha Gupta" w:date="2017-05-18T10:37:00Z">
        <w:r w:rsidRPr="007D45C4">
          <w:rPr>
            <w:lang w:val="en-US" w:eastAsia="ja-JP"/>
            <w:rPrChange w:id="1551" w:author="Isha Gupta" w:date="2017-05-18T10:40:00Z">
              <w:rPr>
                <w:rFonts w:ascii="Segoe UI" w:hAnsi="Segoe UI" w:cs="Segoe UI"/>
                <w:color w:val="111111"/>
                <w:sz w:val="21"/>
                <w:szCs w:val="21"/>
                <w:shd w:val="clear" w:color="auto" w:fill="FFFFFF"/>
              </w:rPr>
            </w:rPrChange>
          </w:rPr>
          <w:t xml:space="preserve"> </w:t>
        </w:r>
      </w:ins>
      <w:ins w:id="1552" w:author="Isha Gupta" w:date="2017-05-18T10:38:00Z">
        <w:r w:rsidRPr="007D45C4">
          <w:rPr>
            <w:lang w:val="en-US" w:eastAsia="ja-JP"/>
            <w:rPrChange w:id="1553" w:author="Isha Gupta" w:date="2017-05-18T10:40:00Z">
              <w:rPr>
                <w:rFonts w:ascii="Segoe UI" w:hAnsi="Segoe UI" w:cs="Segoe UI"/>
                <w:color w:val="111111"/>
                <w:sz w:val="21"/>
                <w:szCs w:val="21"/>
                <w:shd w:val="clear" w:color="auto" w:fill="FFFFFF"/>
              </w:rPr>
            </w:rPrChange>
          </w:rPr>
          <w:t>about the bank account details for payments of premium.</w:t>
        </w:r>
      </w:ins>
    </w:p>
    <w:p w14:paraId="684FBC33" w14:textId="4CA0FA6D" w:rsidR="007D45C4" w:rsidRPr="007D45C4" w:rsidRDefault="007D45C4" w:rsidP="00ED7C71">
      <w:pPr>
        <w:pStyle w:val="BodyText"/>
        <w:numPr>
          <w:ilvl w:val="0"/>
          <w:numId w:val="23"/>
        </w:numPr>
        <w:rPr>
          <w:ins w:id="1554" w:author="Isha Gupta" w:date="2017-05-18T10:39:00Z"/>
          <w:lang w:val="en-US" w:eastAsia="ja-JP"/>
          <w:rPrChange w:id="1555" w:author="Isha Gupta" w:date="2017-05-18T10:40:00Z">
            <w:rPr>
              <w:ins w:id="1556" w:author="Isha Gupta" w:date="2017-05-18T10:39:00Z"/>
              <w:rFonts w:ascii="Segoe UI" w:hAnsi="Segoe UI" w:cs="Segoe UI"/>
              <w:color w:val="111111"/>
              <w:sz w:val="21"/>
              <w:szCs w:val="21"/>
              <w:shd w:val="clear" w:color="auto" w:fill="FFFFFF"/>
            </w:rPr>
          </w:rPrChange>
        </w:rPr>
      </w:pPr>
      <w:ins w:id="1557" w:author="Isha Gupta" w:date="2017-05-18T10:39:00Z">
        <w:r w:rsidRPr="007D45C4">
          <w:rPr>
            <w:b/>
            <w:lang w:val="en-US" w:eastAsia="ja-JP"/>
            <w:rPrChange w:id="1558" w:author="Isha Gupta" w:date="2017-05-18T10:40:00Z">
              <w:rPr>
                <w:rFonts w:ascii="Segoe UI" w:hAnsi="Segoe UI" w:cs="Segoe UI"/>
                <w:color w:val="111111"/>
                <w:sz w:val="21"/>
                <w:szCs w:val="21"/>
                <w:shd w:val="clear" w:color="auto" w:fill="FFFFFF"/>
              </w:rPr>
            </w:rPrChange>
          </w:rPr>
          <w:t>CreditCard</w:t>
        </w:r>
        <w:r w:rsidRPr="007D45C4">
          <w:rPr>
            <w:lang w:val="en-US" w:eastAsia="ja-JP"/>
            <w:rPrChange w:id="1559" w:author="Isha Gupta" w:date="2017-05-18T10:40:00Z">
              <w:rPr>
                <w:rFonts w:ascii="Segoe UI" w:hAnsi="Segoe UI" w:cs="Segoe UI"/>
                <w:color w:val="111111"/>
                <w:sz w:val="21"/>
                <w:szCs w:val="21"/>
                <w:shd w:val="clear" w:color="auto" w:fill="FFFFFF"/>
              </w:rPr>
            </w:rPrChange>
          </w:rPr>
          <w:t>: contains information about the credit card number of the customers. A customer can have more than credit cards information associated with it.</w:t>
        </w:r>
      </w:ins>
    </w:p>
    <w:p w14:paraId="6796569A" w14:textId="44965A0B" w:rsidR="007D45C4" w:rsidRPr="007D45C4" w:rsidRDefault="007D45C4" w:rsidP="00ED7C71">
      <w:pPr>
        <w:pStyle w:val="BodyText"/>
        <w:numPr>
          <w:ilvl w:val="0"/>
          <w:numId w:val="23"/>
        </w:numPr>
        <w:rPr>
          <w:ins w:id="1560" w:author="Isha Gupta" w:date="2017-05-18T10:41:00Z"/>
          <w:b/>
          <w:lang w:val="en-US" w:eastAsia="ja-JP"/>
        </w:rPr>
      </w:pPr>
      <w:ins w:id="1561" w:author="Isha Gupta" w:date="2017-05-18T10:41:00Z">
        <w:r w:rsidRPr="007D45C4">
          <w:rPr>
            <w:b/>
            <w:lang w:val="en-US" w:eastAsia="ja-JP"/>
            <w:rPrChange w:id="1562" w:author="Isha Gupta" w:date="2017-05-18T10:41:00Z">
              <w:rPr>
                <w:lang w:val="en-US" w:eastAsia="ja-JP"/>
              </w:rPr>
            </w:rPrChange>
          </w:rPr>
          <w:t xml:space="preserve">Payments: </w:t>
        </w:r>
        <w:r>
          <w:rPr>
            <w:lang w:val="en-US" w:eastAsia="ja-JP"/>
          </w:rPr>
          <w:t>contains</w:t>
        </w:r>
        <w:r w:rsidR="00FC2B5D">
          <w:rPr>
            <w:lang w:val="en-US" w:eastAsia="ja-JP"/>
          </w:rPr>
          <w:t xml:space="preserve"> information about the payments, their due date etc. </w:t>
        </w:r>
        <w:r>
          <w:rPr>
            <w:lang w:val="en-US" w:eastAsia="ja-JP"/>
          </w:rPr>
          <w:t>of the customers.</w:t>
        </w:r>
      </w:ins>
    </w:p>
    <w:p w14:paraId="571E31B3" w14:textId="7C0F0742" w:rsidR="007D45C4" w:rsidRPr="007D45C4" w:rsidRDefault="007D45C4" w:rsidP="00ED7C71">
      <w:pPr>
        <w:pStyle w:val="BodyText"/>
        <w:numPr>
          <w:ilvl w:val="0"/>
          <w:numId w:val="23"/>
        </w:numPr>
        <w:rPr>
          <w:ins w:id="1563" w:author="Isha Gupta" w:date="2017-05-18T10:38:00Z"/>
          <w:lang w:val="en-US" w:eastAsia="ja-JP"/>
          <w:rPrChange w:id="1564" w:author="Isha Gupta" w:date="2017-05-18T10:40:00Z">
            <w:rPr>
              <w:ins w:id="1565" w:author="Isha Gupta" w:date="2017-05-18T10:38:00Z"/>
              <w:rFonts w:ascii="Segoe UI" w:hAnsi="Segoe UI" w:cs="Segoe UI"/>
              <w:color w:val="111111"/>
              <w:sz w:val="21"/>
              <w:szCs w:val="21"/>
              <w:shd w:val="clear" w:color="auto" w:fill="FFFFFF"/>
            </w:rPr>
          </w:rPrChange>
        </w:rPr>
      </w:pPr>
      <w:ins w:id="1566" w:author="Isha Gupta" w:date="2017-05-18T10:38:00Z">
        <w:r w:rsidRPr="007D45C4">
          <w:rPr>
            <w:b/>
            <w:lang w:val="en-US" w:eastAsia="ja-JP"/>
            <w:rPrChange w:id="1567" w:author="Isha Gupta" w:date="2017-05-18T10:40:00Z">
              <w:rPr>
                <w:rFonts w:ascii="Segoe UI" w:hAnsi="Segoe UI" w:cs="Segoe UI"/>
                <w:color w:val="111111"/>
                <w:sz w:val="21"/>
                <w:szCs w:val="21"/>
                <w:shd w:val="clear" w:color="auto" w:fill="FFFFFF"/>
              </w:rPr>
            </w:rPrChange>
          </w:rPr>
          <w:t>Claims</w:t>
        </w:r>
        <w:r w:rsidRPr="007D45C4">
          <w:rPr>
            <w:lang w:val="en-US" w:eastAsia="ja-JP"/>
            <w:rPrChange w:id="1568" w:author="Isha Gupta" w:date="2017-05-18T10:40:00Z">
              <w:rPr>
                <w:rFonts w:ascii="Segoe UI" w:hAnsi="Segoe UI" w:cs="Segoe UI"/>
                <w:color w:val="111111"/>
                <w:sz w:val="21"/>
                <w:szCs w:val="21"/>
                <w:shd w:val="clear" w:color="auto" w:fill="FFFFFF"/>
              </w:rPr>
            </w:rPrChange>
          </w:rPr>
          <w:t>: contains information about the claim settlements done and amount disbursed.</w:t>
        </w:r>
      </w:ins>
    </w:p>
    <w:p w14:paraId="3BCF79D7" w14:textId="26304F15" w:rsidR="007D45C4" w:rsidRPr="007D45C4" w:rsidRDefault="007D45C4" w:rsidP="00ED7C71">
      <w:pPr>
        <w:pStyle w:val="BodyText"/>
        <w:numPr>
          <w:ilvl w:val="0"/>
          <w:numId w:val="23"/>
        </w:numPr>
        <w:rPr>
          <w:ins w:id="1569" w:author="Isha Gupta" w:date="2017-05-18T10:39:00Z"/>
          <w:lang w:val="en-US" w:eastAsia="ja-JP"/>
        </w:rPr>
      </w:pPr>
      <w:ins w:id="1570" w:author="Isha Gupta" w:date="2017-05-18T10:38:00Z">
        <w:r w:rsidRPr="007D45C4">
          <w:rPr>
            <w:b/>
            <w:lang w:val="en-US" w:eastAsia="ja-JP"/>
            <w:rPrChange w:id="1571" w:author="Isha Gupta" w:date="2017-05-18T10:40:00Z">
              <w:rPr>
                <w:rFonts w:ascii="Segoe UI" w:hAnsi="Segoe UI" w:cs="Segoe UI"/>
                <w:color w:val="111111"/>
                <w:sz w:val="21"/>
                <w:szCs w:val="21"/>
                <w:shd w:val="clear" w:color="auto" w:fill="FFFFFF"/>
              </w:rPr>
            </w:rPrChange>
          </w:rPr>
          <w:t>Person</w:t>
        </w:r>
        <w:r w:rsidRPr="007D45C4">
          <w:rPr>
            <w:lang w:val="en-US" w:eastAsia="ja-JP"/>
            <w:rPrChange w:id="1572" w:author="Isha Gupta" w:date="2017-05-18T10:40:00Z">
              <w:rPr>
                <w:rFonts w:ascii="Segoe UI" w:hAnsi="Segoe UI" w:cs="Segoe UI"/>
                <w:color w:val="111111"/>
                <w:sz w:val="21"/>
                <w:szCs w:val="21"/>
                <w:shd w:val="clear" w:color="auto" w:fill="FFFFFF"/>
              </w:rPr>
            </w:rPrChange>
          </w:rPr>
          <w:t xml:space="preserve"> table is the root table to store </w:t>
        </w:r>
      </w:ins>
      <w:ins w:id="1573" w:author="Isha Gupta" w:date="2017-05-18T10:39:00Z">
        <w:r w:rsidRPr="00B47363">
          <w:rPr>
            <w:lang w:val="en-US" w:eastAsia="ja-JP"/>
          </w:rPr>
          <w:t>basic details, contact</w:t>
        </w:r>
        <w:r>
          <w:rPr>
            <w:lang w:val="en-US" w:eastAsia="ja-JP"/>
          </w:rPr>
          <w:t xml:space="preserve"> information etc. This will be common for both the internal users and customers.</w:t>
        </w:r>
      </w:ins>
    </w:p>
    <w:p w14:paraId="1352366B" w14:textId="2C052308" w:rsidR="007D45C4" w:rsidRPr="00FC2B5D" w:rsidRDefault="007D45C4" w:rsidP="00FC2B5D">
      <w:pPr>
        <w:pStyle w:val="BodyText"/>
        <w:numPr>
          <w:ilvl w:val="0"/>
          <w:numId w:val="23"/>
        </w:numPr>
        <w:rPr>
          <w:ins w:id="1574" w:author="Isha Gupta" w:date="2017-05-17T13:08:00Z"/>
          <w:rFonts w:ascii="Segoe UI" w:hAnsi="Segoe UI" w:cs="Segoe UI"/>
          <w:color w:val="111111"/>
          <w:sz w:val="21"/>
          <w:szCs w:val="21"/>
          <w:shd w:val="clear" w:color="auto" w:fill="FFFFFF"/>
        </w:rPr>
      </w:pPr>
      <w:ins w:id="1575" w:author="Isha Gupta" w:date="2017-05-18T10:39:00Z">
        <w:r w:rsidRPr="007D45C4">
          <w:rPr>
            <w:b/>
            <w:lang w:val="en-US" w:eastAsia="ja-JP"/>
            <w:rPrChange w:id="1576" w:author="Isha Gupta" w:date="2017-05-18T10:40:00Z">
              <w:rPr>
                <w:lang w:val="en-US" w:eastAsia="ja-JP"/>
              </w:rPr>
            </w:rPrChange>
          </w:rPr>
          <w:t>Address</w:t>
        </w:r>
        <w:r>
          <w:rPr>
            <w:lang w:val="en-US" w:eastAsia="ja-JP"/>
          </w:rPr>
          <w:t xml:space="preserve"> table will contain the information about addresses.</w:t>
        </w:r>
      </w:ins>
    </w:p>
    <w:p w14:paraId="62020D60" w14:textId="46AEBEB3" w:rsidR="00ED7C71" w:rsidRPr="002A62BB" w:rsidRDefault="00ED7C71" w:rsidP="002A62BB">
      <w:pPr>
        <w:pStyle w:val="BodyText"/>
        <w:rPr>
          <w:ins w:id="1577" w:author="Isha Gupta" w:date="2017-05-17T13:08:00Z"/>
          <w:lang w:val="en-US" w:eastAsia="ja-JP"/>
          <w:rPrChange w:id="1578" w:author="Isha Gupta" w:date="2017-05-18T11:23:00Z">
            <w:rPr>
              <w:ins w:id="1579" w:author="Isha Gupta" w:date="2017-05-17T13:08:00Z"/>
            </w:rPr>
          </w:rPrChange>
        </w:rPr>
        <w:pPrChange w:id="1580" w:author="Isha Gupta" w:date="2017-05-18T11:23:00Z">
          <w:pPr>
            <w:pStyle w:val="Heading3"/>
          </w:pPr>
        </w:pPrChange>
      </w:pPr>
      <w:ins w:id="1581" w:author="Isha Gupta" w:date="2017-05-17T13:08:00Z">
        <w:r>
          <w:rPr>
            <w:noProof/>
            <w:lang w:val="en-US"/>
          </w:rPr>
          <w:lastRenderedPageBreak/>
          <w:drawing>
            <wp:inline distT="0" distB="0" distL="0" distR="0" wp14:anchorId="00BB6A53" wp14:editId="30EA9D76">
              <wp:extent cx="6188710" cy="505714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88710" cy="5057140"/>
                      </a:xfrm>
                      <a:prstGeom prst="rect">
                        <a:avLst/>
                      </a:prstGeom>
                    </pic:spPr>
                  </pic:pic>
                </a:graphicData>
              </a:graphic>
            </wp:inline>
          </w:drawing>
        </w:r>
      </w:ins>
    </w:p>
    <w:p w14:paraId="49277823" w14:textId="77777777" w:rsidR="00ED7C71" w:rsidRPr="002F0D70" w:rsidRDefault="00ED7C71" w:rsidP="00ED7C71">
      <w:pPr>
        <w:pStyle w:val="Heading3"/>
        <w:rPr>
          <w:ins w:id="1582" w:author="Isha Gupta" w:date="2017-05-17T13:08:00Z"/>
        </w:rPr>
      </w:pPr>
      <w:bookmarkStart w:id="1583" w:name="_Toc482009649"/>
      <w:ins w:id="1584" w:author="Isha Gupta" w:date="2017-05-17T13:08:00Z">
        <w:r>
          <w:t>Scheduler Service</w:t>
        </w:r>
        <w:bookmarkEnd w:id="1583"/>
        <w:r>
          <w:t xml:space="preserve"> </w:t>
        </w:r>
      </w:ins>
    </w:p>
    <w:p w14:paraId="0A38BBF2" w14:textId="77777777" w:rsidR="00ED7C71" w:rsidRDefault="00ED7C71" w:rsidP="00ED7C71">
      <w:pPr>
        <w:pStyle w:val="BodyText"/>
        <w:rPr>
          <w:ins w:id="1585" w:author="Isha Gupta" w:date="2017-05-17T13:08:00Z"/>
          <w:lang w:val="en-US" w:eastAsia="ja-JP"/>
        </w:rPr>
      </w:pPr>
      <w:ins w:id="1586" w:author="Isha Gupta" w:date="2017-05-17T13:08:00Z">
        <w:r>
          <w:rPr>
            <w:lang w:val="en-US" w:eastAsia="ja-JP"/>
          </w:rPr>
          <w:t>This will be the service responsible for generating appropriate alerts, feeds and notifications both for the customer and billing department for any customer defaults.</w:t>
        </w:r>
      </w:ins>
    </w:p>
    <w:p w14:paraId="3D8EF59A" w14:textId="72FE7BAC" w:rsidR="00ED7C71" w:rsidRDefault="00A835BF" w:rsidP="00ED7C71">
      <w:pPr>
        <w:pStyle w:val="Heading3"/>
        <w:rPr>
          <w:ins w:id="1587" w:author="Isha Gupta" w:date="2017-05-17T13:08:00Z"/>
        </w:rPr>
      </w:pPr>
      <w:ins w:id="1588" w:author="Isha Gupta" w:date="2017-05-18T10:48:00Z">
        <w:r>
          <w:t>Reporting Services</w:t>
        </w:r>
      </w:ins>
    </w:p>
    <w:p w14:paraId="7D2CD93A" w14:textId="2DCDF3BA" w:rsidR="00641C20" w:rsidRPr="00ED7C71" w:rsidRDefault="0070468D" w:rsidP="00730228">
      <w:pPr>
        <w:pStyle w:val="BodyText"/>
        <w:rPr>
          <w:lang w:val="en-US" w:eastAsia="ja-JP"/>
        </w:rPr>
      </w:pPr>
      <w:ins w:id="1589" w:author="Isha Gupta" w:date="2017-05-17T13:08:00Z">
        <w:r>
          <w:rPr>
            <w:lang w:val="en-US" w:eastAsia="ja-JP"/>
          </w:rPr>
          <w:t xml:space="preserve">A </w:t>
        </w:r>
      </w:ins>
      <w:ins w:id="1590" w:author="Isha Gupta" w:date="2017-05-18T10:48:00Z">
        <w:r>
          <w:rPr>
            <w:lang w:val="en-US" w:eastAsia="ja-JP"/>
          </w:rPr>
          <w:t xml:space="preserve">separate </w:t>
        </w:r>
      </w:ins>
      <w:ins w:id="1591" w:author="Isha Gupta" w:date="2017-05-17T13:08:00Z">
        <w:r>
          <w:rPr>
            <w:lang w:val="en-US" w:eastAsia="ja-JP"/>
          </w:rPr>
          <w:t xml:space="preserve">dashboard would </w:t>
        </w:r>
      </w:ins>
      <w:ins w:id="1592" w:author="Isha Gupta" w:date="2017-05-18T10:48:00Z">
        <w:r>
          <w:rPr>
            <w:lang w:val="en-US" w:eastAsia="ja-JP"/>
          </w:rPr>
          <w:t xml:space="preserve">be provided for reporting which will present </w:t>
        </w:r>
      </w:ins>
      <w:ins w:id="1593" w:author="Isha Gupta" w:date="2017-05-18T11:24:00Z">
        <w:r w:rsidR="006F7607">
          <w:rPr>
            <w:lang w:val="en-US" w:eastAsia="ja-JP"/>
          </w:rPr>
          <w:t>several types</w:t>
        </w:r>
      </w:ins>
      <w:ins w:id="1594" w:author="Isha Gupta" w:date="2017-05-18T10:48:00Z">
        <w:r>
          <w:rPr>
            <w:lang w:val="en-US" w:eastAsia="ja-JP"/>
          </w:rPr>
          <w:t xml:space="preserve"> of reports for different types of users. They will be configurable</w:t>
        </w:r>
      </w:ins>
      <w:ins w:id="1595" w:author="Isha Gupta" w:date="2017-05-18T10:49:00Z">
        <w:r>
          <w:rPr>
            <w:lang w:val="en-US" w:eastAsia="ja-JP"/>
          </w:rPr>
          <w:t xml:space="preserve"> using the configuration module</w:t>
        </w:r>
      </w:ins>
      <w:ins w:id="1596" w:author="Isha Gupta" w:date="2017-05-18T10:48:00Z">
        <w:r>
          <w:rPr>
            <w:lang w:val="en-US" w:eastAsia="ja-JP"/>
          </w:rPr>
          <w:t xml:space="preserve">. </w:t>
        </w:r>
      </w:ins>
    </w:p>
    <w:p w14:paraId="353C8C81" w14:textId="77777777" w:rsidR="00407CF0" w:rsidRDefault="00407CF0" w:rsidP="00407CF0">
      <w:pPr>
        <w:pStyle w:val="Heading1"/>
      </w:pPr>
      <w:bookmarkStart w:id="1597" w:name="_Toc276998224"/>
      <w:bookmarkStart w:id="1598" w:name="_Toc482009622"/>
      <w:r>
        <w:lastRenderedPageBreak/>
        <w:t>Framework/Infrastructural Components</w:t>
      </w:r>
      <w:bookmarkEnd w:id="1597"/>
      <w:bookmarkEnd w:id="1598"/>
    </w:p>
    <w:p w14:paraId="6EE708E7" w14:textId="77777777" w:rsidR="00407CF0" w:rsidRPr="00B55508" w:rsidRDefault="00407CF0" w:rsidP="00407CF0"/>
    <w:p w14:paraId="304D702B" w14:textId="77777777" w:rsidR="00407CF0" w:rsidRPr="00F3504A" w:rsidRDefault="00407CF0" w:rsidP="002C118B">
      <w:pPr>
        <w:pStyle w:val="ListParagraph"/>
        <w:keepNext/>
        <w:keepLines/>
        <w:numPr>
          <w:ilvl w:val="0"/>
          <w:numId w:val="1"/>
        </w:numPr>
        <w:spacing w:before="480" w:after="0"/>
        <w:contextualSpacing w:val="0"/>
        <w:jc w:val="left"/>
        <w:outlineLvl w:val="0"/>
        <w:rPr>
          <w:rFonts w:asciiTheme="majorHAnsi" w:eastAsiaTheme="majorEastAsia" w:hAnsiTheme="majorHAnsi" w:cstheme="majorBidi"/>
          <w:b/>
          <w:bCs/>
          <w:vanish/>
          <w:color w:val="2E74B5" w:themeColor="accent1" w:themeShade="BF"/>
          <w:sz w:val="28"/>
          <w:szCs w:val="28"/>
        </w:rPr>
      </w:pPr>
      <w:bookmarkStart w:id="1599" w:name="_Toc254356053"/>
      <w:bookmarkStart w:id="1600" w:name="_Toc276998225"/>
      <w:bookmarkStart w:id="1601" w:name="_Toc446408408"/>
      <w:bookmarkStart w:id="1602" w:name="_Toc446411376"/>
      <w:bookmarkStart w:id="1603" w:name="_Toc482008849"/>
      <w:bookmarkStart w:id="1604" w:name="_Toc482009010"/>
      <w:bookmarkStart w:id="1605" w:name="_Toc482009069"/>
      <w:bookmarkStart w:id="1606" w:name="_Toc482009623"/>
      <w:bookmarkEnd w:id="1599"/>
      <w:bookmarkEnd w:id="1600"/>
      <w:bookmarkEnd w:id="1601"/>
      <w:bookmarkEnd w:id="1602"/>
      <w:bookmarkEnd w:id="1603"/>
      <w:bookmarkEnd w:id="1604"/>
      <w:bookmarkEnd w:id="1605"/>
      <w:bookmarkEnd w:id="1606"/>
    </w:p>
    <w:p w14:paraId="25D4EAFA" w14:textId="77777777" w:rsidR="00407CF0" w:rsidRPr="00407CF0" w:rsidRDefault="00407CF0" w:rsidP="00407CF0">
      <w:pPr>
        <w:pStyle w:val="Heading2"/>
      </w:pPr>
      <w:bookmarkStart w:id="1607" w:name="_Toc276998226"/>
      <w:bookmarkStart w:id="1608" w:name="_Toc482009624"/>
      <w:r w:rsidRPr="00407CF0">
        <w:t>Logging</w:t>
      </w:r>
      <w:bookmarkEnd w:id="1607"/>
      <w:bookmarkEnd w:id="1608"/>
    </w:p>
    <w:p w14:paraId="74474BFD" w14:textId="041E9DCD" w:rsidR="00407CF0" w:rsidRPr="00F3504A" w:rsidRDefault="002142EE" w:rsidP="00407CF0">
      <w:pPr>
        <w:pStyle w:val="BodyText"/>
      </w:pPr>
      <w:r>
        <w:t>Log4Net will be used as logging framework for generating log files. Different log files will be generated from the system. Server logs, client logs, module logs etc.</w:t>
      </w:r>
    </w:p>
    <w:p w14:paraId="6E3B1A93" w14:textId="77777777" w:rsidR="00407CF0" w:rsidRDefault="00407CF0" w:rsidP="00407CF0">
      <w:pPr>
        <w:pStyle w:val="Heading2"/>
      </w:pPr>
      <w:bookmarkStart w:id="1609" w:name="_Toc276998227"/>
      <w:bookmarkStart w:id="1610" w:name="_Toc482009625"/>
      <w:r>
        <w:t>Exception Handling</w:t>
      </w:r>
      <w:bookmarkEnd w:id="1609"/>
      <w:bookmarkEnd w:id="1610"/>
    </w:p>
    <w:p w14:paraId="6C77685E" w14:textId="3F28222D" w:rsidR="00407CF0" w:rsidRPr="00F3504A" w:rsidRDefault="002142EE" w:rsidP="00407CF0">
      <w:pPr>
        <w:pStyle w:val="BodyText"/>
      </w:pPr>
      <w:r>
        <w:t>Custom exception handling will be present with error reporting features to collect details about the system when the exception occurred that may be helpful in fixing the problem.</w:t>
      </w:r>
    </w:p>
    <w:p w14:paraId="3BEBDECD" w14:textId="77777777" w:rsidR="00407CF0" w:rsidRDefault="00407CF0" w:rsidP="00407CF0">
      <w:pPr>
        <w:pStyle w:val="Heading2"/>
      </w:pPr>
      <w:bookmarkStart w:id="1611" w:name="_Toc276998228"/>
      <w:bookmarkStart w:id="1612" w:name="_Toc482009626"/>
      <w:r>
        <w:t>Security</w:t>
      </w:r>
      <w:bookmarkEnd w:id="1611"/>
      <w:bookmarkEnd w:id="1612"/>
    </w:p>
    <w:p w14:paraId="29BFA771" w14:textId="5DE7E60C" w:rsidR="002142EE" w:rsidRPr="002142EE" w:rsidRDefault="002142EE" w:rsidP="002142EE">
      <w:pPr>
        <w:pStyle w:val="BodyText"/>
        <w:rPr>
          <w:lang w:val="en-US"/>
        </w:rPr>
      </w:pPr>
      <w:r>
        <w:t xml:space="preserve">Application </w:t>
      </w:r>
      <w:r>
        <w:rPr>
          <w:lang w:val="en-US"/>
        </w:rPr>
        <w:t xml:space="preserve">will </w:t>
      </w:r>
      <w:r w:rsidRPr="002142EE">
        <w:rPr>
          <w:lang w:val="en-US"/>
        </w:rPr>
        <w:t>utilize an identity management system with role-based user a</w:t>
      </w:r>
      <w:r>
        <w:rPr>
          <w:lang w:val="en-US"/>
        </w:rPr>
        <w:t>uthentication and authorization for allowed secured access.</w:t>
      </w:r>
      <w:ins w:id="1613" w:author="Isha Gupta" w:date="2017-05-18T10:50:00Z">
        <w:r w:rsidR="00EE1C99">
          <w:rPr>
            <w:lang w:val="en-US"/>
          </w:rPr>
          <w:t xml:space="preserve"> Application will be available through https link.</w:t>
        </w:r>
      </w:ins>
    </w:p>
    <w:p w14:paraId="41FDEEC1" w14:textId="31DF986B" w:rsidR="00407CF0" w:rsidRDefault="00407CF0" w:rsidP="00407CF0">
      <w:pPr>
        <w:pStyle w:val="Heading2"/>
      </w:pPr>
      <w:bookmarkStart w:id="1614" w:name="_Toc276998229"/>
      <w:del w:id="1615" w:author="Isha Gupta" w:date="2017-04-27T00:39:00Z">
        <w:r w:rsidDel="00641C20">
          <w:delText>Data Access</w:delText>
        </w:r>
      </w:del>
      <w:bookmarkStart w:id="1616" w:name="_Toc482009627"/>
      <w:bookmarkEnd w:id="1614"/>
      <w:ins w:id="1617" w:author="Isha Gupta" w:date="2017-04-27T00:39:00Z">
        <w:r w:rsidR="00641C20">
          <w:t>Configuration</w:t>
        </w:r>
      </w:ins>
      <w:bookmarkEnd w:id="1616"/>
    </w:p>
    <w:p w14:paraId="45BD2E77" w14:textId="40D09359" w:rsidR="00407CF0" w:rsidRDefault="008B25AA" w:rsidP="00407CF0">
      <w:pPr>
        <w:pStyle w:val="BodyText"/>
      </w:pPr>
      <w:ins w:id="1618" w:author="Isha Gupta" w:date="2017-04-27T00:41:00Z">
        <w:r>
          <w:t>Application features would be configurable using this modul</w:t>
        </w:r>
        <w:r w:rsidR="00D8775A">
          <w:t>e. This will essentially read a</w:t>
        </w:r>
        <w:r>
          <w:t xml:space="preserve"> config file which would be available in the installation direc</w:t>
        </w:r>
      </w:ins>
      <w:ins w:id="1619" w:author="Isha Gupta" w:date="2017-04-27T00:42:00Z">
        <w:r>
          <w:t xml:space="preserve">tory. By changing settings in this file, admin would be </w:t>
        </w:r>
      </w:ins>
      <w:ins w:id="1620" w:author="Isha Gupta" w:date="2017-04-27T11:00:00Z">
        <w:r w:rsidR="005C7BF6">
          <w:t>configuring</w:t>
        </w:r>
      </w:ins>
      <w:ins w:id="1621" w:author="Isha Gupta" w:date="2017-04-27T00:42:00Z">
        <w:r>
          <w:t xml:space="preserve"> the application for different customers.</w:t>
        </w:r>
      </w:ins>
      <w:del w:id="1622" w:author="Isha Gupta" w:date="2017-04-27T00:39:00Z">
        <w:r w:rsidR="00407CF0" w:rsidDel="00641C20">
          <w:delText>[todo]</w:delText>
        </w:r>
      </w:del>
    </w:p>
    <w:p w14:paraId="7EFA0DBF" w14:textId="5E4D4265" w:rsidR="008B25AA" w:rsidRPr="008B25AA" w:rsidDel="00565667" w:rsidRDefault="00407CF0">
      <w:pPr>
        <w:pStyle w:val="Heading2"/>
        <w:rPr>
          <w:del w:id="1623" w:author="Isha Gupta" w:date="2017-05-17T10:56:00Z"/>
        </w:rPr>
      </w:pPr>
      <w:bookmarkStart w:id="1624" w:name="_Toc276998230"/>
      <w:bookmarkStart w:id="1625" w:name="_Toc482009628"/>
      <w:del w:id="1626" w:author="Isha Gupta" w:date="2017-05-17T10:56:00Z">
        <w:r w:rsidDel="00565667">
          <w:delText>Caching</w:delText>
        </w:r>
        <w:bookmarkEnd w:id="1624"/>
        <w:bookmarkEnd w:id="1625"/>
      </w:del>
    </w:p>
    <w:p w14:paraId="42354F22" w14:textId="011382BC" w:rsidR="00407CF0" w:rsidDel="00565667" w:rsidRDefault="00407CF0" w:rsidP="00407CF0">
      <w:pPr>
        <w:pStyle w:val="BodyText"/>
        <w:rPr>
          <w:del w:id="1627" w:author="Isha Gupta" w:date="2017-05-17T10:56:00Z"/>
        </w:rPr>
      </w:pPr>
      <w:del w:id="1628" w:author="Isha Gupta" w:date="2017-04-27T00:42:00Z">
        <w:r w:rsidDel="008B25AA">
          <w:delText>[todo]</w:delText>
        </w:r>
      </w:del>
    </w:p>
    <w:p w14:paraId="58C34384" w14:textId="202EA43F" w:rsidR="008B25AA" w:rsidRDefault="008B25AA" w:rsidP="00407CF0">
      <w:pPr>
        <w:pStyle w:val="Heading2"/>
        <w:rPr>
          <w:ins w:id="1629" w:author="Isha Gupta" w:date="2017-04-27T00:42:00Z"/>
        </w:rPr>
      </w:pPr>
      <w:bookmarkStart w:id="1630" w:name="_Toc482009629"/>
      <w:bookmarkStart w:id="1631" w:name="_Toc276998231"/>
      <w:ins w:id="1632" w:author="Isha Gupta" w:date="2017-04-27T00:40:00Z">
        <w:r>
          <w:t>Alert &amp; Notification</w:t>
        </w:r>
        <w:bookmarkEnd w:id="1630"/>
        <w:r>
          <w:t xml:space="preserve"> </w:t>
        </w:r>
      </w:ins>
    </w:p>
    <w:p w14:paraId="385FD61C" w14:textId="24E09189" w:rsidR="008B25AA" w:rsidRDefault="008B25AA">
      <w:pPr>
        <w:pStyle w:val="BodyText"/>
        <w:rPr>
          <w:ins w:id="1633" w:author="Isha Gupta" w:date="2017-05-17T10:58:00Z"/>
          <w:lang w:val="en-US" w:eastAsia="ja-JP"/>
        </w:rPr>
        <w:pPrChange w:id="1634" w:author="Isha Gupta" w:date="2017-04-27T00:42:00Z">
          <w:pPr>
            <w:pStyle w:val="Heading2"/>
          </w:pPr>
        </w:pPrChange>
      </w:pPr>
      <w:ins w:id="1635" w:author="Isha Gupta" w:date="2017-04-27T00:42:00Z">
        <w:r>
          <w:rPr>
            <w:lang w:val="en-US" w:eastAsia="ja-JP"/>
          </w:rPr>
          <w:t xml:space="preserve">Application would be notifying the users about </w:t>
        </w:r>
      </w:ins>
      <w:ins w:id="1636" w:author="Isha Gupta" w:date="2017-05-08T12:24:00Z">
        <w:r w:rsidR="008B4D60">
          <w:rPr>
            <w:lang w:val="en-US" w:eastAsia="ja-JP"/>
          </w:rPr>
          <w:t>various stages</w:t>
        </w:r>
      </w:ins>
      <w:ins w:id="1637" w:author="Isha Gupta" w:date="2017-04-27T00:42:00Z">
        <w:r>
          <w:rPr>
            <w:lang w:val="en-US" w:eastAsia="ja-JP"/>
          </w:rPr>
          <w:t xml:space="preserve"> through this module.</w:t>
        </w:r>
      </w:ins>
      <w:ins w:id="1638" w:author="Isha Gupta" w:date="2017-04-27T00:43:00Z">
        <w:r>
          <w:rPr>
            <w:lang w:val="en-US" w:eastAsia="ja-JP"/>
          </w:rPr>
          <w:t xml:space="preserve"> This </w:t>
        </w:r>
      </w:ins>
      <w:ins w:id="1639" w:author="Isha Gupta" w:date="2017-04-27T00:44:00Z">
        <w:r>
          <w:rPr>
            <w:lang w:val="en-US" w:eastAsia="ja-JP"/>
          </w:rPr>
          <w:t xml:space="preserve">module </w:t>
        </w:r>
      </w:ins>
      <w:ins w:id="1640" w:author="Isha Gupta" w:date="2017-04-27T00:43:00Z">
        <w:r w:rsidR="00543330">
          <w:rPr>
            <w:lang w:val="en-US" w:eastAsia="ja-JP"/>
          </w:rPr>
          <w:t xml:space="preserve">will take care of any notifications for the users </w:t>
        </w:r>
      </w:ins>
      <w:ins w:id="1641" w:author="Isha Gupta" w:date="2017-05-17T10:59:00Z">
        <w:r w:rsidR="00543330">
          <w:rPr>
            <w:lang w:val="en-US" w:eastAsia="ja-JP"/>
          </w:rPr>
          <w:t xml:space="preserve">for due payments </w:t>
        </w:r>
      </w:ins>
      <w:ins w:id="1642" w:author="Isha Gupta" w:date="2017-04-27T00:43:00Z">
        <w:r w:rsidR="00543330">
          <w:rPr>
            <w:lang w:val="en-US" w:eastAsia="ja-JP"/>
          </w:rPr>
          <w:t xml:space="preserve">and the billing department </w:t>
        </w:r>
      </w:ins>
      <w:ins w:id="1643" w:author="Isha Gupta" w:date="2017-05-17T10:59:00Z">
        <w:r w:rsidR="00543330">
          <w:rPr>
            <w:lang w:val="en-US" w:eastAsia="ja-JP"/>
          </w:rPr>
          <w:t xml:space="preserve">for any defaulters. It will be </w:t>
        </w:r>
      </w:ins>
      <w:ins w:id="1644" w:author="Isha Gupta" w:date="2017-04-27T00:44:00Z">
        <w:r>
          <w:rPr>
            <w:lang w:val="en-US" w:eastAsia="ja-JP"/>
          </w:rPr>
          <w:t>dependent on the</w:t>
        </w:r>
      </w:ins>
      <w:ins w:id="1645" w:author="Isha Gupta" w:date="2017-04-27T00:43:00Z">
        <w:r>
          <w:rPr>
            <w:lang w:val="en-US" w:eastAsia="ja-JP"/>
          </w:rPr>
          <w:t xml:space="preserve"> input from the sched</w:t>
        </w:r>
      </w:ins>
      <w:ins w:id="1646" w:author="Isha Gupta" w:date="2017-04-27T00:44:00Z">
        <w:r>
          <w:rPr>
            <w:lang w:val="en-US" w:eastAsia="ja-JP"/>
          </w:rPr>
          <w:t>uler service.</w:t>
        </w:r>
      </w:ins>
      <w:ins w:id="1647" w:author="Isha Gupta" w:date="2017-05-17T10:59:00Z">
        <w:r w:rsidR="00F450CD">
          <w:rPr>
            <w:lang w:val="en-US" w:eastAsia="ja-JP"/>
          </w:rPr>
          <w:t xml:space="preserve"> </w:t>
        </w:r>
      </w:ins>
    </w:p>
    <w:p w14:paraId="09F05FE0" w14:textId="25D3B212" w:rsidR="00543330" w:rsidRPr="002E20E0" w:rsidRDefault="00543330">
      <w:pPr>
        <w:pStyle w:val="BodyText"/>
        <w:rPr>
          <w:ins w:id="1648" w:author="Isha Gupta" w:date="2017-04-27T00:40:00Z"/>
        </w:rPr>
        <w:pPrChange w:id="1649" w:author="Isha Gupta" w:date="2017-04-27T00:42:00Z">
          <w:pPr>
            <w:pStyle w:val="Heading2"/>
          </w:pPr>
        </w:pPrChange>
      </w:pPr>
    </w:p>
    <w:p w14:paraId="1229A2DF" w14:textId="224C00B1" w:rsidR="00407CF0" w:rsidDel="00641C20" w:rsidRDefault="00407CF0" w:rsidP="00407CF0">
      <w:pPr>
        <w:pStyle w:val="Heading2"/>
        <w:rPr>
          <w:del w:id="1650" w:author="Isha Gupta" w:date="2017-04-27T00:39:00Z"/>
        </w:rPr>
      </w:pPr>
      <w:del w:id="1651" w:author="Isha Gupta" w:date="2017-04-27T00:39:00Z">
        <w:r w:rsidDel="00641C20">
          <w:delText>Input Validation</w:delText>
        </w:r>
        <w:bookmarkEnd w:id="1631"/>
      </w:del>
    </w:p>
    <w:p w14:paraId="6259FE7B" w14:textId="7A0E35F9" w:rsidR="00407CF0" w:rsidRPr="002D4165" w:rsidDel="00641C20" w:rsidRDefault="00407CF0" w:rsidP="00407CF0">
      <w:pPr>
        <w:pStyle w:val="BodyText"/>
        <w:rPr>
          <w:del w:id="1652" w:author="Isha Gupta" w:date="2017-04-27T00:40:00Z"/>
        </w:rPr>
      </w:pPr>
      <w:del w:id="1653" w:author="Isha Gupta" w:date="2017-04-27T00:40:00Z">
        <w:r w:rsidDel="00641C20">
          <w:delText>[todo]</w:delText>
        </w:r>
      </w:del>
    </w:p>
    <w:p w14:paraId="31849ABD" w14:textId="61B2A4E4" w:rsidR="00407CF0" w:rsidDel="00641C20" w:rsidRDefault="00407CF0" w:rsidP="00407CF0">
      <w:pPr>
        <w:pStyle w:val="Heading2"/>
        <w:rPr>
          <w:del w:id="1654" w:author="Isha Gupta" w:date="2017-04-27T00:40:00Z"/>
        </w:rPr>
      </w:pPr>
      <w:bookmarkStart w:id="1655" w:name="_Toc276998232"/>
      <w:del w:id="1656" w:author="Isha Gupta" w:date="2017-04-27T00:40:00Z">
        <w:r w:rsidDel="00641C20">
          <w:delText>Object Creation</w:delText>
        </w:r>
        <w:bookmarkEnd w:id="1655"/>
      </w:del>
    </w:p>
    <w:p w14:paraId="47310745" w14:textId="1D6CB751" w:rsidR="00407CF0" w:rsidDel="00641C20" w:rsidRDefault="00407CF0" w:rsidP="00407CF0">
      <w:pPr>
        <w:pStyle w:val="BodyText"/>
        <w:rPr>
          <w:del w:id="1657" w:author="Isha Gupta" w:date="2017-04-27T00:40:00Z"/>
        </w:rPr>
      </w:pPr>
      <w:del w:id="1658" w:author="Isha Gupta" w:date="2017-04-27T00:40:00Z">
        <w:r w:rsidDel="00641C20">
          <w:delText>[todo]</w:delText>
        </w:r>
      </w:del>
    </w:p>
    <w:p w14:paraId="3EF0CE43" w14:textId="6DA3A25C" w:rsidR="00407CF0" w:rsidDel="008B25AA" w:rsidRDefault="008B25AA" w:rsidP="00407CF0">
      <w:pPr>
        <w:pStyle w:val="Heading2"/>
        <w:rPr>
          <w:del w:id="1659" w:author="Isha Gupta" w:date="2017-04-27T00:44:00Z"/>
        </w:rPr>
      </w:pPr>
      <w:bookmarkStart w:id="1660" w:name="_Toc276998233"/>
      <w:ins w:id="1661" w:author="Isha Gupta" w:date="2017-04-27T00:44:00Z">
        <w:r w:rsidDel="008B25AA">
          <w:t xml:space="preserve"> </w:t>
        </w:r>
      </w:ins>
      <w:del w:id="1662" w:author="Isha Gupta" w:date="2017-04-27T00:44:00Z">
        <w:r w:rsidR="00407CF0" w:rsidDel="008B25AA">
          <w:delText>Data Transfer between Layers</w:delText>
        </w:r>
        <w:bookmarkEnd w:id="1660"/>
      </w:del>
    </w:p>
    <w:p w14:paraId="3725C545" w14:textId="77777777" w:rsidR="00407CF0" w:rsidRDefault="00407CF0" w:rsidP="00407CF0">
      <w:pPr>
        <w:pStyle w:val="BodyText"/>
      </w:pPr>
      <w:del w:id="1663" w:author="Isha Gupta" w:date="2017-04-27T00:44:00Z">
        <w:r w:rsidDel="008B25AA">
          <w:delText>[todo]</w:delText>
        </w:r>
      </w:del>
    </w:p>
    <w:p w14:paraId="3F0DB53E" w14:textId="18EC865D" w:rsidR="00FF7785" w:rsidRDefault="00FF7785" w:rsidP="00FF7785">
      <w:pPr>
        <w:pStyle w:val="Heading1"/>
        <w:rPr>
          <w:ins w:id="1664" w:author="Isha Gupta" w:date="2017-05-18T11:30:00Z"/>
        </w:rPr>
      </w:pPr>
      <w:bookmarkStart w:id="1665" w:name="_Toc482009630"/>
      <w:r>
        <w:lastRenderedPageBreak/>
        <w:t>Integration (External Systems) Architecture</w:t>
      </w:r>
      <w:bookmarkEnd w:id="1665"/>
    </w:p>
    <w:p w14:paraId="44EB5F6C" w14:textId="598186ED" w:rsidR="00984E1E" w:rsidRPr="00984E1E" w:rsidRDefault="00984E1E" w:rsidP="00984E1E">
      <w:pPr>
        <w:pStyle w:val="BodyText"/>
        <w:rPr>
          <w:ins w:id="1666" w:author="Isha Gupta" w:date="2017-05-18T10:51:00Z"/>
          <w:lang w:val="en-US" w:eastAsia="ja-JP"/>
          <w:rPrChange w:id="1667" w:author="Isha Gupta" w:date="2017-05-18T11:30:00Z">
            <w:rPr>
              <w:ins w:id="1668" w:author="Isha Gupta" w:date="2017-05-18T10:51:00Z"/>
            </w:rPr>
          </w:rPrChange>
        </w:rPr>
        <w:pPrChange w:id="1669" w:author="Isha Gupta" w:date="2017-05-18T11:30:00Z">
          <w:pPr>
            <w:pStyle w:val="Heading1"/>
          </w:pPr>
        </w:pPrChange>
      </w:pPr>
    </w:p>
    <w:p w14:paraId="58FDC70B" w14:textId="77A10DB8" w:rsidR="0004485C" w:rsidRPr="0004485C" w:rsidRDefault="0004485C" w:rsidP="0004485C">
      <w:pPr>
        <w:pStyle w:val="BodyText"/>
        <w:rPr>
          <w:lang w:val="en-US" w:eastAsia="ja-JP"/>
          <w:rPrChange w:id="1670" w:author="Isha Gupta" w:date="2017-05-18T10:51:00Z">
            <w:rPr/>
          </w:rPrChange>
        </w:rPr>
        <w:pPrChange w:id="1671" w:author="Isha Gupta" w:date="2017-05-18T10:51:00Z">
          <w:pPr>
            <w:pStyle w:val="Heading1"/>
          </w:pPr>
        </w:pPrChange>
      </w:pPr>
      <w:ins w:id="1672" w:author="Isha Gupta" w:date="2017-05-18T10:51:00Z">
        <w:r>
          <w:rPr>
            <w:noProof/>
            <w:lang w:val="en-US"/>
          </w:rPr>
          <w:drawing>
            <wp:inline distT="0" distB="0" distL="0" distR="0" wp14:anchorId="78984227" wp14:editId="042ECB2E">
              <wp:extent cx="6179820" cy="22707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79820" cy="2270760"/>
                      </a:xfrm>
                      <a:prstGeom prst="rect">
                        <a:avLst/>
                      </a:prstGeom>
                      <a:noFill/>
                      <a:ln>
                        <a:noFill/>
                      </a:ln>
                    </pic:spPr>
                  </pic:pic>
                </a:graphicData>
              </a:graphic>
            </wp:inline>
          </w:drawing>
        </w:r>
      </w:ins>
    </w:p>
    <w:p w14:paraId="0BEEE8D0" w14:textId="77777777" w:rsidR="00FF7785" w:rsidRDefault="00FF7785" w:rsidP="00FF7785">
      <w:pPr>
        <w:pStyle w:val="Heading2"/>
      </w:pPr>
      <w:bookmarkStart w:id="1673" w:name="_Toc482009631"/>
      <w:r>
        <w:t>Solution Integration Diagram</w:t>
      </w:r>
      <w:bookmarkEnd w:id="1673"/>
    </w:p>
    <w:p w14:paraId="00394A67" w14:textId="396878D3" w:rsidR="00147400" w:rsidRPr="00BA2268" w:rsidRDefault="00BA2268" w:rsidP="00147400">
      <w:pPr>
        <w:pStyle w:val="BodyText"/>
        <w:rPr>
          <w:ins w:id="1674" w:author="Isha Gupta" w:date="2017-04-27T00:46:00Z"/>
          <w:lang w:val="en-US" w:eastAsia="ja-JP"/>
          <w:rPrChange w:id="1675" w:author="Isha Gupta" w:date="2017-05-18T11:25:00Z">
            <w:rPr>
              <w:ins w:id="1676" w:author="Isha Gupta" w:date="2017-04-27T00:46:00Z"/>
              <w:rFonts w:eastAsia="Times New Roman" w:hAnsi="Calibri"/>
              <w:color w:val="000000" w:themeColor="text1"/>
              <w:kern w:val="24"/>
              <w:sz w:val="28"/>
              <w:szCs w:val="28"/>
              <w:lang w:eastAsia="en-IN"/>
            </w:rPr>
          </w:rPrChange>
        </w:rPr>
      </w:pPr>
      <w:ins w:id="1677" w:author="Isha Gupta" w:date="2017-05-18T11:25:00Z">
        <w:r w:rsidRPr="00BA2268">
          <w:rPr>
            <w:lang w:val="en-US" w:eastAsia="ja-JP"/>
            <w:rPrChange w:id="1678" w:author="Isha Gupta" w:date="2017-05-18T11:25:00Z">
              <w:rPr>
                <w:rFonts w:eastAsia="Times New Roman" w:hAnsi="Calibri"/>
                <w:b/>
                <w:color w:val="000000" w:themeColor="text1"/>
                <w:kern w:val="24"/>
                <w:sz w:val="28"/>
                <w:szCs w:val="28"/>
                <w:lang w:eastAsia="en-IN"/>
              </w:rPr>
            </w:rPrChange>
          </w:rPr>
          <w:t>The purpose of this diagram is to explain how the different components (internal &amp; external</w:t>
        </w:r>
        <w:r w:rsidR="00984E1E" w:rsidRPr="00984E1E">
          <w:rPr>
            <w:lang w:val="en-US" w:eastAsia="ja-JP"/>
          </w:rPr>
          <w:t>) are interacting with each other.</w:t>
        </w:r>
      </w:ins>
    </w:p>
    <w:p w14:paraId="67662C82" w14:textId="1BFC1A8C" w:rsidR="00B16E93" w:rsidRPr="00B16E93" w:rsidDel="007931AE" w:rsidRDefault="00B16E93" w:rsidP="00B16E93">
      <w:pPr>
        <w:pStyle w:val="BodyText"/>
        <w:rPr>
          <w:del w:id="1679" w:author="Isha Gupta" w:date="2017-05-17T12:30:00Z"/>
          <w:lang w:val="en-US" w:eastAsia="ja-JP"/>
        </w:rPr>
      </w:pPr>
      <w:del w:id="1680" w:author="Isha Gupta" w:date="2017-04-27T00:45:00Z">
        <w:r w:rsidDel="00147400">
          <w:rPr>
            <w:lang w:val="en-US" w:eastAsia="ja-JP"/>
          </w:rPr>
          <w:delText>[todo]</w:delText>
        </w:r>
      </w:del>
    </w:p>
    <w:p w14:paraId="55C652DD" w14:textId="37DDCB0F" w:rsidR="00FF7785" w:rsidRDefault="00FF7785" w:rsidP="00624DD3">
      <w:pPr>
        <w:pStyle w:val="Heading2"/>
        <w:rPr>
          <w:ins w:id="1681" w:author="Isha Gupta" w:date="2017-05-08T12:14:00Z"/>
        </w:rPr>
      </w:pPr>
      <w:bookmarkStart w:id="1682" w:name="_Toc482009632"/>
      <w:r>
        <w:t>Integration Components Description</w:t>
      </w:r>
      <w:bookmarkEnd w:id="1682"/>
    </w:p>
    <w:p w14:paraId="52C3DC56" w14:textId="3AB69D4D" w:rsidR="00220916" w:rsidRDefault="00984E1E">
      <w:pPr>
        <w:pStyle w:val="BodyText"/>
        <w:rPr>
          <w:ins w:id="1683" w:author="Isha Gupta" w:date="2017-05-18T11:32:00Z"/>
        </w:rPr>
        <w:pPrChange w:id="1684" w:author="Isha Gupta" w:date="2017-05-08T12:14:00Z">
          <w:pPr>
            <w:pStyle w:val="Heading2"/>
          </w:pPr>
        </w:pPrChange>
      </w:pPr>
      <w:ins w:id="1685" w:author="Isha Gupta" w:date="2017-05-18T11:28:00Z">
        <w:r>
          <w:t xml:space="preserve">The main entities of the proposed system would be </w:t>
        </w:r>
      </w:ins>
      <w:ins w:id="1686" w:author="Isha Gupta" w:date="2017-05-18T11:29:00Z">
        <w:r>
          <w:t>e-Policy Portal</w:t>
        </w:r>
      </w:ins>
      <w:ins w:id="1687" w:author="Isha Gupta" w:date="2017-05-18T11:32:00Z">
        <w:r>
          <w:t xml:space="preserve"> application</w:t>
        </w:r>
      </w:ins>
      <w:ins w:id="1688" w:author="Isha Gupta" w:date="2017-05-18T11:29:00Z">
        <w:r>
          <w:t xml:space="preserve">, e-Policy </w:t>
        </w:r>
      </w:ins>
      <w:ins w:id="1689" w:author="Isha Gupta" w:date="2017-05-18T11:35:00Z">
        <w:r w:rsidR="000E67B5">
          <w:t xml:space="preserve">Exposed </w:t>
        </w:r>
      </w:ins>
      <w:ins w:id="1690" w:author="Isha Gupta" w:date="2017-05-18T11:29:00Z">
        <w:r>
          <w:t>services</w:t>
        </w:r>
      </w:ins>
      <w:ins w:id="1691" w:author="Isha Gupta" w:date="2017-05-18T11:31:00Z">
        <w:r>
          <w:t xml:space="preserve"> &amp; all the domain specific third party services like underwriting, mainframe, payment provider &amp; document repository access.</w:t>
        </w:r>
      </w:ins>
    </w:p>
    <w:p w14:paraId="54866F76" w14:textId="6B560802" w:rsidR="00984E1E" w:rsidRDefault="00984E1E" w:rsidP="00984E1E">
      <w:pPr>
        <w:pStyle w:val="Heading3"/>
        <w:rPr>
          <w:ins w:id="1692" w:author="Isha Gupta" w:date="2017-05-18T11:32:00Z"/>
        </w:rPr>
        <w:pPrChange w:id="1693" w:author="Isha Gupta" w:date="2017-05-18T11:32:00Z">
          <w:pPr>
            <w:pStyle w:val="Heading2"/>
          </w:pPr>
        </w:pPrChange>
      </w:pPr>
      <w:ins w:id="1694" w:author="Isha Gupta" w:date="2017-05-18T11:32:00Z">
        <w:r>
          <w:t>e-Policy Portal application</w:t>
        </w:r>
      </w:ins>
    </w:p>
    <w:p w14:paraId="5E7E33F4" w14:textId="168C69D8" w:rsidR="00984E1E" w:rsidRDefault="00984E1E" w:rsidP="00984E1E">
      <w:pPr>
        <w:pStyle w:val="BodyText"/>
        <w:rPr>
          <w:ins w:id="1695" w:author="Isha Gupta" w:date="2017-05-18T11:35:00Z"/>
          <w:lang w:val="en-US" w:eastAsia="ja-JP"/>
        </w:rPr>
        <w:pPrChange w:id="1696" w:author="Isha Gupta" w:date="2017-05-18T11:32:00Z">
          <w:pPr>
            <w:pStyle w:val="Heading2"/>
          </w:pPr>
        </w:pPrChange>
      </w:pPr>
      <w:ins w:id="1697" w:author="Isha Gupta" w:date="2017-05-18T11:32:00Z">
        <w:r>
          <w:rPr>
            <w:lang w:val="en-US" w:eastAsia="ja-JP"/>
          </w:rPr>
          <w:t xml:space="preserve">This application would be responsible for </w:t>
        </w:r>
      </w:ins>
      <w:ins w:id="1698" w:author="Isha Gupta" w:date="2017-05-18T11:33:00Z">
        <w:r>
          <w:rPr>
            <w:lang w:val="en-US" w:eastAsia="ja-JP"/>
          </w:rPr>
          <w:t xml:space="preserve">providing the user interface to interact with the system. Using </w:t>
        </w:r>
      </w:ins>
      <w:ins w:id="1699" w:author="Isha Gupta" w:date="2017-05-18T11:38:00Z">
        <w:r w:rsidR="0018227E">
          <w:rPr>
            <w:lang w:val="en-US" w:eastAsia="ja-JP"/>
          </w:rPr>
          <w:t>this application user</w:t>
        </w:r>
      </w:ins>
      <w:ins w:id="1700" w:author="Isha Gupta" w:date="2017-05-18T11:33:00Z">
        <w:r>
          <w:rPr>
            <w:lang w:val="en-US" w:eastAsia="ja-JP"/>
          </w:rPr>
          <w:t xml:space="preserve"> will be able to perform all the policy related activities like </w:t>
        </w:r>
      </w:ins>
      <w:ins w:id="1701" w:author="Isha Gupta" w:date="2017-05-18T11:34:00Z">
        <w:r w:rsidR="000E67B5">
          <w:rPr>
            <w:lang w:val="en-US" w:eastAsia="ja-JP"/>
          </w:rPr>
          <w:t>viewing policy details, issuing policy, accepting or rejecting policy or claims, make payments, generate reports</w:t>
        </w:r>
      </w:ins>
      <w:ins w:id="1702" w:author="Isha Gupta" w:date="2017-05-18T11:35:00Z">
        <w:r w:rsidR="000E67B5">
          <w:rPr>
            <w:lang w:val="en-US" w:eastAsia="ja-JP"/>
          </w:rPr>
          <w:t>,</w:t>
        </w:r>
      </w:ins>
      <w:ins w:id="1703" w:author="Isha Gupta" w:date="2017-05-18T11:34:00Z">
        <w:r w:rsidR="000E67B5">
          <w:rPr>
            <w:lang w:val="en-US" w:eastAsia="ja-JP"/>
          </w:rPr>
          <w:t xml:space="preserve"> etc.</w:t>
        </w:r>
      </w:ins>
      <w:ins w:id="1704" w:author="Isha Gupta" w:date="2017-05-18T11:36:00Z">
        <w:r w:rsidR="000E67B5">
          <w:rPr>
            <w:lang w:val="en-US" w:eastAsia="ja-JP"/>
          </w:rPr>
          <w:t xml:space="preserve"> The UI will </w:t>
        </w:r>
      </w:ins>
      <w:ins w:id="1705" w:author="Isha Gupta" w:date="2017-05-18T11:38:00Z">
        <w:r w:rsidR="00943FC7">
          <w:rPr>
            <w:lang w:val="en-US" w:eastAsia="ja-JP"/>
          </w:rPr>
          <w:t>interact</w:t>
        </w:r>
      </w:ins>
      <w:ins w:id="1706" w:author="Isha Gupta" w:date="2017-05-18T11:36:00Z">
        <w:r w:rsidR="000E67B5">
          <w:rPr>
            <w:lang w:val="en-US" w:eastAsia="ja-JP"/>
          </w:rPr>
          <w:t xml:space="preserve"> with the e-Policy server </w:t>
        </w:r>
      </w:ins>
      <w:ins w:id="1707" w:author="Isha Gupta" w:date="2017-05-18T11:39:00Z">
        <w:r w:rsidR="00943FC7">
          <w:rPr>
            <w:lang w:val="en-US" w:eastAsia="ja-JP"/>
          </w:rPr>
          <w:t xml:space="preserve">application </w:t>
        </w:r>
      </w:ins>
      <w:ins w:id="1708" w:author="Isha Gupta" w:date="2017-05-18T11:36:00Z">
        <w:r w:rsidR="000E67B5">
          <w:rPr>
            <w:lang w:val="en-US" w:eastAsia="ja-JP"/>
          </w:rPr>
          <w:t>through exposed services.</w:t>
        </w:r>
      </w:ins>
    </w:p>
    <w:p w14:paraId="3F583F45" w14:textId="7D6270FD" w:rsidR="000E67B5" w:rsidRDefault="000E67B5" w:rsidP="000E67B5">
      <w:pPr>
        <w:pStyle w:val="Heading3"/>
        <w:rPr>
          <w:ins w:id="1709" w:author="Isha Gupta" w:date="2017-05-18T11:35:00Z"/>
        </w:rPr>
        <w:pPrChange w:id="1710" w:author="Isha Gupta" w:date="2017-05-18T11:35:00Z">
          <w:pPr>
            <w:pStyle w:val="Heading2"/>
          </w:pPr>
        </w:pPrChange>
      </w:pPr>
      <w:ins w:id="1711" w:author="Isha Gupta" w:date="2017-05-18T11:35:00Z">
        <w:r>
          <w:t>e-Policy Exposed services</w:t>
        </w:r>
      </w:ins>
    </w:p>
    <w:p w14:paraId="4495A401" w14:textId="5B97E9C0" w:rsidR="000E67B5" w:rsidRDefault="000E67B5" w:rsidP="000E67B5">
      <w:pPr>
        <w:pStyle w:val="BodyText"/>
        <w:rPr>
          <w:ins w:id="1712" w:author="Isha Gupta" w:date="2017-05-18T11:42:00Z"/>
          <w:lang w:val="en-US" w:eastAsia="ja-JP"/>
        </w:rPr>
        <w:pPrChange w:id="1713" w:author="Isha Gupta" w:date="2017-05-18T11:35:00Z">
          <w:pPr>
            <w:pStyle w:val="Heading2"/>
          </w:pPr>
        </w:pPrChange>
      </w:pPr>
      <w:ins w:id="1714" w:author="Isha Gupta" w:date="2017-05-18T11:36:00Z">
        <w:r>
          <w:rPr>
            <w:lang w:val="en-US" w:eastAsia="ja-JP"/>
          </w:rPr>
          <w:t xml:space="preserve">This application will expose services </w:t>
        </w:r>
      </w:ins>
      <w:ins w:id="1715" w:author="Isha Gupta" w:date="2017-05-18T11:38:00Z">
        <w:r w:rsidR="00943FC7">
          <w:rPr>
            <w:lang w:val="en-US" w:eastAsia="ja-JP"/>
          </w:rPr>
          <w:t xml:space="preserve">to interact with the </w:t>
        </w:r>
      </w:ins>
      <w:ins w:id="1716" w:author="Isha Gupta" w:date="2017-05-18T11:39:00Z">
        <w:r w:rsidR="00943FC7">
          <w:rPr>
            <w:lang w:val="en-US" w:eastAsia="ja-JP"/>
          </w:rPr>
          <w:t>e-policy application</w:t>
        </w:r>
      </w:ins>
      <w:ins w:id="1717" w:author="Isha Gupta" w:date="2017-05-18T11:38:00Z">
        <w:r w:rsidR="00943FC7">
          <w:rPr>
            <w:lang w:val="en-US" w:eastAsia="ja-JP"/>
          </w:rPr>
          <w:t>.</w:t>
        </w:r>
      </w:ins>
      <w:ins w:id="1718" w:author="Isha Gupta" w:date="2017-05-18T11:39:00Z">
        <w:r w:rsidR="00943FC7">
          <w:rPr>
            <w:lang w:val="en-US" w:eastAsia="ja-JP"/>
          </w:rPr>
          <w:t xml:space="preserve"> This will expose relevant restful api which can be accessed over the internet. This </w:t>
        </w:r>
      </w:ins>
      <w:ins w:id="1719" w:author="Isha Gupta" w:date="2017-05-18T11:42:00Z">
        <w:r w:rsidR="00943FC7">
          <w:rPr>
            <w:lang w:val="en-US" w:eastAsia="ja-JP"/>
          </w:rPr>
          <w:t>will work on claim based authentication.</w:t>
        </w:r>
      </w:ins>
    </w:p>
    <w:p w14:paraId="6DEF4244" w14:textId="114534BC" w:rsidR="0098046A" w:rsidRDefault="0098046A" w:rsidP="0098046A">
      <w:pPr>
        <w:pStyle w:val="Heading3"/>
        <w:rPr>
          <w:ins w:id="1720" w:author="Isha Gupta" w:date="2017-05-18T11:43:00Z"/>
        </w:rPr>
        <w:pPrChange w:id="1721" w:author="Isha Gupta" w:date="2017-05-18T11:43:00Z">
          <w:pPr>
            <w:pStyle w:val="Heading2"/>
          </w:pPr>
        </w:pPrChange>
      </w:pPr>
      <w:ins w:id="1722" w:author="Isha Gupta" w:date="2017-05-18T11:42:00Z">
        <w:r>
          <w:t>e-Policy Application Server</w:t>
        </w:r>
      </w:ins>
    </w:p>
    <w:p w14:paraId="2704C5DF" w14:textId="092DB24A" w:rsidR="0098046A" w:rsidRPr="0098046A" w:rsidRDefault="0098046A" w:rsidP="0098046A">
      <w:pPr>
        <w:pStyle w:val="BodyText"/>
        <w:rPr>
          <w:lang w:val="en-US" w:eastAsia="ja-JP"/>
          <w:rPrChange w:id="1723" w:author="Isha Gupta" w:date="2017-05-18T11:43:00Z">
            <w:rPr/>
          </w:rPrChange>
        </w:rPr>
        <w:pPrChange w:id="1724" w:author="Isha Gupta" w:date="2017-05-18T11:43:00Z">
          <w:pPr>
            <w:pStyle w:val="Heading2"/>
          </w:pPr>
        </w:pPrChange>
      </w:pPr>
      <w:ins w:id="1725" w:author="Isha Gupta" w:date="2017-05-18T11:43:00Z">
        <w:r>
          <w:rPr>
            <w:lang w:val="en-US" w:eastAsia="ja-JP"/>
          </w:rPr>
          <w:t xml:space="preserve">This is the application server which will contain the actual business implementation and logic of the application. It </w:t>
        </w:r>
      </w:ins>
      <w:ins w:id="1726" w:author="Isha Gupta" w:date="2017-05-18T11:44:00Z">
        <w:r>
          <w:rPr>
            <w:lang w:val="en-US" w:eastAsia="ja-JP"/>
          </w:rPr>
          <w:t xml:space="preserve">is the main system which </w:t>
        </w:r>
      </w:ins>
      <w:ins w:id="1727" w:author="Isha Gupta" w:date="2017-05-18T11:43:00Z">
        <w:r>
          <w:rPr>
            <w:lang w:val="en-US" w:eastAsia="ja-JP"/>
          </w:rPr>
          <w:t>will provide</w:t>
        </w:r>
      </w:ins>
      <w:ins w:id="1728" w:author="Isha Gupta" w:date="2017-05-18T11:44:00Z">
        <w:r>
          <w:rPr>
            <w:lang w:val="en-US" w:eastAsia="ja-JP"/>
          </w:rPr>
          <w:t xml:space="preserve"> the main functionality of the insurance system.</w:t>
        </w:r>
      </w:ins>
    </w:p>
    <w:p w14:paraId="3465C7BF" w14:textId="78ED2440" w:rsidR="00B16E93" w:rsidRPr="00B16E93" w:rsidRDefault="00561555" w:rsidP="00B16E93">
      <w:pPr>
        <w:pStyle w:val="BodyText"/>
        <w:rPr>
          <w:lang w:val="en-US" w:eastAsia="ja-JP"/>
        </w:rPr>
      </w:pPr>
      <w:ins w:id="1729" w:author="Isha Gupta" w:date="2017-04-28T19:38:00Z">
        <w:r w:rsidDel="00561555">
          <w:rPr>
            <w:lang w:val="en-US" w:eastAsia="ja-JP"/>
          </w:rPr>
          <w:t xml:space="preserve"> </w:t>
        </w:r>
      </w:ins>
      <w:del w:id="1730" w:author="Isha Gupta" w:date="2017-04-28T19:38:00Z">
        <w:r w:rsidR="00B16E93" w:rsidDel="00561555">
          <w:rPr>
            <w:lang w:val="en-US" w:eastAsia="ja-JP"/>
          </w:rPr>
          <w:delText>[todo]</w:delText>
        </w:r>
      </w:del>
    </w:p>
    <w:p w14:paraId="3FACAD99" w14:textId="4799A9D1" w:rsidR="00624DD3" w:rsidDel="00845AA2" w:rsidRDefault="00624DD3" w:rsidP="00624DD3">
      <w:pPr>
        <w:pStyle w:val="Heading3"/>
        <w:rPr>
          <w:del w:id="1731" w:author="Isha Gupta" w:date="2017-04-30T17:14:00Z"/>
        </w:rPr>
      </w:pPr>
      <w:del w:id="1732" w:author="Isha Gupta" w:date="2017-04-30T17:14:00Z">
        <w:r w:rsidDel="00845AA2">
          <w:delText>&lt;Component 1&gt;</w:delText>
        </w:r>
        <w:bookmarkStart w:id="1733" w:name="_Toc482008859"/>
        <w:bookmarkStart w:id="1734" w:name="_Toc482009020"/>
        <w:bookmarkStart w:id="1735" w:name="_Toc482009080"/>
        <w:bookmarkStart w:id="1736" w:name="_Toc482009633"/>
        <w:bookmarkEnd w:id="1733"/>
        <w:bookmarkEnd w:id="1734"/>
        <w:bookmarkEnd w:id="1735"/>
        <w:bookmarkEnd w:id="1736"/>
      </w:del>
    </w:p>
    <w:p w14:paraId="5E8C9DCC" w14:textId="4A727052" w:rsidR="00624DD3" w:rsidDel="00845AA2" w:rsidRDefault="00624DD3" w:rsidP="00624DD3">
      <w:pPr>
        <w:pStyle w:val="BodyText"/>
        <w:rPr>
          <w:del w:id="1737" w:author="Isha Gupta" w:date="2017-04-30T17:14:00Z"/>
          <w:lang w:val="en-US" w:eastAsia="ja-JP"/>
        </w:rPr>
      </w:pPr>
      <w:del w:id="1738" w:author="Isha Gupta" w:date="2017-04-30T17:14:00Z">
        <w:r w:rsidDel="00845AA2">
          <w:rPr>
            <w:lang w:val="en-US" w:eastAsia="ja-JP"/>
          </w:rPr>
          <w:delText>[todo]</w:delText>
        </w:r>
        <w:bookmarkStart w:id="1739" w:name="_Toc482008860"/>
        <w:bookmarkStart w:id="1740" w:name="_Toc482009021"/>
        <w:bookmarkStart w:id="1741" w:name="_Toc482009081"/>
        <w:bookmarkStart w:id="1742" w:name="_Toc482009634"/>
        <w:bookmarkEnd w:id="1739"/>
        <w:bookmarkEnd w:id="1740"/>
        <w:bookmarkEnd w:id="1741"/>
        <w:bookmarkEnd w:id="1742"/>
      </w:del>
    </w:p>
    <w:p w14:paraId="538E856F" w14:textId="03EF8575" w:rsidR="00624DD3" w:rsidDel="00845AA2" w:rsidRDefault="00624DD3" w:rsidP="00624DD3">
      <w:pPr>
        <w:pStyle w:val="Heading3"/>
        <w:rPr>
          <w:del w:id="1743" w:author="Isha Gupta" w:date="2017-04-30T17:14:00Z"/>
        </w:rPr>
      </w:pPr>
      <w:del w:id="1744" w:author="Isha Gupta" w:date="2017-04-30T17:14:00Z">
        <w:r w:rsidDel="00845AA2">
          <w:delText>&lt;Component 2&gt;</w:delText>
        </w:r>
        <w:bookmarkStart w:id="1745" w:name="_Toc482008861"/>
        <w:bookmarkStart w:id="1746" w:name="_Toc482009022"/>
        <w:bookmarkStart w:id="1747" w:name="_Toc482009082"/>
        <w:bookmarkStart w:id="1748" w:name="_Toc482009635"/>
        <w:bookmarkEnd w:id="1745"/>
        <w:bookmarkEnd w:id="1746"/>
        <w:bookmarkEnd w:id="1747"/>
        <w:bookmarkEnd w:id="1748"/>
      </w:del>
    </w:p>
    <w:p w14:paraId="1DA1C380" w14:textId="510E0341" w:rsidR="00624DD3" w:rsidDel="00845AA2" w:rsidRDefault="00624DD3" w:rsidP="00624DD3">
      <w:pPr>
        <w:pStyle w:val="BodyText"/>
        <w:rPr>
          <w:del w:id="1749" w:author="Isha Gupta" w:date="2017-04-30T17:14:00Z"/>
          <w:lang w:val="en-US" w:eastAsia="ja-JP"/>
        </w:rPr>
      </w:pPr>
      <w:del w:id="1750" w:author="Isha Gupta" w:date="2017-04-30T17:14:00Z">
        <w:r w:rsidDel="00845AA2">
          <w:rPr>
            <w:lang w:val="en-US" w:eastAsia="ja-JP"/>
          </w:rPr>
          <w:delText>[todo]</w:delText>
        </w:r>
        <w:bookmarkStart w:id="1751" w:name="_Toc482008862"/>
        <w:bookmarkStart w:id="1752" w:name="_Toc482009023"/>
        <w:bookmarkStart w:id="1753" w:name="_Toc482009083"/>
        <w:bookmarkStart w:id="1754" w:name="_Toc482009636"/>
        <w:bookmarkEnd w:id="1751"/>
        <w:bookmarkEnd w:id="1752"/>
        <w:bookmarkEnd w:id="1753"/>
        <w:bookmarkEnd w:id="1754"/>
      </w:del>
    </w:p>
    <w:p w14:paraId="61D5C69C" w14:textId="0BA19ACF" w:rsidR="00624DD3" w:rsidDel="00845AA2" w:rsidRDefault="00624DD3" w:rsidP="00624DD3">
      <w:pPr>
        <w:pStyle w:val="Heading2"/>
        <w:rPr>
          <w:del w:id="1755" w:author="Isha Gupta" w:date="2017-04-30T17:14:00Z"/>
        </w:rPr>
      </w:pPr>
      <w:del w:id="1756" w:author="Isha Gupta" w:date="2017-04-30T17:14:00Z">
        <w:r w:rsidDel="00845AA2">
          <w:delText>Trade Offs Made</w:delText>
        </w:r>
        <w:bookmarkStart w:id="1757" w:name="_Toc482008863"/>
        <w:bookmarkStart w:id="1758" w:name="_Toc482009024"/>
        <w:bookmarkStart w:id="1759" w:name="_Toc482009084"/>
        <w:bookmarkStart w:id="1760" w:name="_Toc482009637"/>
        <w:bookmarkEnd w:id="1757"/>
        <w:bookmarkEnd w:id="1758"/>
        <w:bookmarkEnd w:id="1759"/>
        <w:bookmarkEnd w:id="1760"/>
      </w:del>
    </w:p>
    <w:p w14:paraId="613148F4" w14:textId="2A8FB189" w:rsidR="00B16E93" w:rsidDel="00845AA2" w:rsidRDefault="00B16E93" w:rsidP="00B16E93">
      <w:pPr>
        <w:pStyle w:val="BodyText"/>
        <w:rPr>
          <w:del w:id="1761" w:author="Isha Gupta" w:date="2017-04-30T17:14:00Z"/>
          <w:lang w:val="en-US" w:eastAsia="ja-JP"/>
        </w:rPr>
      </w:pPr>
      <w:del w:id="1762" w:author="Isha Gupta" w:date="2017-04-30T17:14:00Z">
        <w:r w:rsidDel="00845AA2">
          <w:rPr>
            <w:lang w:val="en-US" w:eastAsia="ja-JP"/>
          </w:rPr>
          <w:delText>[todo]</w:delText>
        </w:r>
        <w:bookmarkStart w:id="1763" w:name="_Toc482008864"/>
        <w:bookmarkStart w:id="1764" w:name="_Toc482009025"/>
        <w:bookmarkStart w:id="1765" w:name="_Toc482009085"/>
        <w:bookmarkStart w:id="1766" w:name="_Toc482009638"/>
        <w:bookmarkEnd w:id="1763"/>
        <w:bookmarkEnd w:id="1764"/>
        <w:bookmarkEnd w:id="1765"/>
        <w:bookmarkEnd w:id="1766"/>
      </w:del>
    </w:p>
    <w:p w14:paraId="3AC8A344" w14:textId="77777777" w:rsidR="00B16E93" w:rsidRDefault="00B16E93" w:rsidP="00B16E93">
      <w:pPr>
        <w:pStyle w:val="Heading1"/>
      </w:pPr>
      <w:bookmarkStart w:id="1767" w:name="_Toc482009639"/>
      <w:r>
        <w:lastRenderedPageBreak/>
        <w:t>Deployment Architecture</w:t>
      </w:r>
      <w:bookmarkEnd w:id="1767"/>
    </w:p>
    <w:p w14:paraId="3E2C2D63" w14:textId="464CFB15" w:rsidR="00B16E93" w:rsidRDefault="00101B9B" w:rsidP="00B16E93">
      <w:pPr>
        <w:pStyle w:val="BodyText"/>
        <w:rPr>
          <w:lang w:val="en-US" w:eastAsia="ja-JP"/>
        </w:rPr>
      </w:pPr>
      <w:ins w:id="1768" w:author="Isha Gupta" w:date="2017-05-17T11:46:00Z">
        <w:r>
          <w:rPr>
            <w:lang w:val="en-US" w:eastAsia="ja-JP"/>
          </w:rPr>
          <w:t>It represents how the complete system will be deployed in the production.</w:t>
        </w:r>
      </w:ins>
      <w:del w:id="1769" w:author="Isha Gupta" w:date="2017-04-28T19:38:00Z">
        <w:r w:rsidR="00B16E93" w:rsidDel="00561555">
          <w:rPr>
            <w:lang w:val="en-US" w:eastAsia="ja-JP"/>
          </w:rPr>
          <w:delText>[todo]</w:delText>
        </w:r>
      </w:del>
    </w:p>
    <w:p w14:paraId="3FD605F5" w14:textId="278E7417" w:rsidR="00B16E93" w:rsidRDefault="00B16E93" w:rsidP="00B16E93">
      <w:pPr>
        <w:pStyle w:val="Heading2"/>
        <w:rPr>
          <w:ins w:id="1770" w:author="Isha Gupta" w:date="2017-05-17T13:05:00Z"/>
        </w:rPr>
      </w:pPr>
      <w:bookmarkStart w:id="1771" w:name="_Toc482009640"/>
      <w:r>
        <w:t>Deployment Diagram</w:t>
      </w:r>
      <w:bookmarkEnd w:id="1771"/>
    </w:p>
    <w:p w14:paraId="1F085406" w14:textId="0A442C0B" w:rsidR="00ED7C71" w:rsidRPr="00ED7C71" w:rsidRDefault="00126BE8" w:rsidP="00ED7C71">
      <w:pPr>
        <w:pStyle w:val="BodyText"/>
        <w:rPr>
          <w:lang w:val="en-US" w:eastAsia="ja-JP"/>
          <w:rPrChange w:id="1772" w:author="Isha Gupta" w:date="2017-05-17T13:05:00Z">
            <w:rPr/>
          </w:rPrChange>
        </w:rPr>
        <w:pPrChange w:id="1773" w:author="Isha Gupta" w:date="2017-05-17T13:05:00Z">
          <w:pPr>
            <w:pStyle w:val="Heading2"/>
          </w:pPr>
        </w:pPrChange>
      </w:pPr>
      <w:ins w:id="1774" w:author="Isha Gupta" w:date="2017-05-17T13:43:00Z">
        <w:r>
          <w:rPr>
            <w:noProof/>
            <w:lang w:val="en-US"/>
          </w:rPr>
          <w:drawing>
            <wp:inline distT="0" distB="0" distL="0" distR="0" wp14:anchorId="713E1CD0" wp14:editId="5AD075CD">
              <wp:extent cx="5943600" cy="3810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810000"/>
                      </a:xfrm>
                      <a:prstGeom prst="rect">
                        <a:avLst/>
                      </a:prstGeom>
                      <a:noFill/>
                      <a:ln>
                        <a:noFill/>
                      </a:ln>
                    </pic:spPr>
                  </pic:pic>
                </a:graphicData>
              </a:graphic>
            </wp:inline>
          </w:drawing>
        </w:r>
      </w:ins>
    </w:p>
    <w:p w14:paraId="10AF5D6D" w14:textId="1A6A87C7" w:rsidR="00B16E93" w:rsidRPr="003A42D8" w:rsidDel="00ED7C71" w:rsidRDefault="00B16E93">
      <w:pPr>
        <w:pStyle w:val="Heading2"/>
        <w:numPr>
          <w:ilvl w:val="0"/>
          <w:numId w:val="0"/>
        </w:numPr>
        <w:rPr>
          <w:del w:id="1775" w:author="Isha Gupta" w:date="2017-05-17T13:05:00Z"/>
          <w:rFonts w:ascii="Segoe UI" w:hAnsi="Segoe UI" w:cs="Segoe UI"/>
          <w:color w:val="111111"/>
          <w:sz w:val="21"/>
          <w:szCs w:val="21"/>
          <w:shd w:val="clear" w:color="auto" w:fill="FFFFFF"/>
          <w:rPrChange w:id="1776" w:author="Isha Gupta" w:date="2017-05-08T12:34:00Z">
            <w:rPr>
              <w:del w:id="1777" w:author="Isha Gupta" w:date="2017-05-17T13:05:00Z"/>
              <w:lang w:val="en-US" w:eastAsia="ja-JP"/>
            </w:rPr>
          </w:rPrChange>
        </w:rPr>
        <w:pPrChange w:id="1778" w:author="Isha Gupta" w:date="2017-05-08T12:34:00Z">
          <w:pPr>
            <w:pStyle w:val="BodyText"/>
          </w:pPr>
        </w:pPrChange>
      </w:pPr>
      <w:del w:id="1779" w:author="Isha Gupta" w:date="2017-04-27T10:56:00Z">
        <w:r w:rsidDel="00406C1C">
          <w:delText>[todo]</w:delText>
        </w:r>
      </w:del>
    </w:p>
    <w:p w14:paraId="4C4B6BC2" w14:textId="77777777" w:rsidR="006610D2" w:rsidRDefault="00845AA2">
      <w:pPr>
        <w:pStyle w:val="Heading2"/>
        <w:rPr>
          <w:ins w:id="1780" w:author="Isha Gupta" w:date="2017-04-30T17:45:00Z"/>
        </w:rPr>
        <w:pPrChange w:id="1781" w:author="Isha Gupta" w:date="2017-04-30T17:15:00Z">
          <w:pPr>
            <w:pStyle w:val="BodyText"/>
          </w:pPr>
        </w:pPrChange>
      </w:pPr>
      <w:bookmarkStart w:id="1782" w:name="_Toc482009641"/>
      <w:moveToRangeStart w:id="1783" w:author="Isha Gupta" w:date="2017-04-30T17:14:00Z" w:name="move481335798"/>
      <w:moveTo w:id="1784" w:author="Isha Gupta" w:date="2017-04-30T17:14:00Z">
        <w:r>
          <w:t>Components Description</w:t>
        </w:r>
      </w:moveTo>
      <w:bookmarkEnd w:id="1782"/>
      <w:moveToRangeEnd w:id="1783"/>
    </w:p>
    <w:p w14:paraId="7391A6A7" w14:textId="2E235257" w:rsidR="003D2580" w:rsidRDefault="003D2580" w:rsidP="003D2580">
      <w:pPr>
        <w:pStyle w:val="Heading3"/>
        <w:rPr>
          <w:ins w:id="1785" w:author="Isha Gupta" w:date="2017-05-17T13:15:00Z"/>
        </w:rPr>
        <w:pPrChange w:id="1786" w:author="Isha Gupta" w:date="2017-05-17T13:15:00Z">
          <w:pPr>
            <w:pStyle w:val="BodyText"/>
          </w:pPr>
        </w:pPrChange>
      </w:pPr>
      <w:ins w:id="1787" w:author="Isha Gupta" w:date="2017-05-17T13:14:00Z">
        <w:r w:rsidRPr="003D2580">
          <w:rPr>
            <w:rPrChange w:id="1788" w:author="Isha Gupta" w:date="2017-05-17T13:15:00Z">
              <w:rPr>
                <w:rFonts w:ascii="Segoe UI" w:hAnsi="Segoe UI" w:cs="Segoe UI"/>
                <w:color w:val="111111"/>
                <w:sz w:val="21"/>
                <w:szCs w:val="21"/>
                <w:shd w:val="clear" w:color="auto" w:fill="FFFFFF"/>
              </w:rPr>
            </w:rPrChange>
          </w:rPr>
          <w:t>Code Repository</w:t>
        </w:r>
      </w:ins>
    </w:p>
    <w:p w14:paraId="3A638127" w14:textId="11089104" w:rsidR="006A689D" w:rsidRDefault="003D2580" w:rsidP="00B16E93">
      <w:pPr>
        <w:pStyle w:val="BodyText"/>
        <w:rPr>
          <w:ins w:id="1789" w:author="Isha Gupta" w:date="2017-05-17T13:23:00Z"/>
          <w:lang w:val="en-US" w:eastAsia="ja-JP"/>
        </w:rPr>
      </w:pPr>
      <w:ins w:id="1790" w:author="Isha Gupta" w:date="2017-05-17T13:16:00Z">
        <w:r>
          <w:rPr>
            <w:lang w:val="en-US" w:eastAsia="ja-JP"/>
          </w:rPr>
          <w:t xml:space="preserve">Central code repository to maintain the application source. code base. These are important </w:t>
        </w:r>
      </w:ins>
      <w:ins w:id="1791" w:author="Isha Gupta" w:date="2017-05-17T13:17:00Z">
        <w:r>
          <w:rPr>
            <w:lang w:val="en-US" w:eastAsia="ja-JP"/>
          </w:rPr>
          <w:t>in a distributed development environment</w:t>
        </w:r>
      </w:ins>
      <w:ins w:id="1792" w:author="Isha Gupta" w:date="2017-05-17T13:18:00Z">
        <w:r>
          <w:rPr>
            <w:lang w:val="en-US" w:eastAsia="ja-JP"/>
          </w:rPr>
          <w:t xml:space="preserve"> for version control</w:t>
        </w:r>
      </w:ins>
      <w:ins w:id="1793" w:author="Isha Gupta" w:date="2017-05-17T13:17:00Z">
        <w:r>
          <w:rPr>
            <w:lang w:val="en-US" w:eastAsia="ja-JP"/>
          </w:rPr>
          <w:t xml:space="preserve">. </w:t>
        </w:r>
      </w:ins>
      <w:ins w:id="1794" w:author="Isha Gupta" w:date="2017-05-17T13:15:00Z">
        <w:r>
          <w:rPr>
            <w:lang w:val="en-US" w:eastAsia="ja-JP"/>
          </w:rPr>
          <w:t xml:space="preserve">Developers will push and pull code into the repository. </w:t>
        </w:r>
      </w:ins>
      <w:ins w:id="1795" w:author="Isha Gupta" w:date="2017-05-17T13:17:00Z">
        <w:r>
          <w:rPr>
            <w:lang w:val="en-US" w:eastAsia="ja-JP"/>
          </w:rPr>
          <w:t xml:space="preserve">For this </w:t>
        </w:r>
      </w:ins>
      <w:ins w:id="1796" w:author="Isha Gupta" w:date="2017-05-17T13:36:00Z">
        <w:r w:rsidR="007B0CCD">
          <w:rPr>
            <w:lang w:val="en-US" w:eastAsia="ja-JP"/>
          </w:rPr>
          <w:t>application,</w:t>
        </w:r>
      </w:ins>
      <w:ins w:id="1797" w:author="Isha Gupta" w:date="2017-05-17T13:17:00Z">
        <w:r>
          <w:rPr>
            <w:lang w:val="en-US" w:eastAsia="ja-JP"/>
          </w:rPr>
          <w:t xml:space="preserve"> we can use Github</w:t>
        </w:r>
      </w:ins>
      <w:ins w:id="1798" w:author="Isha Gupta" w:date="2017-05-17T13:18:00Z">
        <w:r>
          <w:rPr>
            <w:lang w:val="en-US" w:eastAsia="ja-JP"/>
          </w:rPr>
          <w:t xml:space="preserve">. Some of the key features </w:t>
        </w:r>
      </w:ins>
      <w:ins w:id="1799" w:author="Isha Gupta" w:date="2017-05-17T13:20:00Z">
        <w:r>
          <w:rPr>
            <w:lang w:val="en-US" w:eastAsia="ja-JP"/>
          </w:rPr>
          <w:t xml:space="preserve">of Github include </w:t>
        </w:r>
        <w:r w:rsidRPr="006A689D">
          <w:rPr>
            <w:lang w:val="en-US" w:eastAsia="ja-JP"/>
          </w:rPr>
          <w:t>Integration with several applications and tools</w:t>
        </w:r>
      </w:ins>
      <w:ins w:id="1800" w:author="Isha Gupta" w:date="2017-05-17T13:21:00Z">
        <w:r w:rsidR="006A689D">
          <w:rPr>
            <w:lang w:val="en-US" w:eastAsia="ja-JP"/>
          </w:rPr>
          <w:t xml:space="preserve">, </w:t>
        </w:r>
      </w:ins>
      <w:ins w:id="1801" w:author="Isha Gupta" w:date="2017-05-17T13:20:00Z">
        <w:r w:rsidR="006A689D">
          <w:rPr>
            <w:lang w:val="en-US" w:eastAsia="ja-JP"/>
          </w:rPr>
          <w:t>i</w:t>
        </w:r>
        <w:r w:rsidRPr="006A689D">
          <w:rPr>
            <w:lang w:val="en-US" w:eastAsia="ja-JP"/>
          </w:rPr>
          <w:t>ntegrated issue tracking</w:t>
        </w:r>
      </w:ins>
      <w:ins w:id="1802" w:author="Isha Gupta" w:date="2017-05-17T13:21:00Z">
        <w:r w:rsidR="006A689D">
          <w:rPr>
            <w:lang w:val="en-US" w:eastAsia="ja-JP"/>
          </w:rPr>
          <w:t xml:space="preserve">. </w:t>
        </w:r>
      </w:ins>
      <w:ins w:id="1803" w:author="Isha Gupta" w:date="2017-05-17T13:20:00Z">
        <w:r w:rsidRPr="006A689D">
          <w:rPr>
            <w:lang w:val="en-US" w:eastAsia="ja-JP"/>
          </w:rPr>
          <w:t>Every GitHub repository is also a Subversion repository</w:t>
        </w:r>
      </w:ins>
      <w:ins w:id="1804" w:author="Isha Gupta" w:date="2017-05-17T13:23:00Z">
        <w:r w:rsidR="006A689D">
          <w:rPr>
            <w:lang w:val="en-US" w:eastAsia="ja-JP"/>
          </w:rPr>
          <w:t>.</w:t>
        </w:r>
      </w:ins>
    </w:p>
    <w:p w14:paraId="58126CAD" w14:textId="0DDE9F35" w:rsidR="006A689D" w:rsidRDefault="006A689D" w:rsidP="006A689D">
      <w:pPr>
        <w:pStyle w:val="Heading3"/>
        <w:rPr>
          <w:ins w:id="1805" w:author="Isha Gupta" w:date="2017-05-17T13:24:00Z"/>
        </w:rPr>
        <w:pPrChange w:id="1806" w:author="Isha Gupta" w:date="2017-05-17T13:24:00Z">
          <w:pPr>
            <w:pStyle w:val="BodyText"/>
          </w:pPr>
        </w:pPrChange>
      </w:pPr>
      <w:ins w:id="1807" w:author="Isha Gupta" w:date="2017-05-17T13:23:00Z">
        <w:r>
          <w:t>Jenkins</w:t>
        </w:r>
      </w:ins>
      <w:ins w:id="1808" w:author="Isha Gupta" w:date="2017-05-18T10:54:00Z">
        <w:r w:rsidR="00F20CFD">
          <w:t xml:space="preserve"> Continuous Integration Server</w:t>
        </w:r>
      </w:ins>
    </w:p>
    <w:p w14:paraId="5F9CD302" w14:textId="315C2DFF" w:rsidR="006A689D" w:rsidRPr="006A689D" w:rsidRDefault="006A689D" w:rsidP="006A689D">
      <w:pPr>
        <w:pStyle w:val="BodyText"/>
        <w:rPr>
          <w:ins w:id="1809" w:author="Isha Gupta" w:date="2017-05-17T13:23:00Z"/>
          <w:lang w:val="en-US" w:eastAsia="ja-JP"/>
        </w:rPr>
      </w:pPr>
      <w:ins w:id="1810" w:author="Isha Gupta" w:date="2017-05-17T13:24:00Z">
        <w:r>
          <w:rPr>
            <w:lang w:val="en-US" w:eastAsia="ja-JP"/>
          </w:rPr>
          <w:t>Jenkins is an open source Continuous integration server.</w:t>
        </w:r>
      </w:ins>
      <w:ins w:id="1811" w:author="Isha Gupta" w:date="2017-05-18T11:37:00Z">
        <w:r w:rsidR="000E67B5" w:rsidRPr="000E67B5">
          <w:t xml:space="preserve"> </w:t>
        </w:r>
        <w:r w:rsidR="000E67B5">
          <w:t xml:space="preserve">It is helpful in providing </w:t>
        </w:r>
        <w:r w:rsidR="000E67B5" w:rsidRPr="000E67B5">
          <w:rPr>
            <w:lang w:val="en-US" w:eastAsia="ja-JP"/>
          </w:rPr>
          <w:t>continuous integration and continuous delivery of nigh</w:t>
        </w:r>
        <w:r w:rsidR="000E67B5">
          <w:rPr>
            <w:lang w:val="en-US" w:eastAsia="ja-JP"/>
          </w:rPr>
          <w:t>tly builds for the packaged application</w:t>
        </w:r>
        <w:r w:rsidR="000E67B5" w:rsidRPr="000E67B5">
          <w:rPr>
            <w:lang w:val="en-US" w:eastAsia="ja-JP"/>
          </w:rPr>
          <w:t>.</w:t>
        </w:r>
      </w:ins>
      <w:ins w:id="1812" w:author="Isha Gupta" w:date="2017-05-17T13:24:00Z">
        <w:r>
          <w:rPr>
            <w:lang w:val="en-US" w:eastAsia="ja-JP"/>
          </w:rPr>
          <w:t xml:space="preserve"> </w:t>
        </w:r>
      </w:ins>
      <w:ins w:id="1813" w:author="Isha Gupta" w:date="2017-05-17T13:25:00Z">
        <w:r>
          <w:rPr>
            <w:lang w:val="en-US" w:eastAsia="ja-JP"/>
          </w:rPr>
          <w:t xml:space="preserve">One can create different pipelines for different branches in it. </w:t>
        </w:r>
      </w:ins>
      <w:ins w:id="1814" w:author="Isha Gupta" w:date="2017-05-17T13:24:00Z">
        <w:r>
          <w:rPr>
            <w:lang w:val="en-US" w:eastAsia="ja-JP"/>
          </w:rPr>
          <w:t>It will</w:t>
        </w:r>
      </w:ins>
      <w:ins w:id="1815" w:author="Isha Gupta" w:date="2017-05-17T13:25:00Z">
        <w:r>
          <w:rPr>
            <w:lang w:val="en-US" w:eastAsia="ja-JP"/>
          </w:rPr>
          <w:t xml:space="preserve"> be configured to </w:t>
        </w:r>
      </w:ins>
      <w:ins w:id="1816" w:author="Isha Gupta" w:date="2017-05-17T13:24:00Z">
        <w:r>
          <w:rPr>
            <w:lang w:val="en-US" w:eastAsia="ja-JP"/>
          </w:rPr>
          <w:t xml:space="preserve">pull the latest code from the </w:t>
        </w:r>
      </w:ins>
      <w:ins w:id="1817" w:author="Isha Gupta" w:date="2017-05-18T11:37:00Z">
        <w:r w:rsidR="00417CB6">
          <w:rPr>
            <w:lang w:val="en-US" w:eastAsia="ja-JP"/>
          </w:rPr>
          <w:t>GIT</w:t>
        </w:r>
      </w:ins>
      <w:ins w:id="1818" w:author="Isha Gupta" w:date="2017-05-17T13:24:00Z">
        <w:r>
          <w:rPr>
            <w:lang w:val="en-US" w:eastAsia="ja-JP"/>
          </w:rPr>
          <w:t xml:space="preserve"> repository</w:t>
        </w:r>
      </w:ins>
      <w:ins w:id="1819" w:author="Isha Gupta" w:date="2017-05-17T13:25:00Z">
        <w:r>
          <w:rPr>
            <w:lang w:val="en-US" w:eastAsia="ja-JP"/>
          </w:rPr>
          <w:t xml:space="preserve"> into the pipeline and trigger automatic builds</w:t>
        </w:r>
      </w:ins>
      <w:ins w:id="1820" w:author="Isha Gupta" w:date="2017-05-17T13:26:00Z">
        <w:r>
          <w:rPr>
            <w:lang w:val="en-US" w:eastAsia="ja-JP"/>
          </w:rPr>
          <w:t xml:space="preserve">. </w:t>
        </w:r>
      </w:ins>
    </w:p>
    <w:p w14:paraId="198ABCD6" w14:textId="7F5C9990" w:rsidR="006A689D" w:rsidRDefault="006A689D" w:rsidP="006A689D">
      <w:pPr>
        <w:pStyle w:val="Heading3"/>
        <w:rPr>
          <w:ins w:id="1821" w:author="Isha Gupta" w:date="2017-05-17T13:26:00Z"/>
        </w:rPr>
        <w:pPrChange w:id="1822" w:author="Isha Gupta" w:date="2017-05-17T13:24:00Z">
          <w:pPr>
            <w:pStyle w:val="BodyText"/>
          </w:pPr>
        </w:pPrChange>
      </w:pPr>
      <w:ins w:id="1823" w:author="Isha Gupta" w:date="2017-05-17T13:24:00Z">
        <w:r>
          <w:t>Sonarqube</w:t>
        </w:r>
      </w:ins>
      <w:ins w:id="1824" w:author="Isha Gupta" w:date="2017-05-18T10:54:00Z">
        <w:r w:rsidR="00F20CFD">
          <w:t xml:space="preserve"> </w:t>
        </w:r>
      </w:ins>
      <w:ins w:id="1825" w:author="Isha Gupta" w:date="2017-05-18T10:55:00Z">
        <w:r w:rsidR="00F20CFD">
          <w:t>Continuous</w:t>
        </w:r>
      </w:ins>
      <w:ins w:id="1826" w:author="Isha Gupta" w:date="2017-05-18T10:54:00Z">
        <w:r w:rsidR="00F20CFD">
          <w:t xml:space="preserve"> Code Quality Server</w:t>
        </w:r>
      </w:ins>
    </w:p>
    <w:p w14:paraId="480C89ED" w14:textId="6CB368C3" w:rsidR="006A689D" w:rsidRDefault="006A689D" w:rsidP="006A689D">
      <w:pPr>
        <w:pStyle w:val="BodyText"/>
        <w:rPr>
          <w:ins w:id="1827" w:author="Isha Gupta" w:date="2017-05-17T13:35:00Z"/>
          <w:lang w:val="en-US" w:eastAsia="ja-JP"/>
        </w:rPr>
      </w:pPr>
      <w:ins w:id="1828" w:author="Isha Gupta" w:date="2017-05-17T13:26:00Z">
        <w:r>
          <w:rPr>
            <w:lang w:val="en-US" w:eastAsia="ja-JP"/>
          </w:rPr>
          <w:t xml:space="preserve">Sonarqube is also an open source </w:t>
        </w:r>
      </w:ins>
      <w:ins w:id="1829" w:author="Isha Gupta" w:date="2017-05-17T13:29:00Z">
        <w:r>
          <w:rPr>
            <w:lang w:val="en-US" w:eastAsia="ja-JP"/>
          </w:rPr>
          <w:t xml:space="preserve">tool for </w:t>
        </w:r>
      </w:ins>
      <w:ins w:id="1830" w:author="Isha Gupta" w:date="2017-05-17T13:30:00Z">
        <w:r>
          <w:rPr>
            <w:lang w:val="en-US" w:eastAsia="ja-JP"/>
          </w:rPr>
          <w:t>continuously analyzing</w:t>
        </w:r>
      </w:ins>
      <w:ins w:id="1831" w:author="Isha Gupta" w:date="2017-05-17T13:29:00Z">
        <w:r>
          <w:rPr>
            <w:lang w:val="en-US" w:eastAsia="ja-JP"/>
          </w:rPr>
          <w:t xml:space="preserve"> </w:t>
        </w:r>
      </w:ins>
      <w:ins w:id="1832" w:author="Isha Gupta" w:date="2017-05-17T13:31:00Z">
        <w:r w:rsidR="00FF73D5">
          <w:rPr>
            <w:lang w:val="en-US" w:eastAsia="ja-JP"/>
          </w:rPr>
          <w:t xml:space="preserve">and measuring </w:t>
        </w:r>
      </w:ins>
      <w:ins w:id="1833" w:author="Isha Gupta" w:date="2017-05-17T13:29:00Z">
        <w:r>
          <w:rPr>
            <w:lang w:val="en-US" w:eastAsia="ja-JP"/>
          </w:rPr>
          <w:t xml:space="preserve">source code quality. It can be integrated with </w:t>
        </w:r>
      </w:ins>
      <w:ins w:id="1834" w:author="Isha Gupta" w:date="2017-05-17T13:30:00Z">
        <w:r>
          <w:rPr>
            <w:lang w:val="en-US" w:eastAsia="ja-JP"/>
          </w:rPr>
          <w:t>continuous</w:t>
        </w:r>
      </w:ins>
      <w:ins w:id="1835" w:author="Isha Gupta" w:date="2017-05-17T13:29:00Z">
        <w:r>
          <w:rPr>
            <w:lang w:val="en-US" w:eastAsia="ja-JP"/>
          </w:rPr>
          <w:t xml:space="preserve"> </w:t>
        </w:r>
      </w:ins>
      <w:ins w:id="1836" w:author="Isha Gupta" w:date="2017-05-17T13:30:00Z">
        <w:r>
          <w:rPr>
            <w:lang w:val="en-US" w:eastAsia="ja-JP"/>
          </w:rPr>
          <w:t xml:space="preserve">builds as a build step in Jenkins. </w:t>
        </w:r>
      </w:ins>
      <w:ins w:id="1837" w:author="Isha Gupta" w:date="2017-05-17T13:32:00Z">
        <w:r w:rsidR="00FF73D5">
          <w:rPr>
            <w:lang w:val="en-US" w:eastAsia="ja-JP"/>
          </w:rPr>
          <w:t>It combines static and dynamic code analysis.</w:t>
        </w:r>
      </w:ins>
      <w:ins w:id="1838" w:author="Isha Gupta" w:date="2017-05-17T13:30:00Z">
        <w:r>
          <w:rPr>
            <w:lang w:val="en-US" w:eastAsia="ja-JP"/>
          </w:rPr>
          <w:t xml:space="preserve"> </w:t>
        </w:r>
      </w:ins>
      <w:ins w:id="1839" w:author="Isha Gupta" w:date="2017-05-17T13:31:00Z">
        <w:r w:rsidR="00FF73D5">
          <w:rPr>
            <w:lang w:val="en-US" w:eastAsia="ja-JP"/>
          </w:rPr>
          <w:t>It allows development team</w:t>
        </w:r>
      </w:ins>
      <w:ins w:id="1840" w:author="Isha Gupta" w:date="2017-05-17T13:32:00Z">
        <w:r w:rsidR="00FF73D5">
          <w:rPr>
            <w:lang w:val="en-US" w:eastAsia="ja-JP"/>
          </w:rPr>
          <w:t>s</w:t>
        </w:r>
      </w:ins>
      <w:ins w:id="1841" w:author="Isha Gupta" w:date="2017-05-17T13:31:00Z">
        <w:r w:rsidR="00FF73D5">
          <w:rPr>
            <w:lang w:val="en-US" w:eastAsia="ja-JP"/>
          </w:rPr>
          <w:t xml:space="preserve"> to monitor project health</w:t>
        </w:r>
      </w:ins>
      <w:ins w:id="1842" w:author="Isha Gupta" w:date="2017-05-17T13:32:00Z">
        <w:r w:rsidR="00FF73D5">
          <w:rPr>
            <w:lang w:val="en-US" w:eastAsia="ja-JP"/>
          </w:rPr>
          <w:t xml:space="preserve"> by identifying bugs and code vulnerabilities. It also provides an </w:t>
        </w:r>
      </w:ins>
      <w:ins w:id="1843" w:author="Isha Gupta" w:date="2017-05-17T13:33:00Z">
        <w:r w:rsidR="00FF73D5">
          <w:rPr>
            <w:lang w:val="en-US" w:eastAsia="ja-JP"/>
          </w:rPr>
          <w:t xml:space="preserve">effort estimate to resolve the bugs. It stores its reports in a database. Any database like MySQL, </w:t>
        </w:r>
      </w:ins>
      <w:ins w:id="1844" w:author="Isha Gupta" w:date="2017-05-17T13:36:00Z">
        <w:r w:rsidR="007B0CCD">
          <w:rPr>
            <w:lang w:val="en-US" w:eastAsia="ja-JP"/>
          </w:rPr>
          <w:t>Postgre</w:t>
        </w:r>
      </w:ins>
      <w:ins w:id="1845" w:author="Isha Gupta" w:date="2017-05-17T13:33:00Z">
        <w:r w:rsidR="00FF73D5">
          <w:rPr>
            <w:lang w:val="en-US" w:eastAsia="ja-JP"/>
          </w:rPr>
          <w:t>, SQL Server can be configured with Sonarqube server to store the analysis per build.</w:t>
        </w:r>
      </w:ins>
      <w:ins w:id="1846" w:author="Isha Gupta" w:date="2017-05-17T13:34:00Z">
        <w:r w:rsidR="007B0CCD">
          <w:rPr>
            <w:lang w:val="en-US" w:eastAsia="ja-JP"/>
          </w:rPr>
          <w:t xml:space="preserve"> Here we used Postgre as it is an open source database with greater scalability options.</w:t>
        </w:r>
      </w:ins>
    </w:p>
    <w:p w14:paraId="17990325" w14:textId="034EEAB8" w:rsidR="00126BE8" w:rsidRDefault="00126BE8" w:rsidP="007B0CCD">
      <w:pPr>
        <w:pStyle w:val="Heading3"/>
        <w:rPr>
          <w:ins w:id="1847" w:author="Isha Gupta" w:date="2017-05-17T13:44:00Z"/>
        </w:rPr>
        <w:pPrChange w:id="1848" w:author="Isha Gupta" w:date="2017-05-17T13:35:00Z">
          <w:pPr>
            <w:pStyle w:val="BodyText"/>
          </w:pPr>
        </w:pPrChange>
      </w:pPr>
      <w:ins w:id="1849" w:author="Isha Gupta" w:date="2017-05-17T13:44:00Z">
        <w:r>
          <w:t>Web Server</w:t>
        </w:r>
      </w:ins>
    </w:p>
    <w:p w14:paraId="0E7F2C46" w14:textId="39E8CE7A" w:rsidR="00126BE8" w:rsidRPr="00126BE8" w:rsidRDefault="00126BE8" w:rsidP="00126BE8">
      <w:pPr>
        <w:pStyle w:val="BodyText"/>
        <w:rPr>
          <w:ins w:id="1850" w:author="Isha Gupta" w:date="2017-05-17T13:44:00Z"/>
          <w:lang w:val="en-US" w:eastAsia="ja-JP"/>
          <w:rPrChange w:id="1851" w:author="Isha Gupta" w:date="2017-05-17T13:44:00Z">
            <w:rPr>
              <w:ins w:id="1852" w:author="Isha Gupta" w:date="2017-05-17T13:44:00Z"/>
            </w:rPr>
          </w:rPrChange>
        </w:rPr>
      </w:pPr>
      <w:ins w:id="1853" w:author="Isha Gupta" w:date="2017-05-17T13:44:00Z">
        <w:r>
          <w:rPr>
            <w:lang w:val="en-US" w:eastAsia="ja-JP"/>
          </w:rPr>
          <w:t>Web server helps in request filtering, authentication</w:t>
        </w:r>
      </w:ins>
      <w:ins w:id="1854" w:author="Isha Gupta" w:date="2017-05-17T13:45:00Z">
        <w:r>
          <w:rPr>
            <w:lang w:val="en-US" w:eastAsia="ja-JP"/>
          </w:rPr>
          <w:t xml:space="preserve">, failed request tracing. </w:t>
        </w:r>
      </w:ins>
      <w:ins w:id="1855" w:author="Isha Gupta" w:date="2017-05-17T13:47:00Z">
        <w:r>
          <w:rPr>
            <w:lang w:val="en-US" w:eastAsia="ja-JP"/>
          </w:rPr>
          <w:t>Helps in implementing security and diagnostic features.</w:t>
        </w:r>
      </w:ins>
      <w:ins w:id="1856" w:author="Isha Gupta" w:date="2017-05-17T14:01:00Z">
        <w:r w:rsidR="005F2D8D">
          <w:rPr>
            <w:lang w:val="en-US" w:eastAsia="ja-JP"/>
          </w:rPr>
          <w:t xml:space="preserve"> It will be responsible for accepting HTTP requests from the clients and serving back HTTP responses like </w:t>
        </w:r>
      </w:ins>
      <w:ins w:id="1857" w:author="Isha Gupta" w:date="2017-05-17T14:02:00Z">
        <w:r w:rsidR="005F2D8D">
          <w:rPr>
            <w:lang w:val="en-US" w:eastAsia="ja-JP"/>
          </w:rPr>
          <w:t xml:space="preserve">html </w:t>
        </w:r>
      </w:ins>
      <w:ins w:id="1858" w:author="Isha Gupta" w:date="2017-05-17T14:01:00Z">
        <w:r w:rsidR="005F2D8D">
          <w:rPr>
            <w:lang w:val="en-US" w:eastAsia="ja-JP"/>
          </w:rPr>
          <w:t>webpages</w:t>
        </w:r>
      </w:ins>
      <w:ins w:id="1859" w:author="Isha Gupta" w:date="2017-05-17T14:02:00Z">
        <w:r w:rsidR="005F2D8D">
          <w:rPr>
            <w:lang w:val="en-US" w:eastAsia="ja-JP"/>
          </w:rPr>
          <w:t xml:space="preserve">. </w:t>
        </w:r>
      </w:ins>
      <w:ins w:id="1860" w:author="Isha Gupta" w:date="2017-05-17T13:45:00Z">
        <w:r>
          <w:rPr>
            <w:lang w:val="en-US" w:eastAsia="ja-JP"/>
          </w:rPr>
          <w:t xml:space="preserve">IIS 7 </w:t>
        </w:r>
      </w:ins>
      <w:ins w:id="1861" w:author="Isha Gupta" w:date="2017-05-17T13:46:00Z">
        <w:r>
          <w:rPr>
            <w:lang w:val="en-US" w:eastAsia="ja-JP"/>
          </w:rPr>
          <w:t>Web server will be used for hosting the application</w:t>
        </w:r>
      </w:ins>
    </w:p>
    <w:p w14:paraId="05CC513D" w14:textId="2A6FA1A5" w:rsidR="007B0CCD" w:rsidRDefault="007B0CCD" w:rsidP="007B0CCD">
      <w:pPr>
        <w:pStyle w:val="Heading3"/>
        <w:rPr>
          <w:ins w:id="1862" w:author="Isha Gupta" w:date="2017-05-17T13:36:00Z"/>
        </w:rPr>
        <w:pPrChange w:id="1863" w:author="Isha Gupta" w:date="2017-05-17T13:35:00Z">
          <w:pPr>
            <w:pStyle w:val="BodyText"/>
          </w:pPr>
        </w:pPrChange>
      </w:pPr>
      <w:ins w:id="1864" w:author="Isha Gupta" w:date="2017-05-17T13:36:00Z">
        <w:r>
          <w:t xml:space="preserve">E-Policy Insurance Portal </w:t>
        </w:r>
      </w:ins>
      <w:ins w:id="1865" w:author="Isha Gupta" w:date="2017-05-17T13:35:00Z">
        <w:r>
          <w:t>Application Server</w:t>
        </w:r>
      </w:ins>
    </w:p>
    <w:p w14:paraId="1D0370B4" w14:textId="0BFF333D" w:rsidR="00531D2E" w:rsidRDefault="00126BE8" w:rsidP="007B0CCD">
      <w:pPr>
        <w:pStyle w:val="BodyText"/>
        <w:rPr>
          <w:ins w:id="1866" w:author="Isha Gupta" w:date="2017-05-17T14:04:00Z"/>
          <w:lang w:val="en-US" w:eastAsia="ja-JP"/>
        </w:rPr>
      </w:pPr>
      <w:ins w:id="1867" w:author="Isha Gupta" w:date="2017-05-17T13:49:00Z">
        <w:r>
          <w:rPr>
            <w:lang w:val="en-US" w:eastAsia="ja-JP"/>
          </w:rPr>
          <w:t xml:space="preserve">This is going to be another IIS hosting where </w:t>
        </w:r>
      </w:ins>
      <w:ins w:id="1868" w:author="Isha Gupta" w:date="2017-05-17T13:59:00Z">
        <w:r w:rsidR="005F2D8D">
          <w:rPr>
            <w:lang w:val="en-US" w:eastAsia="ja-JP"/>
          </w:rPr>
          <w:t xml:space="preserve">e-policy portal </w:t>
        </w:r>
      </w:ins>
      <w:ins w:id="1869" w:author="Isha Gupta" w:date="2017-05-17T13:36:00Z">
        <w:r w:rsidR="005F2D8D">
          <w:rPr>
            <w:lang w:val="en-US" w:eastAsia="ja-JP"/>
          </w:rPr>
          <w:t>a</w:t>
        </w:r>
        <w:r w:rsidR="007B0CCD">
          <w:rPr>
            <w:lang w:val="en-US" w:eastAsia="ja-JP"/>
          </w:rPr>
          <w:t xml:space="preserve">pplication </w:t>
        </w:r>
      </w:ins>
      <w:ins w:id="1870" w:author="Isha Gupta" w:date="2017-05-17T13:50:00Z">
        <w:r>
          <w:rPr>
            <w:lang w:val="en-US" w:eastAsia="ja-JP"/>
          </w:rPr>
          <w:t xml:space="preserve">services </w:t>
        </w:r>
      </w:ins>
      <w:ins w:id="1871" w:author="Isha Gupta" w:date="2017-05-17T13:36:00Z">
        <w:r w:rsidR="005F2D8D">
          <w:rPr>
            <w:lang w:val="en-US" w:eastAsia="ja-JP"/>
          </w:rPr>
          <w:t>will be deployed</w:t>
        </w:r>
        <w:r w:rsidR="007B0CCD">
          <w:rPr>
            <w:lang w:val="en-US" w:eastAsia="ja-JP"/>
          </w:rPr>
          <w:t xml:space="preserve">. </w:t>
        </w:r>
      </w:ins>
      <w:ins w:id="1872" w:author="Isha Gupta" w:date="2017-05-17T14:00:00Z">
        <w:r w:rsidR="005F2D8D">
          <w:rPr>
            <w:lang w:val="en-US" w:eastAsia="ja-JP"/>
          </w:rPr>
          <w:t xml:space="preserve"> </w:t>
        </w:r>
      </w:ins>
      <w:ins w:id="1873" w:author="Isha Gupta" w:date="2017-05-17T14:03:00Z">
        <w:r w:rsidR="005F2D8D">
          <w:rPr>
            <w:lang w:val="en-US" w:eastAsia="ja-JP"/>
          </w:rPr>
          <w:t xml:space="preserve">Scripts deployed on web server </w:t>
        </w:r>
        <w:r w:rsidR="00531D2E">
          <w:rPr>
            <w:lang w:val="en-US" w:eastAsia="ja-JP"/>
          </w:rPr>
          <w:t xml:space="preserve">will call application server to perform operations or return </w:t>
        </w:r>
      </w:ins>
      <w:ins w:id="1874" w:author="Isha Gupta" w:date="2017-05-17T14:04:00Z">
        <w:r w:rsidR="00531D2E">
          <w:rPr>
            <w:lang w:val="en-US" w:eastAsia="ja-JP"/>
          </w:rPr>
          <w:t xml:space="preserve">relevant </w:t>
        </w:r>
      </w:ins>
      <w:ins w:id="1875" w:author="Isha Gupta" w:date="2017-05-17T14:03:00Z">
        <w:r w:rsidR="00531D2E">
          <w:rPr>
            <w:lang w:val="en-US" w:eastAsia="ja-JP"/>
          </w:rPr>
          <w:t>data.</w:t>
        </w:r>
      </w:ins>
    </w:p>
    <w:p w14:paraId="3AA63433" w14:textId="08AC839F" w:rsidR="00531D2E" w:rsidRDefault="00531D2E" w:rsidP="00531D2E">
      <w:pPr>
        <w:pStyle w:val="Heading3"/>
        <w:rPr>
          <w:ins w:id="1876" w:author="Isha Gupta" w:date="2017-05-17T14:05:00Z"/>
        </w:rPr>
        <w:pPrChange w:id="1877" w:author="Isha Gupta" w:date="2017-05-17T14:04:00Z">
          <w:pPr>
            <w:pStyle w:val="BodyText"/>
          </w:pPr>
        </w:pPrChange>
      </w:pPr>
      <w:ins w:id="1878" w:author="Isha Gupta" w:date="2017-05-17T14:05:00Z">
        <w:r>
          <w:t xml:space="preserve">Application </w:t>
        </w:r>
      </w:ins>
      <w:ins w:id="1879" w:author="Isha Gupta" w:date="2017-05-17T14:04:00Z">
        <w:r>
          <w:t xml:space="preserve">Database </w:t>
        </w:r>
      </w:ins>
    </w:p>
    <w:p w14:paraId="3F51E37E" w14:textId="18C80608" w:rsidR="00531D2E" w:rsidRDefault="00531D2E" w:rsidP="00531D2E">
      <w:pPr>
        <w:pStyle w:val="BodyText"/>
        <w:rPr>
          <w:ins w:id="1880" w:author="Isha Gupta" w:date="2017-05-17T14:18:00Z"/>
          <w:lang w:val="en-US" w:eastAsia="ja-JP"/>
        </w:rPr>
      </w:pPr>
      <w:ins w:id="1881" w:author="Isha Gupta" w:date="2017-05-17T14:12:00Z">
        <w:r>
          <w:rPr>
            <w:lang w:val="en-US" w:eastAsia="ja-JP"/>
          </w:rPr>
          <w:t>This database would be responsible for managing the application data.</w:t>
        </w:r>
      </w:ins>
      <w:ins w:id="1882" w:author="Isha Gupta" w:date="2017-05-17T14:18:00Z">
        <w:r>
          <w:rPr>
            <w:lang w:val="en-US" w:eastAsia="ja-JP"/>
          </w:rPr>
          <w:t xml:space="preserve"> </w:t>
        </w:r>
      </w:ins>
      <w:ins w:id="1883" w:author="Isha Gupta" w:date="2017-05-17T14:05:00Z">
        <w:r>
          <w:rPr>
            <w:lang w:val="en-US" w:eastAsia="ja-JP"/>
          </w:rPr>
          <w:t>Sql Server will be used for the application database.</w:t>
        </w:r>
      </w:ins>
    </w:p>
    <w:p w14:paraId="4C9C2072" w14:textId="12BE5B2B" w:rsidR="00DB5953" w:rsidRPr="00531D2E" w:rsidRDefault="00DB5953" w:rsidP="00DB5953">
      <w:pPr>
        <w:pStyle w:val="Heading3"/>
        <w:rPr>
          <w:ins w:id="1884" w:author="Isha Gupta" w:date="2017-05-17T13:33:00Z"/>
        </w:rPr>
        <w:pPrChange w:id="1885" w:author="Isha Gupta" w:date="2017-05-17T14:19:00Z">
          <w:pPr>
            <w:pStyle w:val="BodyText"/>
          </w:pPr>
        </w:pPrChange>
      </w:pPr>
      <w:ins w:id="1886" w:author="Isha Gupta" w:date="2017-05-17T14:18:00Z">
        <w:r>
          <w:t>External Third Party Services</w:t>
        </w:r>
      </w:ins>
    </w:p>
    <w:p w14:paraId="6C42626A" w14:textId="2D531655" w:rsidR="00FF73D5" w:rsidRPr="006A689D" w:rsidRDefault="00DB5953" w:rsidP="006A689D">
      <w:pPr>
        <w:pStyle w:val="BodyText"/>
        <w:rPr>
          <w:ins w:id="1887" w:author="Isha Gupta" w:date="2017-05-17T13:21:00Z"/>
          <w:lang w:val="en-US" w:eastAsia="ja-JP"/>
        </w:rPr>
      </w:pPr>
      <w:ins w:id="1888" w:author="Isha Gupta" w:date="2017-05-17T14:19:00Z">
        <w:r>
          <w:rPr>
            <w:lang w:val="en-US" w:eastAsia="ja-JP"/>
          </w:rPr>
          <w:t xml:space="preserve">This component helps in consolidating all the domain services required for this application, like, underwriting service, payment provider service, </w:t>
        </w:r>
      </w:ins>
      <w:ins w:id="1889" w:author="Isha Gupta" w:date="2017-05-17T14:54:00Z">
        <w:r w:rsidR="00A61BE1">
          <w:rPr>
            <w:lang w:val="en-US" w:eastAsia="ja-JP"/>
          </w:rPr>
          <w:t xml:space="preserve">mainframe &amp; Document repository </w:t>
        </w:r>
      </w:ins>
      <w:ins w:id="1890" w:author="Isha Gupta" w:date="2017-05-17T14:19:00Z">
        <w:r>
          <w:rPr>
            <w:lang w:val="en-US" w:eastAsia="ja-JP"/>
          </w:rPr>
          <w:t>etc.</w:t>
        </w:r>
      </w:ins>
    </w:p>
    <w:p w14:paraId="329FD4C6" w14:textId="68986B91" w:rsidR="00B16E93" w:rsidRPr="00834273" w:rsidDel="007F5593" w:rsidRDefault="00B16E93" w:rsidP="006A689D">
      <w:pPr>
        <w:pStyle w:val="Heading3"/>
        <w:rPr>
          <w:del w:id="1891" w:author="Isha Gupta" w:date="2017-05-08T12:12:00Z"/>
          <w:moveFrom w:id="1892" w:author="Isha Gupta" w:date="2017-04-30T17:14:00Z"/>
          <w:rFonts w:asciiTheme="minorHAnsi" w:eastAsiaTheme="minorHAnsi" w:hAnsiTheme="minorHAnsi" w:cstheme="minorBidi"/>
          <w:b w:val="0"/>
          <w:color w:val="auto"/>
          <w:sz w:val="22"/>
        </w:rPr>
        <w:pPrChange w:id="1893" w:author="Isha Gupta" w:date="2017-05-17T13:24:00Z">
          <w:pPr>
            <w:pStyle w:val="Heading2"/>
          </w:pPr>
        </w:pPrChange>
      </w:pPr>
      <w:moveFromRangeStart w:id="1894" w:author="Isha Gupta" w:date="2017-04-30T17:14:00Z" w:name="move481335798"/>
      <w:moveFrom w:id="1895" w:author="Isha Gupta" w:date="2017-04-30T17:14:00Z">
        <w:del w:id="1896" w:author="Isha Gupta" w:date="2017-05-08T12:12:00Z">
          <w:r w:rsidRPr="006A689D" w:rsidDel="007F5593">
            <w:rPr>
              <w:rFonts w:ascii="Segoe UI" w:eastAsiaTheme="minorHAnsi" w:hAnsi="Segoe UI" w:cs="Segoe UI"/>
              <w:b w:val="0"/>
              <w:color w:val="111111"/>
              <w:sz w:val="21"/>
              <w:szCs w:val="21"/>
              <w:shd w:val="clear" w:color="auto" w:fill="FFFFFF"/>
              <w:lang w:val="en-IN" w:eastAsia="en-US"/>
              <w:rPrChange w:id="1897" w:author="Isha Gupta" w:date="2017-05-17T13:21:00Z">
                <w:rPr>
                  <w:b w:val="0"/>
                </w:rPr>
              </w:rPrChange>
            </w:rPr>
            <w:delText>Components Description</w:delText>
          </w:r>
          <w:bookmarkStart w:id="1898" w:name="_Toc482009030"/>
          <w:bookmarkStart w:id="1899" w:name="_Toc482009089"/>
          <w:bookmarkStart w:id="1900" w:name="_Toc482009642"/>
          <w:bookmarkEnd w:id="1898"/>
          <w:bookmarkEnd w:id="1899"/>
          <w:bookmarkEnd w:id="1900"/>
        </w:del>
      </w:moveFrom>
    </w:p>
    <w:moveFromRangeEnd w:id="1894"/>
    <w:p w14:paraId="38B26FEB" w14:textId="0F0E6238" w:rsidR="00B16E93" w:rsidRPr="00693D7D" w:rsidDel="007F5593" w:rsidRDefault="00B16E93">
      <w:pPr>
        <w:pStyle w:val="Heading2"/>
        <w:numPr>
          <w:ilvl w:val="0"/>
          <w:numId w:val="0"/>
        </w:numPr>
        <w:rPr>
          <w:del w:id="1901" w:author="Isha Gupta" w:date="2017-05-08T12:12:00Z"/>
          <w:rFonts w:ascii="Segoe UI" w:hAnsi="Segoe UI" w:cs="Segoe UI"/>
          <w:color w:val="111111"/>
          <w:sz w:val="21"/>
          <w:szCs w:val="21"/>
          <w:shd w:val="clear" w:color="auto" w:fill="FFFFFF"/>
          <w:rPrChange w:id="1902" w:author="Isha Gupta" w:date="2017-04-30T17:51:00Z">
            <w:rPr>
              <w:del w:id="1903" w:author="Isha Gupta" w:date="2017-05-08T12:12:00Z"/>
            </w:rPr>
          </w:rPrChange>
        </w:rPr>
        <w:pPrChange w:id="1904" w:author="Isha Gupta" w:date="2017-04-30T17:45:00Z">
          <w:pPr>
            <w:pStyle w:val="BodyText"/>
          </w:pPr>
        </w:pPrChange>
      </w:pPr>
      <w:del w:id="1905" w:author="Isha Gupta" w:date="2017-04-27T10:56:00Z">
        <w:r w:rsidRPr="007F5593" w:rsidDel="00451FBC">
          <w:rPr>
            <w:rFonts w:ascii="Segoe UI" w:hAnsi="Segoe UI" w:cs="Segoe UI"/>
            <w:b w:val="0"/>
            <w:color w:val="111111"/>
            <w:sz w:val="21"/>
            <w:szCs w:val="21"/>
            <w:shd w:val="clear" w:color="auto" w:fill="FFFFFF"/>
            <w:rPrChange w:id="1906" w:author="Isha Gupta" w:date="2017-05-08T12:11:00Z">
              <w:rPr>
                <w:b/>
              </w:rPr>
            </w:rPrChange>
          </w:rPr>
          <w:delText>[todo]</w:delText>
        </w:r>
      </w:del>
      <w:bookmarkStart w:id="1907" w:name="_Toc482009031"/>
      <w:bookmarkStart w:id="1908" w:name="_Toc482009090"/>
      <w:bookmarkStart w:id="1909" w:name="_Toc482009643"/>
      <w:bookmarkEnd w:id="1907"/>
      <w:bookmarkEnd w:id="1908"/>
      <w:bookmarkEnd w:id="1909"/>
    </w:p>
    <w:p w14:paraId="307C68DB" w14:textId="44BB9260" w:rsidR="00B16E93" w:rsidDel="00406C1C" w:rsidRDefault="00B16E93" w:rsidP="00B16E93">
      <w:pPr>
        <w:pStyle w:val="Heading3"/>
        <w:rPr>
          <w:del w:id="1910" w:author="Isha Gupta" w:date="2017-04-27T10:56:00Z"/>
        </w:rPr>
      </w:pPr>
      <w:del w:id="1911" w:author="Isha Gupta" w:date="2017-04-27T10:56:00Z">
        <w:r w:rsidDel="00406C1C">
          <w:delText>&lt;Component 1&gt;</w:delText>
        </w:r>
      </w:del>
    </w:p>
    <w:p w14:paraId="2FCF7546" w14:textId="77777777" w:rsidR="00B16E93" w:rsidRPr="00B16E93" w:rsidRDefault="00B16E93" w:rsidP="00B16E93">
      <w:pPr>
        <w:pStyle w:val="BodyText"/>
        <w:rPr>
          <w:lang w:val="en-US" w:eastAsia="ja-JP"/>
        </w:rPr>
      </w:pPr>
      <w:del w:id="1912" w:author="Isha Gupta" w:date="2017-04-27T10:56:00Z">
        <w:r w:rsidDel="00406C1C">
          <w:rPr>
            <w:lang w:val="en-US" w:eastAsia="ja-JP"/>
          </w:rPr>
          <w:delText>[todo]</w:delText>
        </w:r>
      </w:del>
    </w:p>
    <w:p w14:paraId="44D2BE7E" w14:textId="37534571" w:rsidR="00B16E93" w:rsidDel="00406C1C" w:rsidRDefault="00B16E93" w:rsidP="00B16E93">
      <w:pPr>
        <w:pStyle w:val="Heading3"/>
        <w:rPr>
          <w:del w:id="1913" w:author="Isha Gupta" w:date="2017-04-27T10:57:00Z"/>
        </w:rPr>
      </w:pPr>
      <w:del w:id="1914" w:author="Isha Gupta" w:date="2017-04-27T10:57:00Z">
        <w:r w:rsidDel="00406C1C">
          <w:delText>&lt;Component 2&gt;</w:delText>
        </w:r>
      </w:del>
    </w:p>
    <w:p w14:paraId="63E2CD39" w14:textId="43EC298E" w:rsidR="00B16E93" w:rsidRPr="00B16E93" w:rsidDel="00406C1C" w:rsidRDefault="00B16E93" w:rsidP="00B16E93">
      <w:pPr>
        <w:pStyle w:val="BodyText"/>
        <w:rPr>
          <w:del w:id="1915" w:author="Isha Gupta" w:date="2017-04-27T10:57:00Z"/>
          <w:lang w:val="en-US" w:eastAsia="ja-JP"/>
        </w:rPr>
      </w:pPr>
      <w:del w:id="1916" w:author="Isha Gupta" w:date="2017-04-27T10:57:00Z">
        <w:r w:rsidDel="00406C1C">
          <w:rPr>
            <w:lang w:val="en-US" w:eastAsia="ja-JP"/>
          </w:rPr>
          <w:delText>[todo]</w:delText>
        </w:r>
      </w:del>
    </w:p>
    <w:p w14:paraId="0EE801AA" w14:textId="517BDB69" w:rsidR="00B16E93" w:rsidDel="00845AA2" w:rsidRDefault="00B16E93" w:rsidP="00B16E93">
      <w:pPr>
        <w:pStyle w:val="Heading2"/>
        <w:rPr>
          <w:del w:id="1917" w:author="Isha Gupta" w:date="2017-04-30T17:16:00Z"/>
        </w:rPr>
      </w:pPr>
      <w:del w:id="1918" w:author="Isha Gupta" w:date="2017-04-30T17:16:00Z">
        <w:r w:rsidDel="00845AA2">
          <w:delText>Trade Offs Made</w:delText>
        </w:r>
      </w:del>
    </w:p>
    <w:p w14:paraId="75949731" w14:textId="02222EEA" w:rsidR="00106186" w:rsidRPr="00B16E93" w:rsidDel="00845AA2" w:rsidRDefault="00106186" w:rsidP="00106186">
      <w:pPr>
        <w:pStyle w:val="BodyText"/>
        <w:rPr>
          <w:del w:id="1919" w:author="Isha Gupta" w:date="2017-04-30T17:16:00Z"/>
          <w:lang w:val="en-US" w:eastAsia="ja-JP"/>
        </w:rPr>
      </w:pPr>
      <w:del w:id="1920" w:author="Isha Gupta" w:date="2017-04-30T17:16:00Z">
        <w:r w:rsidDel="00845AA2">
          <w:rPr>
            <w:lang w:val="en-US" w:eastAsia="ja-JP"/>
          </w:rPr>
          <w:delText>[todo]</w:delText>
        </w:r>
      </w:del>
    </w:p>
    <w:p w14:paraId="60793B18" w14:textId="77777777" w:rsidR="00106186" w:rsidRDefault="00106186" w:rsidP="00106186">
      <w:pPr>
        <w:pStyle w:val="BodyText"/>
        <w:rPr>
          <w:lang w:val="en-US" w:eastAsia="ja-JP"/>
        </w:rPr>
      </w:pPr>
    </w:p>
    <w:p w14:paraId="6265512B" w14:textId="4A0548F7" w:rsidR="00BF658A" w:rsidRPr="00265CF5" w:rsidDel="007F3F75" w:rsidRDefault="00BF658A" w:rsidP="00BF658A">
      <w:pPr>
        <w:pStyle w:val="Heading1"/>
        <w:rPr>
          <w:del w:id="1921" w:author="Isha Gupta" w:date="2017-05-18T11:45:00Z"/>
          <w:moveTo w:id="1922" w:author="Isha Gupta" w:date="2017-05-17T10:50:00Z"/>
        </w:rPr>
      </w:pPr>
      <w:bookmarkStart w:id="1923" w:name="_Toc482009651"/>
      <w:moveToRangeStart w:id="1924" w:author="Isha Gupta" w:date="2017-05-17T10:50:00Z" w:name="move482781545"/>
      <w:moveTo w:id="1925" w:author="Isha Gupta" w:date="2017-05-17T10:50:00Z">
        <w:del w:id="1926" w:author="Isha Gupta" w:date="2017-05-18T11:45:00Z">
          <w:r w:rsidDel="007F3F75">
            <w:delText>NFR Considerations</w:delText>
          </w:r>
        </w:del>
      </w:moveTo>
    </w:p>
    <w:p w14:paraId="63E7C589" w14:textId="47CD0006" w:rsidR="00BF658A" w:rsidDel="007F3F75" w:rsidRDefault="00BF658A" w:rsidP="00BF658A">
      <w:pPr>
        <w:pStyle w:val="Heading2"/>
        <w:rPr>
          <w:del w:id="1927" w:author="Isha Gupta" w:date="2017-05-18T11:45:00Z"/>
          <w:moveTo w:id="1928" w:author="Isha Gupta" w:date="2017-05-17T10:50:00Z"/>
        </w:rPr>
      </w:pPr>
      <w:moveTo w:id="1929" w:author="Isha Gupta" w:date="2017-05-17T10:50:00Z">
        <w:del w:id="1930" w:author="Isha Gupta" w:date="2017-05-18T11:45:00Z">
          <w:r w:rsidDel="007F3F75">
            <w:delText>Usability</w:delText>
          </w:r>
        </w:del>
      </w:moveTo>
    </w:p>
    <w:p w14:paraId="4D91F1EF" w14:textId="4F1A6058" w:rsidR="00BF658A" w:rsidRPr="009A3736" w:rsidDel="002A1872" w:rsidRDefault="00BF658A" w:rsidP="00BF658A">
      <w:pPr>
        <w:pStyle w:val="BulletList1"/>
        <w:rPr>
          <w:del w:id="1931" w:author="Isha Gupta" w:date="2017-05-17T15:15:00Z"/>
          <w:moveTo w:id="1932" w:author="Isha Gupta" w:date="2017-05-17T10:50:00Z"/>
        </w:rPr>
      </w:pPr>
      <w:moveTo w:id="1933" w:author="Isha Gupta" w:date="2017-05-17T10:50:00Z">
        <w:del w:id="1934" w:author="Isha Gupta" w:date="2017-05-17T15:15:00Z">
          <w:r w:rsidRPr="009A3736" w:rsidDel="002A1872">
            <w:delText>Speed of Use</w:delText>
          </w:r>
        </w:del>
      </w:moveTo>
    </w:p>
    <w:p w14:paraId="72FB3D81" w14:textId="12AB0415" w:rsidR="00BF658A" w:rsidRPr="009A3736" w:rsidDel="002A1872" w:rsidRDefault="00BF658A" w:rsidP="00BF658A">
      <w:pPr>
        <w:pStyle w:val="BulletList2"/>
        <w:rPr>
          <w:del w:id="1935" w:author="Isha Gupta" w:date="2017-05-17T15:15:00Z"/>
          <w:moveTo w:id="1936" w:author="Isha Gupta" w:date="2017-05-17T10:50:00Z"/>
        </w:rPr>
      </w:pPr>
      <w:moveTo w:id="1937" w:author="Isha Gupta" w:date="2017-05-17T10:50:00Z">
        <w:del w:id="1938" w:author="Isha Gupta" w:date="2017-05-17T15:15:00Z">
          <w:r w:rsidRPr="009A3736" w:rsidDel="002A1872">
            <w:delText>I</w:delText>
          </w:r>
          <w:commentRangeStart w:id="1939"/>
          <w:r w:rsidRPr="009A3736" w:rsidDel="002A1872">
            <w:delText>s it particularly important that users be protected from making errors?</w:delText>
          </w:r>
          <w:commentRangeEnd w:id="1939"/>
          <w:r w:rsidDel="002A1872">
            <w:rPr>
              <w:rStyle w:val="CommentReference"/>
            </w:rPr>
            <w:commentReference w:id="1939"/>
          </w:r>
        </w:del>
      </w:moveTo>
    </w:p>
    <w:p w14:paraId="2B737C58" w14:textId="7D4D4320" w:rsidR="00BF658A" w:rsidRPr="009A3736" w:rsidDel="00DB2681" w:rsidRDefault="00BF658A" w:rsidP="00BF658A">
      <w:pPr>
        <w:pStyle w:val="BulletList2"/>
        <w:rPr>
          <w:del w:id="1940" w:author="Isha Gupta" w:date="2017-05-17T15:11:00Z"/>
          <w:moveTo w:id="1941" w:author="Isha Gupta" w:date="2017-05-17T10:50:00Z"/>
        </w:rPr>
      </w:pPr>
      <w:moveTo w:id="1942" w:author="Isha Gupta" w:date="2017-05-17T10:50:00Z">
        <w:del w:id="1943" w:author="Isha Gupta" w:date="2017-05-17T15:11:00Z">
          <w:r w:rsidRPr="009A3736" w:rsidDel="00DB2681">
            <w:delText>What sort of input/output devices for the human interface are available and what are their characteristics?</w:delText>
          </w:r>
        </w:del>
      </w:moveTo>
    </w:p>
    <w:p w14:paraId="087606D3" w14:textId="5B39DC2C" w:rsidR="00BF658A" w:rsidRPr="009A3736" w:rsidDel="002A1872" w:rsidRDefault="00BF658A" w:rsidP="00BF658A">
      <w:pPr>
        <w:pStyle w:val="BulletList1"/>
        <w:rPr>
          <w:del w:id="1944" w:author="Isha Gupta" w:date="2017-05-17T15:16:00Z"/>
          <w:moveTo w:id="1945" w:author="Isha Gupta" w:date="2017-05-17T10:50:00Z"/>
        </w:rPr>
      </w:pPr>
      <w:moveTo w:id="1946" w:author="Isha Gupta" w:date="2017-05-17T10:50:00Z">
        <w:del w:id="1947" w:author="Isha Gupta" w:date="2017-05-17T15:16:00Z">
          <w:r w:rsidRPr="009A3736" w:rsidDel="002A1872">
            <w:delText>Required User Ability</w:delText>
          </w:r>
        </w:del>
      </w:moveTo>
    </w:p>
    <w:p w14:paraId="32F091BD" w14:textId="55C06C6F" w:rsidR="00BF658A" w:rsidRPr="009A3736" w:rsidDel="002A1872" w:rsidRDefault="00BF658A" w:rsidP="00BF658A">
      <w:pPr>
        <w:pStyle w:val="BulletList2"/>
        <w:rPr>
          <w:del w:id="1948" w:author="Isha Gupta" w:date="2017-05-17T15:16:00Z"/>
          <w:moveTo w:id="1949" w:author="Isha Gupta" w:date="2017-05-17T10:50:00Z"/>
        </w:rPr>
      </w:pPr>
      <w:moveTo w:id="1950" w:author="Isha Gupta" w:date="2017-05-17T10:50:00Z">
        <w:del w:id="1951" w:author="Isha Gupta" w:date="2017-05-17T15:16:00Z">
          <w:r w:rsidRPr="009A3736" w:rsidDel="002A1872">
            <w:delText>What type of user will be using the system?</w:delText>
          </w:r>
        </w:del>
      </w:moveTo>
    </w:p>
    <w:p w14:paraId="5213C545" w14:textId="08460044" w:rsidR="00BF658A" w:rsidRPr="009A3736" w:rsidDel="002A1872" w:rsidRDefault="00BF658A" w:rsidP="00BF658A">
      <w:pPr>
        <w:pStyle w:val="BulletList2"/>
        <w:rPr>
          <w:del w:id="1952" w:author="Isha Gupta" w:date="2017-05-17T15:16:00Z"/>
          <w:moveTo w:id="1953" w:author="Isha Gupta" w:date="2017-05-17T10:50:00Z"/>
        </w:rPr>
      </w:pPr>
      <w:commentRangeStart w:id="1954"/>
      <w:moveTo w:id="1955" w:author="Isha Gupta" w:date="2017-05-17T10:50:00Z">
        <w:del w:id="1956" w:author="Isha Gupta" w:date="2017-05-17T15:16:00Z">
          <w:r w:rsidRPr="009A3736" w:rsidDel="002A1872">
            <w:delText>Will more than one type of user be using the system?</w:delText>
          </w:r>
          <w:commentRangeEnd w:id="1954"/>
          <w:r w:rsidDel="002A1872">
            <w:rPr>
              <w:rStyle w:val="CommentReference"/>
            </w:rPr>
            <w:commentReference w:id="1954"/>
          </w:r>
        </w:del>
      </w:moveTo>
    </w:p>
    <w:p w14:paraId="5B83B817" w14:textId="3C97BBE9" w:rsidR="00BF658A" w:rsidRPr="009A3736" w:rsidDel="002A1872" w:rsidRDefault="00BF658A" w:rsidP="00BF658A">
      <w:pPr>
        <w:pStyle w:val="BulletList1"/>
        <w:rPr>
          <w:del w:id="1957" w:author="Isha Gupta" w:date="2017-05-17T15:16:00Z"/>
          <w:moveTo w:id="1958" w:author="Isha Gupta" w:date="2017-05-17T10:50:00Z"/>
        </w:rPr>
      </w:pPr>
      <w:moveTo w:id="1959" w:author="Isha Gupta" w:date="2017-05-17T10:50:00Z">
        <w:del w:id="1960" w:author="Isha Gupta" w:date="2017-05-17T15:16:00Z">
          <w:r w:rsidRPr="009A3736" w:rsidDel="002A1872">
            <w:delText>Learnability</w:delText>
          </w:r>
        </w:del>
      </w:moveTo>
    </w:p>
    <w:p w14:paraId="673A23E5" w14:textId="2410B5BC" w:rsidR="00BF658A" w:rsidRPr="002A1872" w:rsidDel="002A1872" w:rsidRDefault="00BF658A" w:rsidP="002A1872">
      <w:pPr>
        <w:pStyle w:val="BulletList1"/>
        <w:rPr>
          <w:del w:id="1961" w:author="Isha Gupta" w:date="2017-05-17T15:17:00Z"/>
          <w:moveTo w:id="1962" w:author="Isha Gupta" w:date="2017-05-17T10:50:00Z"/>
        </w:rPr>
        <w:pPrChange w:id="1963" w:author="Isha Gupta" w:date="2017-05-17T15:16:00Z">
          <w:pPr>
            <w:pStyle w:val="BulletList2"/>
          </w:pPr>
        </w:pPrChange>
      </w:pPr>
      <w:moveTo w:id="1964" w:author="Isha Gupta" w:date="2017-05-17T10:50:00Z">
        <w:del w:id="1965" w:author="Isha Gupta" w:date="2017-05-17T15:17:00Z">
          <w:r w:rsidRPr="002A1872" w:rsidDel="002A1872">
            <w:delText>Is it particularly important that the system be easy to learn?</w:delText>
          </w:r>
        </w:del>
      </w:moveTo>
    </w:p>
    <w:p w14:paraId="3C7FE45B" w14:textId="3F23D3FD" w:rsidR="00BF658A" w:rsidRPr="002A1872" w:rsidDel="007F3F75" w:rsidRDefault="00BF658A" w:rsidP="002A1872">
      <w:pPr>
        <w:pStyle w:val="BulletList1"/>
        <w:rPr>
          <w:del w:id="1966" w:author="Isha Gupta" w:date="2017-05-18T11:45:00Z"/>
          <w:moveTo w:id="1967" w:author="Isha Gupta" w:date="2017-05-17T10:50:00Z"/>
          <w:i/>
          <w:rPrChange w:id="1968" w:author="Isha Gupta" w:date="2017-05-17T15:17:00Z">
            <w:rPr>
              <w:del w:id="1969" w:author="Isha Gupta" w:date="2017-05-18T11:45:00Z"/>
              <w:moveTo w:id="1970" w:author="Isha Gupta" w:date="2017-05-17T10:50:00Z"/>
            </w:rPr>
          </w:rPrChange>
        </w:rPr>
        <w:pPrChange w:id="1971" w:author="Isha Gupta" w:date="2017-05-17T15:17:00Z">
          <w:pPr>
            <w:pStyle w:val="BulletList2"/>
          </w:pPr>
        </w:pPrChange>
      </w:pPr>
      <w:moveTo w:id="1972" w:author="Isha Gupta" w:date="2017-05-17T10:50:00Z">
        <w:del w:id="1973" w:author="Isha Gupta" w:date="2017-05-17T15:17:00Z">
          <w:r w:rsidRPr="002A1872" w:rsidDel="002A1872">
            <w:delText>U</w:delText>
          </w:r>
        </w:del>
        <w:del w:id="1974" w:author="Isha Gupta" w:date="2017-05-18T11:45:00Z">
          <w:r w:rsidRPr="002A1872" w:rsidDel="007F3F75">
            <w:delText xml:space="preserve">ser </w:delText>
          </w:r>
        </w:del>
        <w:del w:id="1975" w:author="Isha Gupta" w:date="2017-05-17T15:17:00Z">
          <w:r w:rsidRPr="002A1872" w:rsidDel="002A1872">
            <w:delText>manual can</w:delText>
          </w:r>
        </w:del>
        <w:del w:id="1976" w:author="Isha Gupta" w:date="2017-05-18T11:45:00Z">
          <w:r w:rsidRPr="002A1872" w:rsidDel="007F3F75">
            <w:delText xml:space="preserve"> be constructed</w:delText>
          </w:r>
          <w:r w:rsidRPr="002A1872" w:rsidDel="007F3F75">
            <w:rPr>
              <w:i/>
              <w:rPrChange w:id="1977" w:author="Isha Gupta" w:date="2017-05-17T15:17:00Z">
                <w:rPr/>
              </w:rPrChange>
            </w:rPr>
            <w:delText>.</w:delText>
          </w:r>
        </w:del>
      </w:moveTo>
    </w:p>
    <w:p w14:paraId="11683A92" w14:textId="5C886E58" w:rsidR="00BF658A" w:rsidRPr="009A3736" w:rsidDel="002A1872" w:rsidRDefault="00BF658A" w:rsidP="00BF658A">
      <w:pPr>
        <w:pStyle w:val="BulletList1"/>
        <w:rPr>
          <w:del w:id="1978" w:author="Isha Gupta" w:date="2017-05-17T15:18:00Z"/>
          <w:moveTo w:id="1979" w:author="Isha Gupta" w:date="2017-05-17T10:50:00Z"/>
        </w:rPr>
      </w:pPr>
      <w:moveTo w:id="1980" w:author="Isha Gupta" w:date="2017-05-17T10:50:00Z">
        <w:del w:id="1981" w:author="Isha Gupta" w:date="2017-05-17T15:18:00Z">
          <w:r w:rsidRPr="009A3736" w:rsidDel="002A1872">
            <w:delText>Training Material</w:delText>
          </w:r>
        </w:del>
      </w:moveTo>
    </w:p>
    <w:p w14:paraId="669BBFC3" w14:textId="4C59DE56" w:rsidR="00BF658A" w:rsidRPr="009A3736" w:rsidDel="002A1872" w:rsidRDefault="00BF658A" w:rsidP="00BF658A">
      <w:pPr>
        <w:pStyle w:val="BulletList2"/>
        <w:rPr>
          <w:del w:id="1982" w:author="Isha Gupta" w:date="2017-05-17T15:18:00Z"/>
          <w:moveTo w:id="1983" w:author="Isha Gupta" w:date="2017-05-17T10:50:00Z"/>
        </w:rPr>
      </w:pPr>
      <w:commentRangeStart w:id="1984"/>
      <w:moveTo w:id="1985" w:author="Isha Gupta" w:date="2017-05-17T10:50:00Z">
        <w:del w:id="1986" w:author="Isha Gupta" w:date="2017-05-17T15:18:00Z">
          <w:r w:rsidRPr="009A3736" w:rsidDel="002A1872">
            <w:delText>What sort of training will be required for each type of user?</w:delText>
          </w:r>
          <w:commentRangeEnd w:id="1984"/>
          <w:r w:rsidDel="002A1872">
            <w:rPr>
              <w:rStyle w:val="CommentReference"/>
            </w:rPr>
            <w:commentReference w:id="1984"/>
          </w:r>
        </w:del>
      </w:moveTo>
    </w:p>
    <w:p w14:paraId="00189C0C" w14:textId="52CC5B28" w:rsidR="00BF658A" w:rsidRPr="009A3736" w:rsidDel="002A1872" w:rsidRDefault="00BF658A" w:rsidP="001324D5">
      <w:pPr>
        <w:pStyle w:val="BulletList1"/>
        <w:rPr>
          <w:del w:id="1987" w:author="Isha Gupta" w:date="2017-05-17T15:18:00Z"/>
          <w:moveTo w:id="1988" w:author="Isha Gupta" w:date="2017-05-17T10:50:00Z"/>
        </w:rPr>
      </w:pPr>
      <w:moveTo w:id="1989" w:author="Isha Gupta" w:date="2017-05-17T10:50:00Z">
        <w:del w:id="1990" w:author="Isha Gupta" w:date="2017-05-17T15:18:00Z">
          <w:r w:rsidRPr="009A3736" w:rsidDel="002A1872">
            <w:delText>D</w:delText>
          </w:r>
        </w:del>
        <w:del w:id="1991" w:author="Isha Gupta" w:date="2017-05-18T11:45:00Z">
          <w:r w:rsidRPr="009A3736" w:rsidDel="007F3F75">
            <w:delText>ocumentation</w:delText>
          </w:r>
        </w:del>
      </w:moveTo>
    </w:p>
    <w:p w14:paraId="4B2723AB" w14:textId="77777777" w:rsidR="00BF658A" w:rsidDel="002A1872" w:rsidRDefault="00BF658A" w:rsidP="001324D5">
      <w:pPr>
        <w:pStyle w:val="BulletList1"/>
        <w:rPr>
          <w:del w:id="1992" w:author="Isha Gupta" w:date="2017-05-17T15:18:00Z"/>
          <w:moveTo w:id="1993" w:author="Isha Gupta" w:date="2017-05-17T10:50:00Z"/>
        </w:rPr>
        <w:pPrChange w:id="1994" w:author="Isha Gupta" w:date="2017-05-17T15:18:00Z">
          <w:pPr>
            <w:pStyle w:val="BulletList2"/>
          </w:pPr>
        </w:pPrChange>
      </w:pPr>
      <w:moveTo w:id="1995" w:author="Isha Gupta" w:date="2017-05-17T10:50:00Z">
        <w:del w:id="1996" w:author="Isha Gupta" w:date="2017-05-17T15:18:00Z">
          <w:r w:rsidRPr="009A3736" w:rsidDel="002A1872">
            <w:delText>What kind of documentation is required?</w:delText>
          </w:r>
        </w:del>
      </w:moveTo>
    </w:p>
    <w:p w14:paraId="37903083" w14:textId="70794060" w:rsidR="00BF658A" w:rsidRPr="002A1872" w:rsidDel="007F3F75" w:rsidRDefault="00BF658A" w:rsidP="002A1872">
      <w:pPr>
        <w:pStyle w:val="BulletList1"/>
        <w:rPr>
          <w:del w:id="1997" w:author="Isha Gupta" w:date="2017-05-18T11:45:00Z"/>
          <w:moveTo w:id="1998" w:author="Isha Gupta" w:date="2017-05-17T10:50:00Z"/>
          <w:i/>
        </w:rPr>
        <w:pPrChange w:id="1999" w:author="Isha Gupta" w:date="2017-05-17T15:18:00Z">
          <w:pPr>
            <w:pStyle w:val="BulletList2"/>
          </w:pPr>
        </w:pPrChange>
      </w:pPr>
      <w:moveTo w:id="2000" w:author="Isha Gupta" w:date="2017-05-17T10:50:00Z">
        <w:del w:id="2001" w:author="Isha Gupta" w:date="2017-05-18T11:45:00Z">
          <w:r w:rsidRPr="002A1872" w:rsidDel="007F3F75">
            <w:rPr>
              <w:i/>
            </w:rPr>
            <w:delText>Chm file can be provided</w:delText>
          </w:r>
        </w:del>
        <w:del w:id="2002" w:author="Isha Gupta" w:date="2017-05-17T15:18:00Z">
          <w:r w:rsidRPr="002A1872" w:rsidDel="002A1872">
            <w:rPr>
              <w:i/>
            </w:rPr>
            <w:delText>.</w:delText>
          </w:r>
        </w:del>
      </w:moveTo>
    </w:p>
    <w:p w14:paraId="31A1ED74" w14:textId="665880D6" w:rsidR="00BF658A" w:rsidDel="002A1872" w:rsidRDefault="00BF658A" w:rsidP="002A1872">
      <w:pPr>
        <w:pStyle w:val="BulletList2"/>
        <w:numPr>
          <w:ilvl w:val="0"/>
          <w:numId w:val="0"/>
        </w:numPr>
        <w:ind w:left="1287"/>
        <w:rPr>
          <w:del w:id="2003" w:author="Isha Gupta" w:date="2017-05-17T15:19:00Z"/>
          <w:moveTo w:id="2004" w:author="Isha Gupta" w:date="2017-05-17T10:50:00Z"/>
        </w:rPr>
        <w:pPrChange w:id="2005" w:author="Isha Gupta" w:date="2017-05-17T15:19:00Z">
          <w:pPr>
            <w:pStyle w:val="BulletList2"/>
          </w:pPr>
        </w:pPrChange>
      </w:pPr>
      <w:moveTo w:id="2006" w:author="Isha Gupta" w:date="2017-05-17T10:50:00Z">
        <w:del w:id="2007" w:author="Isha Gupta" w:date="2017-05-17T15:19:00Z">
          <w:r w:rsidRPr="009A3736" w:rsidDel="002A1872">
            <w:delText>What audience is to be addressed by each document?</w:delText>
          </w:r>
          <w:r w:rsidDel="002A1872">
            <w:delText xml:space="preserve"> </w:delText>
          </w:r>
        </w:del>
      </w:moveTo>
    </w:p>
    <w:p w14:paraId="2C1F4924" w14:textId="37205217" w:rsidR="00BF658A" w:rsidRPr="00EE5A4A" w:rsidDel="002A1872" w:rsidRDefault="00BF658A" w:rsidP="002A1872">
      <w:pPr>
        <w:pStyle w:val="BulletList2"/>
        <w:numPr>
          <w:ilvl w:val="0"/>
          <w:numId w:val="0"/>
        </w:numPr>
        <w:ind w:left="1287"/>
        <w:rPr>
          <w:del w:id="2008" w:author="Isha Gupta" w:date="2017-05-17T15:19:00Z"/>
          <w:moveTo w:id="2009" w:author="Isha Gupta" w:date="2017-05-17T10:50:00Z"/>
          <w:i/>
        </w:rPr>
        <w:pPrChange w:id="2010" w:author="Isha Gupta" w:date="2017-05-17T15:19:00Z">
          <w:pPr>
            <w:pStyle w:val="BulletList2"/>
          </w:pPr>
        </w:pPrChange>
      </w:pPr>
      <w:moveTo w:id="2011" w:author="Isha Gupta" w:date="2017-05-17T10:50:00Z">
        <w:del w:id="2012" w:author="Isha Gupta" w:date="2017-05-17T15:19:00Z">
          <w:r w:rsidRPr="00EE5A4A" w:rsidDel="002A1872">
            <w:rPr>
              <w:i/>
            </w:rPr>
            <w:delText>Policy holder, Agent etc.</w:delText>
          </w:r>
        </w:del>
      </w:moveTo>
    </w:p>
    <w:p w14:paraId="4745C74A" w14:textId="79D55FF1" w:rsidR="00BF658A" w:rsidRPr="009A3736" w:rsidDel="002A1872" w:rsidRDefault="00BF658A" w:rsidP="00BF658A">
      <w:pPr>
        <w:pStyle w:val="BulletList1"/>
        <w:rPr>
          <w:del w:id="2013" w:author="Isha Gupta" w:date="2017-05-17T15:19:00Z"/>
          <w:moveTo w:id="2014" w:author="Isha Gupta" w:date="2017-05-17T10:50:00Z"/>
        </w:rPr>
      </w:pPr>
      <w:moveTo w:id="2015" w:author="Isha Gupta" w:date="2017-05-17T10:50:00Z">
        <w:del w:id="2016" w:author="Isha Gupta" w:date="2017-05-17T15:19:00Z">
          <w:r w:rsidRPr="009A3736" w:rsidDel="002A1872">
            <w:delText>On-line Help</w:delText>
          </w:r>
        </w:del>
      </w:moveTo>
    </w:p>
    <w:p w14:paraId="5AFB3A39" w14:textId="09CE9F68" w:rsidR="00BF658A" w:rsidRPr="00EE5A4A" w:rsidDel="002A1872" w:rsidRDefault="00BF658A" w:rsidP="00BF658A">
      <w:pPr>
        <w:pStyle w:val="BulletList2"/>
        <w:rPr>
          <w:del w:id="2017" w:author="Isha Gupta" w:date="2017-05-17T15:19:00Z"/>
          <w:moveTo w:id="2018" w:author="Isha Gupta" w:date="2017-05-17T10:50:00Z"/>
          <w:strike/>
        </w:rPr>
      </w:pPr>
      <w:moveTo w:id="2019" w:author="Isha Gupta" w:date="2017-05-17T10:50:00Z">
        <w:del w:id="2020" w:author="Isha Gupta" w:date="2017-05-17T15:19:00Z">
          <w:r w:rsidRPr="00EE5A4A" w:rsidDel="002A1872">
            <w:rPr>
              <w:strike/>
            </w:rPr>
            <w:delText>What format of online help is required?</w:delText>
          </w:r>
        </w:del>
      </w:moveTo>
    </w:p>
    <w:p w14:paraId="72F57C76" w14:textId="56C62030" w:rsidR="00BF658A" w:rsidRPr="00EE5A4A" w:rsidDel="002A1872" w:rsidRDefault="00BF658A" w:rsidP="00BF658A">
      <w:pPr>
        <w:pStyle w:val="BulletList2"/>
        <w:rPr>
          <w:del w:id="2021" w:author="Isha Gupta" w:date="2017-05-17T15:19:00Z"/>
          <w:moveTo w:id="2022" w:author="Isha Gupta" w:date="2017-05-17T10:50:00Z"/>
          <w:strike/>
        </w:rPr>
      </w:pPr>
      <w:moveTo w:id="2023" w:author="Isha Gupta" w:date="2017-05-17T10:50:00Z">
        <w:del w:id="2024" w:author="Isha Gupta" w:date="2017-05-17T15:19:00Z">
          <w:r w:rsidRPr="00EE5A4A" w:rsidDel="002A1872">
            <w:rPr>
              <w:strike/>
            </w:rPr>
            <w:delText>How extensive help needs to be – page wise or functionality wise?</w:delText>
          </w:r>
        </w:del>
      </w:moveTo>
    </w:p>
    <w:p w14:paraId="4EB4C050" w14:textId="0C0FB8D4" w:rsidR="00BF658A" w:rsidRPr="009A3736" w:rsidDel="002A1872" w:rsidRDefault="00BF658A" w:rsidP="00BF658A">
      <w:pPr>
        <w:pStyle w:val="BulletList1"/>
        <w:rPr>
          <w:del w:id="2025" w:author="Isha Gupta" w:date="2017-05-17T15:19:00Z"/>
          <w:moveTo w:id="2026" w:author="Isha Gupta" w:date="2017-05-17T10:50:00Z"/>
        </w:rPr>
      </w:pPr>
      <w:moveTo w:id="2027" w:author="Isha Gupta" w:date="2017-05-17T10:50:00Z">
        <w:del w:id="2028" w:author="Isha Gupta" w:date="2017-05-17T15:19:00Z">
          <w:r w:rsidRPr="009A3736" w:rsidDel="002A1872">
            <w:delText>Consistency</w:delText>
          </w:r>
        </w:del>
      </w:moveTo>
    </w:p>
    <w:p w14:paraId="0742AA3D" w14:textId="72D5AF56" w:rsidR="00BF658A" w:rsidRPr="00DF5BBA" w:rsidDel="002A1872" w:rsidRDefault="00BF658A" w:rsidP="00BF658A">
      <w:pPr>
        <w:pStyle w:val="BulletList2"/>
        <w:rPr>
          <w:del w:id="2029" w:author="Isha Gupta" w:date="2017-05-17T15:19:00Z"/>
          <w:moveTo w:id="2030" w:author="Isha Gupta" w:date="2017-05-17T10:50:00Z"/>
          <w:lang w:val="en-US" w:eastAsia="ja-JP"/>
        </w:rPr>
      </w:pPr>
      <w:moveTo w:id="2031" w:author="Isha Gupta" w:date="2017-05-17T10:50:00Z">
        <w:del w:id="2032" w:author="Isha Gupta" w:date="2017-05-17T15:19:00Z">
          <w:r w:rsidRPr="009A3736" w:rsidDel="002A1872">
            <w:delText xml:space="preserve">What type of user-interface consistency in the system is </w:delText>
          </w:r>
          <w:commentRangeStart w:id="2033"/>
          <w:r w:rsidRPr="009A3736" w:rsidDel="002A1872">
            <w:delText>required</w:delText>
          </w:r>
          <w:commentRangeEnd w:id="2033"/>
          <w:r w:rsidDel="002A1872">
            <w:rPr>
              <w:rStyle w:val="CommentReference"/>
            </w:rPr>
            <w:commentReference w:id="2033"/>
          </w:r>
          <w:r w:rsidRPr="009A3736" w:rsidDel="002A1872">
            <w:delText>?</w:delText>
          </w:r>
        </w:del>
      </w:moveTo>
    </w:p>
    <w:p w14:paraId="23898C3A" w14:textId="76A78B66" w:rsidR="00BF658A" w:rsidDel="007F3F75" w:rsidRDefault="00BF658A" w:rsidP="00BF658A">
      <w:pPr>
        <w:pStyle w:val="Heading2"/>
        <w:rPr>
          <w:del w:id="2034" w:author="Isha Gupta" w:date="2017-05-18T11:45:00Z"/>
          <w:moveTo w:id="2035" w:author="Isha Gupta" w:date="2017-05-17T10:50:00Z"/>
        </w:rPr>
      </w:pPr>
      <w:moveTo w:id="2036" w:author="Isha Gupta" w:date="2017-05-17T10:50:00Z">
        <w:del w:id="2037" w:author="Isha Gupta" w:date="2017-05-18T11:45:00Z">
          <w:r w:rsidDel="007F3F75">
            <w:delText>Reliability</w:delText>
          </w:r>
        </w:del>
      </w:moveTo>
    </w:p>
    <w:p w14:paraId="6ED54B09" w14:textId="2EDFA5AD" w:rsidR="00BF658A" w:rsidRPr="009A3736" w:rsidDel="00C77774" w:rsidRDefault="00BF658A" w:rsidP="00C77774">
      <w:pPr>
        <w:pStyle w:val="BulletList1"/>
        <w:rPr>
          <w:del w:id="2038" w:author="Isha Gupta" w:date="2017-05-17T15:21:00Z"/>
          <w:moveTo w:id="2039" w:author="Isha Gupta" w:date="2017-05-17T10:50:00Z"/>
        </w:rPr>
        <w:pPrChange w:id="2040" w:author="Isha Gupta" w:date="2017-05-17T15:21:00Z">
          <w:pPr>
            <w:pStyle w:val="BulletList1"/>
          </w:pPr>
        </w:pPrChange>
      </w:pPr>
      <w:moveTo w:id="2041" w:author="Isha Gupta" w:date="2017-05-17T10:50:00Z">
        <w:del w:id="2042" w:author="Isha Gupta" w:date="2017-05-17T15:21:00Z">
          <w:r w:rsidRPr="009A3736" w:rsidDel="00C77774">
            <w:delText>Maximum Failure Rate</w:delText>
          </w:r>
        </w:del>
      </w:moveTo>
    </w:p>
    <w:p w14:paraId="07AC7A6E" w14:textId="3B111A64" w:rsidR="00BF658A" w:rsidDel="00C77774" w:rsidRDefault="00BF658A" w:rsidP="00C77774">
      <w:pPr>
        <w:pStyle w:val="BulletList1"/>
        <w:rPr>
          <w:del w:id="2043" w:author="Isha Gupta" w:date="2017-05-17T15:21:00Z"/>
          <w:moveTo w:id="2044" w:author="Isha Gupta" w:date="2017-05-17T10:50:00Z"/>
        </w:rPr>
        <w:pPrChange w:id="2045" w:author="Isha Gupta" w:date="2017-05-17T15:21:00Z">
          <w:pPr>
            <w:pStyle w:val="BulletList2"/>
          </w:pPr>
        </w:pPrChange>
      </w:pPr>
      <w:moveTo w:id="2046" w:author="Isha Gupta" w:date="2017-05-17T10:50:00Z">
        <w:del w:id="2047" w:author="Isha Gupta" w:date="2017-05-17T15:21:00Z">
          <w:r w:rsidRPr="009A3736" w:rsidDel="00C77774">
            <w:delText>What is the acceptable % range of failure in delivering a particular request?</w:delText>
          </w:r>
        </w:del>
      </w:moveTo>
    </w:p>
    <w:p w14:paraId="7EE17FA3" w14:textId="5235C52E" w:rsidR="00BF658A" w:rsidRPr="00C77774" w:rsidDel="007F3F75" w:rsidRDefault="00BF658A" w:rsidP="00C77774">
      <w:pPr>
        <w:pStyle w:val="BulletList1"/>
        <w:rPr>
          <w:del w:id="2048" w:author="Isha Gupta" w:date="2017-05-18T11:45:00Z"/>
          <w:moveTo w:id="2049" w:author="Isha Gupta" w:date="2017-05-17T10:50:00Z"/>
          <w:rPrChange w:id="2050" w:author="Isha Gupta" w:date="2017-05-17T15:21:00Z">
            <w:rPr>
              <w:del w:id="2051" w:author="Isha Gupta" w:date="2017-05-18T11:45:00Z"/>
              <w:moveTo w:id="2052" w:author="Isha Gupta" w:date="2017-05-17T10:50:00Z"/>
              <w:i/>
            </w:rPr>
          </w:rPrChange>
        </w:rPr>
        <w:pPrChange w:id="2053" w:author="Isha Gupta" w:date="2017-05-17T15:21:00Z">
          <w:pPr>
            <w:pStyle w:val="BulletList2"/>
          </w:pPr>
        </w:pPrChange>
      </w:pPr>
      <w:moveTo w:id="2054" w:author="Isha Gupta" w:date="2017-05-17T10:50:00Z">
        <w:del w:id="2055" w:author="Isha Gupta" w:date="2017-05-18T11:45:00Z">
          <w:r w:rsidRPr="00C77774" w:rsidDel="007F3F75">
            <w:rPr>
              <w:rPrChange w:id="2056" w:author="Isha Gupta" w:date="2017-05-17T15:21:00Z">
                <w:rPr>
                  <w:i/>
                </w:rPr>
              </w:rPrChange>
            </w:rPr>
            <w:delText xml:space="preserve">Number of users logged in at a </w:delText>
          </w:r>
        </w:del>
        <w:del w:id="2057" w:author="Isha Gupta" w:date="2017-05-18T09:57:00Z">
          <w:r w:rsidRPr="00C77774" w:rsidDel="00834273">
            <w:rPr>
              <w:rPrChange w:id="2058" w:author="Isha Gupta" w:date="2017-05-17T15:21:00Z">
                <w:rPr>
                  <w:i/>
                </w:rPr>
              </w:rPrChange>
            </w:rPr>
            <w:delText>particular time</w:delText>
          </w:r>
        </w:del>
        <w:del w:id="2059" w:author="Isha Gupta" w:date="2017-05-18T11:45:00Z">
          <w:r w:rsidRPr="00C77774" w:rsidDel="007F3F75">
            <w:rPr>
              <w:rPrChange w:id="2060" w:author="Isha Gupta" w:date="2017-05-17T15:21:00Z">
                <w:rPr>
                  <w:i/>
                </w:rPr>
              </w:rPrChange>
            </w:rPr>
            <w:delText xml:space="preserve"> can be managed and restricted to handle t</w:delText>
          </w:r>
        </w:del>
        <w:del w:id="2061" w:author="Isha Gupta" w:date="2017-05-17T15:24:00Z">
          <w:r w:rsidRPr="00C77774" w:rsidDel="00DB5F31">
            <w:rPr>
              <w:rPrChange w:id="2062" w:author="Isha Gupta" w:date="2017-05-17T15:21:00Z">
                <w:rPr>
                  <w:i/>
                </w:rPr>
              </w:rPrChange>
            </w:rPr>
            <w:delText>his</w:delText>
          </w:r>
        </w:del>
        <w:del w:id="2063" w:author="Isha Gupta" w:date="2017-05-18T11:45:00Z">
          <w:r w:rsidRPr="00C77774" w:rsidDel="007F3F75">
            <w:rPr>
              <w:rPrChange w:id="2064" w:author="Isha Gupta" w:date="2017-05-17T15:21:00Z">
                <w:rPr>
                  <w:i/>
                </w:rPr>
              </w:rPrChange>
            </w:rPr>
            <w:delText>.</w:delText>
          </w:r>
        </w:del>
      </w:moveTo>
    </w:p>
    <w:p w14:paraId="2BEA7A77" w14:textId="04FBB1ED" w:rsidR="00BF658A" w:rsidRPr="00C77774" w:rsidDel="00DB5F31" w:rsidRDefault="00BF658A" w:rsidP="00C77774">
      <w:pPr>
        <w:pStyle w:val="BulletList1"/>
        <w:rPr>
          <w:del w:id="2065" w:author="Isha Gupta" w:date="2017-05-17T15:25:00Z"/>
          <w:moveTo w:id="2066" w:author="Isha Gupta" w:date="2017-05-17T10:50:00Z"/>
          <w:rPrChange w:id="2067" w:author="Isha Gupta" w:date="2017-05-17T15:21:00Z">
            <w:rPr>
              <w:del w:id="2068" w:author="Isha Gupta" w:date="2017-05-17T15:25:00Z"/>
              <w:moveTo w:id="2069" w:author="Isha Gupta" w:date="2017-05-17T10:50:00Z"/>
              <w:i/>
            </w:rPr>
          </w:rPrChange>
        </w:rPr>
        <w:pPrChange w:id="2070" w:author="Isha Gupta" w:date="2017-05-17T15:21:00Z">
          <w:pPr>
            <w:pStyle w:val="BulletList2"/>
          </w:pPr>
        </w:pPrChange>
      </w:pPr>
      <w:moveTo w:id="2071" w:author="Isha Gupta" w:date="2017-05-17T10:50:00Z">
        <w:del w:id="2072" w:author="Isha Gupta" w:date="2017-05-17T15:25:00Z">
          <w:r w:rsidRPr="00C77774" w:rsidDel="00DB5F31">
            <w:rPr>
              <w:rPrChange w:id="2073" w:author="Isha Gupta" w:date="2017-05-17T15:21:00Z">
                <w:rPr>
                  <w:i/>
                </w:rPr>
              </w:rPrChange>
            </w:rPr>
            <w:delText>Performance will be down after certain number of user hits.</w:delText>
          </w:r>
        </w:del>
      </w:moveTo>
    </w:p>
    <w:p w14:paraId="5D68F095" w14:textId="05EE3CF1" w:rsidR="00BF658A" w:rsidRPr="009A3736" w:rsidDel="00DB5F31" w:rsidRDefault="00BF658A" w:rsidP="00BF658A">
      <w:pPr>
        <w:pStyle w:val="BulletList1"/>
        <w:rPr>
          <w:del w:id="2074" w:author="Isha Gupta" w:date="2017-05-17T15:22:00Z"/>
          <w:moveTo w:id="2075" w:author="Isha Gupta" w:date="2017-05-17T10:50:00Z"/>
        </w:rPr>
      </w:pPr>
      <w:moveTo w:id="2076" w:author="Isha Gupta" w:date="2017-05-17T10:50:00Z">
        <w:del w:id="2077" w:author="Isha Gupta" w:date="2017-05-17T15:22:00Z">
          <w:r w:rsidRPr="009A3736" w:rsidDel="00DB5F31">
            <w:delText>Maximum Down Time</w:delText>
          </w:r>
        </w:del>
      </w:moveTo>
    </w:p>
    <w:p w14:paraId="1DE27DAA" w14:textId="1FA4990F" w:rsidR="00BF658A" w:rsidRPr="009A3736" w:rsidDel="00DB5F31" w:rsidRDefault="00BF658A" w:rsidP="00BF658A">
      <w:pPr>
        <w:pStyle w:val="BulletList2"/>
        <w:rPr>
          <w:del w:id="2078" w:author="Isha Gupta" w:date="2017-05-17T15:22:00Z"/>
          <w:moveTo w:id="2079" w:author="Isha Gupta" w:date="2017-05-17T10:50:00Z"/>
        </w:rPr>
      </w:pPr>
      <w:moveTo w:id="2080" w:author="Isha Gupta" w:date="2017-05-17T10:50:00Z">
        <w:del w:id="2081" w:author="Isha Gupta" w:date="2017-05-17T15:22:00Z">
          <w:r w:rsidRPr="009A3736" w:rsidDel="00DB5F31">
            <w:delText>What is the acceptable system downtime per 24-hour period?</w:delText>
          </w:r>
        </w:del>
      </w:moveTo>
    </w:p>
    <w:p w14:paraId="14FBAE10" w14:textId="73DA56B4" w:rsidR="00BF658A" w:rsidRPr="009A3736" w:rsidDel="007F3F75" w:rsidRDefault="00BF658A" w:rsidP="00BF658A">
      <w:pPr>
        <w:pStyle w:val="BulletList1"/>
        <w:rPr>
          <w:del w:id="2082" w:author="Isha Gupta" w:date="2017-05-18T11:45:00Z"/>
          <w:moveTo w:id="2083" w:author="Isha Gupta" w:date="2017-05-17T10:50:00Z"/>
        </w:rPr>
      </w:pPr>
      <w:moveTo w:id="2084" w:author="Isha Gupta" w:date="2017-05-17T10:50:00Z">
        <w:del w:id="2085" w:author="Isha Gupta" w:date="2017-05-18T11:45:00Z">
          <w:r w:rsidRPr="009A3736" w:rsidDel="007F3F75">
            <w:delText xml:space="preserve">Ease of Recovery             </w:delText>
          </w:r>
        </w:del>
      </w:moveTo>
    </w:p>
    <w:p w14:paraId="16516459" w14:textId="37710C13" w:rsidR="00BF658A" w:rsidDel="007F3F75" w:rsidRDefault="00BF658A" w:rsidP="00BF658A">
      <w:pPr>
        <w:pStyle w:val="BulletList2"/>
        <w:rPr>
          <w:del w:id="2086" w:author="Isha Gupta" w:date="2017-05-18T11:45:00Z"/>
          <w:moveTo w:id="2087" w:author="Isha Gupta" w:date="2017-05-17T10:50:00Z"/>
        </w:rPr>
      </w:pPr>
      <w:moveTo w:id="2088" w:author="Isha Gupta" w:date="2017-05-17T10:50:00Z">
        <w:del w:id="2089" w:author="Isha Gupta" w:date="2017-05-18T11:45:00Z">
          <w:r w:rsidRPr="009A3736" w:rsidDel="007F3F75">
            <w:delText>How should the system respond to errors?</w:delText>
          </w:r>
        </w:del>
      </w:moveTo>
    </w:p>
    <w:p w14:paraId="4B835737" w14:textId="056F1ED4" w:rsidR="00BF658A" w:rsidRPr="00EE5A4A" w:rsidDel="007F3F75" w:rsidRDefault="00BF658A" w:rsidP="00BF658A">
      <w:pPr>
        <w:pStyle w:val="BulletList2"/>
        <w:rPr>
          <w:del w:id="2090" w:author="Isha Gupta" w:date="2017-05-18T11:45:00Z"/>
          <w:moveTo w:id="2091" w:author="Isha Gupta" w:date="2017-05-17T10:50:00Z"/>
          <w:i/>
        </w:rPr>
      </w:pPr>
      <w:moveTo w:id="2092" w:author="Isha Gupta" w:date="2017-05-17T10:50:00Z">
        <w:del w:id="2093" w:author="Isha Gupta" w:date="2017-05-17T15:22:00Z">
          <w:r w:rsidRPr="00EE5A4A" w:rsidDel="00DB5F31">
            <w:rPr>
              <w:i/>
            </w:rPr>
            <w:delText>Exception</w:delText>
          </w:r>
        </w:del>
        <w:del w:id="2094" w:author="Isha Gupta" w:date="2017-05-18T11:45:00Z">
          <w:r w:rsidRPr="00EE5A4A" w:rsidDel="007F3F75">
            <w:rPr>
              <w:i/>
            </w:rPr>
            <w:delText xml:space="preserve"> library </w:delText>
          </w:r>
        </w:del>
        <w:del w:id="2095" w:author="Isha Gupta" w:date="2017-05-17T15:26:00Z">
          <w:r w:rsidRPr="00EE5A4A" w:rsidDel="00DB5F31">
            <w:rPr>
              <w:i/>
            </w:rPr>
            <w:delText xml:space="preserve">to </w:delText>
          </w:r>
        </w:del>
        <w:del w:id="2096" w:author="Isha Gupta" w:date="2017-05-18T11:45:00Z">
          <w:r w:rsidRPr="00EE5A4A" w:rsidDel="007F3F75">
            <w:rPr>
              <w:i/>
            </w:rPr>
            <w:delText>take care of errors and provide back up mechanisms</w:delText>
          </w:r>
        </w:del>
        <w:del w:id="2097" w:author="Isha Gupta" w:date="2017-05-17T15:26:00Z">
          <w:r w:rsidRPr="00EE5A4A" w:rsidDel="00DB5F31">
            <w:rPr>
              <w:i/>
            </w:rPr>
            <w:delText>.</w:delText>
          </w:r>
        </w:del>
      </w:moveTo>
    </w:p>
    <w:p w14:paraId="08B5AB41" w14:textId="47B57903" w:rsidR="00BF658A" w:rsidRPr="009A3736" w:rsidDel="00DB5F31" w:rsidRDefault="00BF658A" w:rsidP="00BF658A">
      <w:pPr>
        <w:pStyle w:val="BulletList2"/>
        <w:rPr>
          <w:del w:id="2098" w:author="Isha Gupta" w:date="2017-05-17T15:22:00Z"/>
          <w:moveTo w:id="2099" w:author="Isha Gupta" w:date="2017-05-17T10:50:00Z"/>
        </w:rPr>
      </w:pPr>
      <w:moveTo w:id="2100" w:author="Isha Gupta" w:date="2017-05-17T10:50:00Z">
        <w:del w:id="2101" w:author="Isha Gupta" w:date="2017-05-17T15:22:00Z">
          <w:r w:rsidRPr="009A3736" w:rsidDel="00DB5F31">
            <w:delText>Is there a maximum acceptable time for restarting the syste</w:delText>
          </w:r>
          <w:r w:rsidDel="00DB5F31">
            <w:delText>m after a failure?</w:delText>
          </w:r>
        </w:del>
      </w:moveTo>
    </w:p>
    <w:p w14:paraId="3C77A106" w14:textId="12FE5CFF" w:rsidR="00BF658A" w:rsidRPr="009A3736" w:rsidDel="007F3F75" w:rsidRDefault="00BF658A" w:rsidP="00BF658A">
      <w:pPr>
        <w:pStyle w:val="BulletList1"/>
        <w:rPr>
          <w:del w:id="2102" w:author="Isha Gupta" w:date="2017-05-18T11:45:00Z"/>
          <w:moveTo w:id="2103" w:author="Isha Gupta" w:date="2017-05-17T10:50:00Z"/>
        </w:rPr>
      </w:pPr>
      <w:moveTo w:id="2104" w:author="Isha Gupta" w:date="2017-05-17T10:50:00Z">
        <w:del w:id="2105" w:author="Isha Gupta" w:date="2017-05-18T11:45:00Z">
          <w:r w:rsidRPr="009A3736" w:rsidDel="007F3F75">
            <w:delText>Maximum Known Bugs</w:delText>
          </w:r>
        </w:del>
      </w:moveTo>
    </w:p>
    <w:p w14:paraId="546936CC" w14:textId="6B00FC97" w:rsidR="00BF658A" w:rsidRPr="009A3736" w:rsidDel="000C37D0" w:rsidRDefault="00BF658A" w:rsidP="000C37D0">
      <w:pPr>
        <w:pStyle w:val="BulletList2"/>
        <w:numPr>
          <w:ilvl w:val="0"/>
          <w:numId w:val="0"/>
        </w:numPr>
        <w:ind w:left="1647" w:hanging="360"/>
        <w:rPr>
          <w:del w:id="2106" w:author="Isha Gupta" w:date="2017-05-17T18:54:00Z"/>
          <w:moveTo w:id="2107" w:author="Isha Gupta" w:date="2017-05-17T10:50:00Z"/>
        </w:rPr>
        <w:pPrChange w:id="2108" w:author="Isha Gupta" w:date="2017-05-17T18:58:00Z">
          <w:pPr>
            <w:pStyle w:val="BulletList2"/>
          </w:pPr>
        </w:pPrChange>
      </w:pPr>
      <w:moveTo w:id="2109" w:author="Isha Gupta" w:date="2017-05-17T10:50:00Z">
        <w:del w:id="2110" w:author="Isha Gupta" w:date="2017-05-17T18:53:00Z">
          <w:r w:rsidRPr="009A3736" w:rsidDel="000C37D0">
            <w:delText>What is the acceptable</w:delText>
          </w:r>
        </w:del>
        <w:del w:id="2111" w:author="Isha Gupta" w:date="2017-05-17T18:54:00Z">
          <w:r w:rsidRPr="009A3736" w:rsidDel="000C37D0">
            <w:delText xml:space="preserve"> number of known high severity </w:delText>
          </w:r>
        </w:del>
        <w:del w:id="2112" w:author="Isha Gupta" w:date="2017-05-17T18:55:00Z">
          <w:r w:rsidRPr="009A3736" w:rsidDel="000C37D0">
            <w:delText>bugs</w:delText>
          </w:r>
        </w:del>
        <w:del w:id="2113" w:author="Isha Gupta" w:date="2017-05-17T18:54:00Z">
          <w:r w:rsidRPr="009A3736" w:rsidDel="000C37D0">
            <w:delText>?</w:delText>
          </w:r>
          <w:r w:rsidDel="000C37D0">
            <w:delText xml:space="preserve"> 0 </w:delText>
          </w:r>
        </w:del>
      </w:moveTo>
    </w:p>
    <w:p w14:paraId="63682538" w14:textId="7E7E21B2" w:rsidR="00BF658A" w:rsidRPr="009A3736" w:rsidDel="000C37D0" w:rsidRDefault="00BF658A" w:rsidP="000C37D0">
      <w:pPr>
        <w:pStyle w:val="BulletList2"/>
        <w:numPr>
          <w:ilvl w:val="0"/>
          <w:numId w:val="0"/>
        </w:numPr>
        <w:ind w:left="1287"/>
        <w:rPr>
          <w:del w:id="2114" w:author="Isha Gupta" w:date="2017-05-17T18:58:00Z"/>
          <w:moveTo w:id="2115" w:author="Isha Gupta" w:date="2017-05-17T10:50:00Z"/>
        </w:rPr>
        <w:pPrChange w:id="2116" w:author="Isha Gupta" w:date="2017-05-17T18:58:00Z">
          <w:pPr>
            <w:pStyle w:val="BulletList2"/>
          </w:pPr>
        </w:pPrChange>
      </w:pPr>
      <w:moveTo w:id="2117" w:author="Isha Gupta" w:date="2017-05-17T10:50:00Z">
        <w:del w:id="2118" w:author="Isha Gupta" w:date="2017-05-17T18:55:00Z">
          <w:r w:rsidRPr="009A3736" w:rsidDel="000C37D0">
            <w:delText>What is the acceptable number of known medium severity bugs?</w:delText>
          </w:r>
          <w:r w:rsidDel="000C37D0">
            <w:delText xml:space="preserve"> 2-5</w:delText>
          </w:r>
        </w:del>
      </w:moveTo>
    </w:p>
    <w:p w14:paraId="2D68D1E0" w14:textId="4AA90059" w:rsidR="00BF658A" w:rsidRPr="00EE5A4A" w:rsidDel="000C37D0" w:rsidRDefault="00BF658A" w:rsidP="000C37D0">
      <w:pPr>
        <w:pStyle w:val="BulletList2"/>
        <w:numPr>
          <w:ilvl w:val="0"/>
          <w:numId w:val="0"/>
        </w:numPr>
        <w:ind w:left="1287"/>
        <w:rPr>
          <w:del w:id="2119" w:author="Isha Gupta" w:date="2017-05-17T18:55:00Z"/>
          <w:moveTo w:id="2120" w:author="Isha Gupta" w:date="2017-05-17T10:50:00Z"/>
          <w:lang w:val="en-US" w:eastAsia="ja-JP"/>
        </w:rPr>
        <w:pPrChange w:id="2121" w:author="Isha Gupta" w:date="2017-05-17T18:58:00Z">
          <w:pPr>
            <w:pStyle w:val="BulletList2"/>
          </w:pPr>
        </w:pPrChange>
      </w:pPr>
      <w:moveTo w:id="2122" w:author="Isha Gupta" w:date="2017-05-17T10:50:00Z">
        <w:del w:id="2123" w:author="Isha Gupta" w:date="2017-05-17T18:55:00Z">
          <w:r w:rsidRPr="009A3736" w:rsidDel="000C37D0">
            <w:delText>What are the criteria of High severity and Medium Severity bugs?</w:delText>
          </w:r>
          <w:r w:rsidDel="000C37D0">
            <w:delText xml:space="preserve"> </w:delText>
          </w:r>
        </w:del>
      </w:moveTo>
    </w:p>
    <w:p w14:paraId="294853DF" w14:textId="0C72DC53" w:rsidR="00BF658A" w:rsidRPr="00EE5A4A" w:rsidDel="000C37D0" w:rsidRDefault="00BF658A" w:rsidP="000C37D0">
      <w:pPr>
        <w:pStyle w:val="BulletList2"/>
        <w:numPr>
          <w:ilvl w:val="0"/>
          <w:numId w:val="0"/>
        </w:numPr>
        <w:ind w:left="1287"/>
        <w:rPr>
          <w:del w:id="2124" w:author="Isha Gupta" w:date="2017-05-17T18:55:00Z"/>
          <w:moveTo w:id="2125" w:author="Isha Gupta" w:date="2017-05-17T10:50:00Z"/>
          <w:lang w:val="en-US" w:eastAsia="ja-JP"/>
        </w:rPr>
        <w:pPrChange w:id="2126" w:author="Isha Gupta" w:date="2017-05-17T18:58:00Z">
          <w:pPr>
            <w:pStyle w:val="BulletList2"/>
          </w:pPr>
        </w:pPrChange>
      </w:pPr>
      <w:moveTo w:id="2127" w:author="Isha Gupta" w:date="2017-05-17T10:50:00Z">
        <w:del w:id="2128" w:author="Isha Gupta" w:date="2017-05-17T18:55:00Z">
          <w:r w:rsidDel="000C37D0">
            <w:delText>High severity</w:delText>
          </w:r>
        </w:del>
      </w:moveTo>
    </w:p>
    <w:p w14:paraId="56C64F27" w14:textId="6535E39B" w:rsidR="00BF658A" w:rsidRPr="00EE5A4A" w:rsidDel="000C37D0" w:rsidRDefault="00BF658A" w:rsidP="000C37D0">
      <w:pPr>
        <w:pStyle w:val="BulletList2"/>
        <w:numPr>
          <w:ilvl w:val="0"/>
          <w:numId w:val="0"/>
        </w:numPr>
        <w:ind w:left="1287"/>
        <w:rPr>
          <w:del w:id="2129" w:author="Isha Gupta" w:date="2017-05-17T18:55:00Z"/>
          <w:moveTo w:id="2130" w:author="Isha Gupta" w:date="2017-05-17T10:50:00Z"/>
          <w:lang w:val="en-US" w:eastAsia="ja-JP"/>
        </w:rPr>
        <w:pPrChange w:id="2131" w:author="Isha Gupta" w:date="2017-05-17T18:58:00Z">
          <w:pPr>
            <w:pStyle w:val="BulletList2"/>
            <w:numPr>
              <w:ilvl w:val="1"/>
            </w:numPr>
            <w:ind w:left="2367"/>
          </w:pPr>
        </w:pPrChange>
      </w:pPr>
      <w:moveTo w:id="2132" w:author="Isha Gupta" w:date="2017-05-17T10:50:00Z">
        <w:del w:id="2133" w:author="Isha Gupta" w:date="2017-05-17T18:55:00Z">
          <w:r w:rsidDel="000C37D0">
            <w:delText>Business/ functionality related</w:delText>
          </w:r>
        </w:del>
      </w:moveTo>
    </w:p>
    <w:p w14:paraId="10D76D67" w14:textId="7311142D" w:rsidR="00BF658A" w:rsidRPr="00EE5A4A" w:rsidDel="000C37D0" w:rsidRDefault="00BF658A" w:rsidP="000C37D0">
      <w:pPr>
        <w:pStyle w:val="BulletList2"/>
        <w:numPr>
          <w:ilvl w:val="0"/>
          <w:numId w:val="0"/>
        </w:numPr>
        <w:ind w:left="1287"/>
        <w:rPr>
          <w:del w:id="2134" w:author="Isha Gupta" w:date="2017-05-17T18:55:00Z"/>
          <w:moveTo w:id="2135" w:author="Isha Gupta" w:date="2017-05-17T10:50:00Z"/>
          <w:lang w:val="en-US" w:eastAsia="ja-JP"/>
        </w:rPr>
        <w:pPrChange w:id="2136" w:author="Isha Gupta" w:date="2017-05-17T18:58:00Z">
          <w:pPr>
            <w:pStyle w:val="BulletList2"/>
            <w:numPr>
              <w:ilvl w:val="1"/>
            </w:numPr>
            <w:ind w:left="2367"/>
          </w:pPr>
        </w:pPrChange>
      </w:pPr>
      <w:moveTo w:id="2137" w:author="Isha Gupta" w:date="2017-05-17T10:50:00Z">
        <w:del w:id="2138" w:author="Isha Gupta" w:date="2017-05-17T18:55:00Z">
          <w:r w:rsidDel="000C37D0">
            <w:delText>Performance related</w:delText>
          </w:r>
        </w:del>
      </w:moveTo>
    </w:p>
    <w:p w14:paraId="338CC0EA" w14:textId="0E80B5DA" w:rsidR="00BF658A" w:rsidDel="000C37D0" w:rsidRDefault="00BF658A" w:rsidP="000C37D0">
      <w:pPr>
        <w:pStyle w:val="BulletList2"/>
        <w:numPr>
          <w:ilvl w:val="0"/>
          <w:numId w:val="0"/>
        </w:numPr>
        <w:ind w:left="1287"/>
        <w:rPr>
          <w:del w:id="2139" w:author="Isha Gupta" w:date="2017-05-17T18:58:00Z"/>
          <w:moveTo w:id="2140" w:author="Isha Gupta" w:date="2017-05-17T10:50:00Z"/>
          <w:lang w:val="en-US" w:eastAsia="ja-JP"/>
        </w:rPr>
        <w:pPrChange w:id="2141" w:author="Isha Gupta" w:date="2017-05-17T18:58:00Z">
          <w:pPr>
            <w:pStyle w:val="BulletList2"/>
          </w:pPr>
        </w:pPrChange>
      </w:pPr>
      <w:moveTo w:id="2142" w:author="Isha Gupta" w:date="2017-05-17T10:50:00Z">
        <w:del w:id="2143" w:author="Isha Gupta" w:date="2017-05-17T18:58:00Z">
          <w:r w:rsidDel="000C37D0">
            <w:rPr>
              <w:lang w:val="en-US" w:eastAsia="ja-JP"/>
            </w:rPr>
            <w:delText>Medium severity</w:delText>
          </w:r>
        </w:del>
      </w:moveTo>
    </w:p>
    <w:p w14:paraId="39D1A933" w14:textId="2C898109" w:rsidR="00BF658A" w:rsidDel="000C37D0" w:rsidRDefault="00BF658A" w:rsidP="000C37D0">
      <w:pPr>
        <w:pStyle w:val="BulletList2"/>
        <w:numPr>
          <w:ilvl w:val="0"/>
          <w:numId w:val="0"/>
        </w:numPr>
        <w:ind w:left="1287"/>
        <w:rPr>
          <w:del w:id="2144" w:author="Isha Gupta" w:date="2017-05-17T18:58:00Z"/>
          <w:moveTo w:id="2145" w:author="Isha Gupta" w:date="2017-05-17T10:50:00Z"/>
          <w:lang w:val="en-US" w:eastAsia="ja-JP"/>
        </w:rPr>
        <w:pPrChange w:id="2146" w:author="Isha Gupta" w:date="2017-05-17T18:58:00Z">
          <w:pPr>
            <w:pStyle w:val="BulletList2"/>
            <w:numPr>
              <w:ilvl w:val="1"/>
            </w:numPr>
            <w:ind w:left="2367"/>
          </w:pPr>
        </w:pPrChange>
      </w:pPr>
      <w:moveTo w:id="2147" w:author="Isha Gupta" w:date="2017-05-17T10:50:00Z">
        <w:del w:id="2148" w:author="Isha Gupta" w:date="2017-05-17T18:58:00Z">
          <w:r w:rsidDel="000C37D0">
            <w:rPr>
              <w:lang w:val="en-US" w:eastAsia="ja-JP"/>
            </w:rPr>
            <w:delText>Reports</w:delText>
          </w:r>
        </w:del>
      </w:moveTo>
    </w:p>
    <w:p w14:paraId="3B54DB5A" w14:textId="41E882EB" w:rsidR="00BF658A" w:rsidRPr="00DF5BBA" w:rsidDel="000C37D0" w:rsidRDefault="00BF658A" w:rsidP="000C37D0">
      <w:pPr>
        <w:pStyle w:val="BulletList2"/>
        <w:numPr>
          <w:ilvl w:val="0"/>
          <w:numId w:val="0"/>
        </w:numPr>
        <w:ind w:left="1287"/>
        <w:rPr>
          <w:del w:id="2149" w:author="Isha Gupta" w:date="2017-05-17T18:58:00Z"/>
          <w:moveTo w:id="2150" w:author="Isha Gupta" w:date="2017-05-17T10:50:00Z"/>
          <w:lang w:val="en-US" w:eastAsia="ja-JP"/>
        </w:rPr>
        <w:pPrChange w:id="2151" w:author="Isha Gupta" w:date="2017-05-17T18:58:00Z">
          <w:pPr>
            <w:pStyle w:val="BulletList2"/>
            <w:numPr>
              <w:ilvl w:val="1"/>
            </w:numPr>
            <w:ind w:left="2367"/>
          </w:pPr>
        </w:pPrChange>
      </w:pPr>
      <w:moveTo w:id="2152" w:author="Isha Gupta" w:date="2017-05-17T10:50:00Z">
        <w:del w:id="2153" w:author="Isha Gupta" w:date="2017-05-17T18:58:00Z">
          <w:r w:rsidDel="000C37D0">
            <w:rPr>
              <w:lang w:val="en-US" w:eastAsia="ja-JP"/>
            </w:rPr>
            <w:delText>UI</w:delText>
          </w:r>
        </w:del>
      </w:moveTo>
    </w:p>
    <w:p w14:paraId="416FCCA9" w14:textId="64159683" w:rsidR="00BF658A" w:rsidDel="007F3F75" w:rsidRDefault="00BF658A" w:rsidP="00BF658A">
      <w:pPr>
        <w:pStyle w:val="Heading2"/>
        <w:rPr>
          <w:del w:id="2154" w:author="Isha Gupta" w:date="2017-05-18T11:45:00Z"/>
          <w:moveTo w:id="2155" w:author="Isha Gupta" w:date="2017-05-17T10:50:00Z"/>
        </w:rPr>
      </w:pPr>
      <w:moveTo w:id="2156" w:author="Isha Gupta" w:date="2017-05-17T10:50:00Z">
        <w:del w:id="2157" w:author="Isha Gupta" w:date="2017-05-18T11:45:00Z">
          <w:r w:rsidDel="007F3F75">
            <w:delText>Performance</w:delText>
          </w:r>
        </w:del>
      </w:moveTo>
    </w:p>
    <w:p w14:paraId="790B3560" w14:textId="2B3C1501" w:rsidR="00BF658A" w:rsidRPr="009A3736" w:rsidDel="007F3F75" w:rsidRDefault="00BF658A" w:rsidP="00BF658A">
      <w:pPr>
        <w:pStyle w:val="BulletList1"/>
        <w:rPr>
          <w:del w:id="2158" w:author="Isha Gupta" w:date="2017-05-18T11:45:00Z"/>
          <w:moveTo w:id="2159" w:author="Isha Gupta" w:date="2017-05-17T10:50:00Z"/>
        </w:rPr>
      </w:pPr>
      <w:moveTo w:id="2160" w:author="Isha Gupta" w:date="2017-05-17T10:50:00Z">
        <w:del w:id="2161" w:author="Isha Gupta" w:date="2017-05-18T11:45:00Z">
          <w:r w:rsidRPr="009A3736" w:rsidDel="007F3F75">
            <w:delText>Throughput    </w:delText>
          </w:r>
        </w:del>
      </w:moveTo>
    </w:p>
    <w:p w14:paraId="3E0B96BE" w14:textId="0494555F" w:rsidR="00BF658A" w:rsidDel="007F3F75" w:rsidRDefault="00BF658A" w:rsidP="00BF658A">
      <w:pPr>
        <w:pStyle w:val="BulletList2"/>
        <w:rPr>
          <w:del w:id="2162" w:author="Isha Gupta" w:date="2017-05-18T11:45:00Z"/>
          <w:moveTo w:id="2163" w:author="Isha Gupta" w:date="2017-05-17T10:50:00Z"/>
        </w:rPr>
      </w:pPr>
      <w:moveTo w:id="2164" w:author="Isha Gupta" w:date="2017-05-17T10:50:00Z">
        <w:del w:id="2165" w:author="Isha Gupta" w:date="2017-05-18T11:45:00Z">
          <w:r w:rsidRPr="009A3736" w:rsidDel="007F3F75">
            <w:delText>How many concurrent users may be using the system at any given peak-use time?   </w:delText>
          </w:r>
        </w:del>
      </w:moveTo>
    </w:p>
    <w:p w14:paraId="5DA2BC08" w14:textId="4B51FCD4" w:rsidR="00BF658A" w:rsidRPr="009A3736" w:rsidDel="007F3F75" w:rsidRDefault="00BF658A" w:rsidP="00BF658A">
      <w:pPr>
        <w:pStyle w:val="BulletList2"/>
        <w:numPr>
          <w:ilvl w:val="1"/>
          <w:numId w:val="4"/>
        </w:numPr>
        <w:rPr>
          <w:del w:id="2166" w:author="Isha Gupta" w:date="2017-05-18T11:45:00Z"/>
          <w:moveTo w:id="2167" w:author="Isha Gupta" w:date="2017-05-17T10:50:00Z"/>
        </w:rPr>
      </w:pPr>
      <w:moveTo w:id="2168" w:author="Isha Gupta" w:date="2017-05-17T10:50:00Z">
        <w:del w:id="2169" w:author="Isha Gupta" w:date="2017-05-17T19:23:00Z">
          <w:r w:rsidDel="001A6AD4">
            <w:delText>C</w:delText>
          </w:r>
        </w:del>
        <w:del w:id="2170" w:author="Isha Gupta" w:date="2017-05-18T11:45:00Z">
          <w:r w:rsidDel="007F3F75">
            <w:delText xml:space="preserve">alculate based on system resources and request execution time. </w:delText>
          </w:r>
        </w:del>
        <w:del w:id="2171" w:author="Isha Gupta" w:date="2017-05-17T19:23:00Z">
          <w:r w:rsidDel="001A6AD4">
            <w:delText>Look for it on net.</w:delText>
          </w:r>
        </w:del>
      </w:moveTo>
    </w:p>
    <w:p w14:paraId="471463E9" w14:textId="28F6C83B" w:rsidR="00BF658A" w:rsidDel="007F3F75" w:rsidRDefault="00BF658A" w:rsidP="00BF658A">
      <w:pPr>
        <w:pStyle w:val="BulletList2"/>
        <w:rPr>
          <w:del w:id="2172" w:author="Isha Gupta" w:date="2017-05-18T11:45:00Z"/>
          <w:moveTo w:id="2173" w:author="Isha Gupta" w:date="2017-05-17T10:50:00Z"/>
        </w:rPr>
      </w:pPr>
      <w:moveTo w:id="2174" w:author="Isha Gupta" w:date="2017-05-17T10:50:00Z">
        <w:del w:id="2175" w:author="Isha Gupta" w:date="2017-05-18T11:45:00Z">
          <w:r w:rsidRPr="009A3736" w:rsidDel="007F3F75">
            <w:delText>How many additional resource requirements (server, load balancers, etc.) are acceptable by the system to maintain acceptable latency and throughput with increasing load?</w:delText>
          </w:r>
        </w:del>
      </w:moveTo>
    </w:p>
    <w:p w14:paraId="7449B5C9" w14:textId="06BCA43D" w:rsidR="00BF658A" w:rsidRPr="009A3736" w:rsidDel="007F3F75" w:rsidRDefault="00BF658A" w:rsidP="00BF658A">
      <w:pPr>
        <w:pStyle w:val="BulletList2"/>
        <w:numPr>
          <w:ilvl w:val="1"/>
          <w:numId w:val="4"/>
        </w:numPr>
        <w:rPr>
          <w:del w:id="2176" w:author="Isha Gupta" w:date="2017-05-18T11:45:00Z"/>
          <w:moveTo w:id="2177" w:author="Isha Gupta" w:date="2017-05-17T10:50:00Z"/>
        </w:rPr>
      </w:pPr>
      <w:moveTo w:id="2178" w:author="Isha Gupta" w:date="2017-05-17T10:50:00Z">
        <w:del w:id="2179" w:author="Isha Gupta" w:date="2017-05-18T11:45:00Z">
          <w:r w:rsidDel="007F3F75">
            <w:delText>Based on the calculation we can decide.</w:delText>
          </w:r>
        </w:del>
      </w:moveTo>
    </w:p>
    <w:p w14:paraId="4ACFDF8C" w14:textId="1AF2C09B" w:rsidR="00BF658A" w:rsidDel="007F3F75" w:rsidRDefault="00BF658A" w:rsidP="00BF658A">
      <w:pPr>
        <w:pStyle w:val="BulletList2"/>
        <w:rPr>
          <w:del w:id="2180" w:author="Isha Gupta" w:date="2017-05-18T11:45:00Z"/>
          <w:moveTo w:id="2181" w:author="Isha Gupta" w:date="2017-05-17T10:50:00Z"/>
        </w:rPr>
      </w:pPr>
      <w:moveTo w:id="2182" w:author="Isha Gupta" w:date="2017-05-17T10:50:00Z">
        <w:del w:id="2183" w:author="Isha Gupta" w:date="2017-05-18T11:45:00Z">
          <w:r w:rsidRPr="009A3736" w:rsidDel="007F3F75">
            <w:delText>What is the acceptable request range that must be catered to in a given amount of time under a given operating load?</w:delText>
          </w:r>
        </w:del>
      </w:moveTo>
    </w:p>
    <w:p w14:paraId="23BFDDB2" w14:textId="158381AF" w:rsidR="00BF658A" w:rsidRPr="009A3736" w:rsidDel="007F3F75" w:rsidRDefault="00BF658A" w:rsidP="00BF658A">
      <w:pPr>
        <w:pStyle w:val="BulletList2"/>
        <w:numPr>
          <w:ilvl w:val="1"/>
          <w:numId w:val="4"/>
        </w:numPr>
        <w:rPr>
          <w:del w:id="2184" w:author="Isha Gupta" w:date="2017-05-18T11:45:00Z"/>
          <w:moveTo w:id="2185" w:author="Isha Gupta" w:date="2017-05-17T10:50:00Z"/>
        </w:rPr>
      </w:pPr>
      <w:moveTo w:id="2186" w:author="Isha Gupta" w:date="2017-05-17T10:50:00Z">
        <w:del w:id="2187" w:author="Isha Gupta" w:date="2017-05-17T19:24:00Z">
          <w:r w:rsidDel="001324D5">
            <w:delText>D</w:delText>
          </w:r>
        </w:del>
        <w:del w:id="2188" w:author="Isha Gupta" w:date="2017-05-18T11:45:00Z">
          <w:r w:rsidDel="007F3F75">
            <w:delText>epends on the calculation.</w:delText>
          </w:r>
        </w:del>
      </w:moveTo>
    </w:p>
    <w:p w14:paraId="12A8B55B" w14:textId="7112D97C" w:rsidR="00BF658A" w:rsidRPr="009A3736" w:rsidDel="007F3F75" w:rsidRDefault="00BF658A" w:rsidP="00BF658A">
      <w:pPr>
        <w:pStyle w:val="BulletList1"/>
        <w:rPr>
          <w:del w:id="2189" w:author="Isha Gupta" w:date="2017-05-18T11:45:00Z"/>
          <w:moveTo w:id="2190" w:author="Isha Gupta" w:date="2017-05-17T10:50:00Z"/>
        </w:rPr>
      </w:pPr>
      <w:moveTo w:id="2191" w:author="Isha Gupta" w:date="2017-05-17T10:50:00Z">
        <w:del w:id="2192" w:author="Isha Gupta" w:date="2017-05-18T11:45:00Z">
          <w:r w:rsidRPr="009A3736" w:rsidDel="007F3F75">
            <w:delText xml:space="preserve">Response Time </w:delText>
          </w:r>
        </w:del>
      </w:moveTo>
    </w:p>
    <w:p w14:paraId="6D4226AB" w14:textId="0584DFB4" w:rsidR="00BF658A" w:rsidDel="007F3F75" w:rsidRDefault="00BF658A" w:rsidP="00BF658A">
      <w:pPr>
        <w:pStyle w:val="BulletList2"/>
        <w:rPr>
          <w:del w:id="2193" w:author="Isha Gupta" w:date="2017-05-18T11:45:00Z"/>
          <w:moveTo w:id="2194" w:author="Isha Gupta" w:date="2017-05-17T10:50:00Z"/>
        </w:rPr>
      </w:pPr>
      <w:moveTo w:id="2195" w:author="Isha Gupta" w:date="2017-05-17T10:50:00Z">
        <w:del w:id="2196" w:author="Isha Gupta" w:date="2017-05-18T11:45:00Z">
          <w:r w:rsidRPr="009A3736" w:rsidDel="007F3F75">
            <w:delText>What is the acceptable response time range (in seconds) to a user action on the system?</w:delText>
          </w:r>
        </w:del>
      </w:moveTo>
    </w:p>
    <w:p w14:paraId="1DD25A52" w14:textId="2A88CFA9" w:rsidR="00BF658A" w:rsidRPr="009A3736" w:rsidDel="007F3F75" w:rsidRDefault="00BF658A" w:rsidP="00BF658A">
      <w:pPr>
        <w:pStyle w:val="BulletList2"/>
        <w:numPr>
          <w:ilvl w:val="1"/>
          <w:numId w:val="4"/>
        </w:numPr>
        <w:rPr>
          <w:del w:id="2197" w:author="Isha Gupta" w:date="2017-05-18T11:45:00Z"/>
          <w:moveTo w:id="2198" w:author="Isha Gupta" w:date="2017-05-17T10:50:00Z"/>
        </w:rPr>
      </w:pPr>
      <w:moveTo w:id="2199" w:author="Isha Gupta" w:date="2017-05-17T10:50:00Z">
        <w:del w:id="2200" w:author="Isha Gupta" w:date="2017-05-18T11:45:00Z">
          <w:r w:rsidDel="007F3F75">
            <w:delText>&lt; 1sec.</w:delText>
          </w:r>
        </w:del>
      </w:moveTo>
    </w:p>
    <w:p w14:paraId="29DFBA5B" w14:textId="5D934389" w:rsidR="00BF658A" w:rsidRPr="009A3736" w:rsidDel="007F3F75" w:rsidRDefault="00BF658A" w:rsidP="00BF658A">
      <w:pPr>
        <w:pStyle w:val="BulletList1"/>
        <w:rPr>
          <w:del w:id="2201" w:author="Isha Gupta" w:date="2017-05-18T11:45:00Z"/>
          <w:moveTo w:id="2202" w:author="Isha Gupta" w:date="2017-05-17T10:50:00Z"/>
        </w:rPr>
      </w:pPr>
      <w:moveTo w:id="2203" w:author="Isha Gupta" w:date="2017-05-17T10:50:00Z">
        <w:del w:id="2204" w:author="Isha Gupta" w:date="2017-05-18T11:45:00Z">
          <w:r w:rsidRPr="009A3736" w:rsidDel="007F3F75">
            <w:delText>Resource Usage          </w:delText>
          </w:r>
        </w:del>
      </w:moveTo>
    </w:p>
    <w:p w14:paraId="06FD023D" w14:textId="1A02FBDD" w:rsidR="00BF658A" w:rsidDel="007F3F75" w:rsidRDefault="00BF658A" w:rsidP="00BF658A">
      <w:pPr>
        <w:pStyle w:val="BulletList2"/>
        <w:rPr>
          <w:del w:id="2205" w:author="Isha Gupta" w:date="2017-05-18T11:45:00Z"/>
          <w:moveTo w:id="2206" w:author="Isha Gupta" w:date="2017-05-17T10:50:00Z"/>
        </w:rPr>
      </w:pPr>
      <w:moveTo w:id="2207" w:author="Isha Gupta" w:date="2017-05-17T10:50:00Z">
        <w:del w:id="2208" w:author="Isha Gupta" w:date="2017-05-18T11:45:00Z">
          <w:r w:rsidRPr="009A3736" w:rsidDel="007F3F75">
            <w:delText>Are there size or capacity constraints on the data to be processed by the system?</w:delText>
          </w:r>
          <w:r w:rsidDel="007F3F75">
            <w:delText xml:space="preserve"> </w:delText>
          </w:r>
        </w:del>
      </w:moveTo>
    </w:p>
    <w:p w14:paraId="334B9515" w14:textId="3F271318" w:rsidR="00BF658A" w:rsidRPr="009A3736" w:rsidDel="007F3F75" w:rsidRDefault="00BF658A" w:rsidP="00BF658A">
      <w:pPr>
        <w:pStyle w:val="BulletList2"/>
        <w:numPr>
          <w:ilvl w:val="1"/>
          <w:numId w:val="4"/>
        </w:numPr>
        <w:rPr>
          <w:del w:id="2209" w:author="Isha Gupta" w:date="2017-05-18T11:45:00Z"/>
          <w:moveTo w:id="2210" w:author="Isha Gupta" w:date="2017-05-17T10:50:00Z"/>
        </w:rPr>
      </w:pPr>
      <w:moveTo w:id="2211" w:author="Isha Gupta" w:date="2017-05-17T10:50:00Z">
        <w:del w:id="2212" w:author="Isha Gupta" w:date="2017-05-17T19:24:00Z">
          <w:r w:rsidDel="001324D5">
            <w:delText>Obviously.</w:delText>
          </w:r>
        </w:del>
      </w:moveTo>
    </w:p>
    <w:p w14:paraId="75A325EF" w14:textId="7E3243CE" w:rsidR="00BF658A" w:rsidDel="007F3F75" w:rsidRDefault="00BF658A" w:rsidP="00BF658A">
      <w:pPr>
        <w:pStyle w:val="BulletList2"/>
        <w:rPr>
          <w:del w:id="2213" w:author="Isha Gupta" w:date="2017-05-18T11:45:00Z"/>
          <w:moveTo w:id="2214" w:author="Isha Gupta" w:date="2017-05-17T10:50:00Z"/>
        </w:rPr>
      </w:pPr>
      <w:moveTo w:id="2215" w:author="Isha Gupta" w:date="2017-05-17T10:50:00Z">
        <w:del w:id="2216" w:author="Isha Gupta" w:date="2017-05-18T11:45:00Z">
          <w:r w:rsidRPr="009A3736" w:rsidDel="007F3F75">
            <w:delText>Are there any CPU usage constraints while the application is executing?</w:delText>
          </w:r>
        </w:del>
      </w:moveTo>
    </w:p>
    <w:p w14:paraId="0EF343D4" w14:textId="2B286DD4" w:rsidR="00BF658A" w:rsidRPr="009A3736" w:rsidDel="007F3F75" w:rsidRDefault="00BF658A" w:rsidP="00BF658A">
      <w:pPr>
        <w:pStyle w:val="BulletList2"/>
        <w:numPr>
          <w:ilvl w:val="1"/>
          <w:numId w:val="4"/>
        </w:numPr>
        <w:rPr>
          <w:del w:id="2217" w:author="Isha Gupta" w:date="2017-05-18T11:45:00Z"/>
          <w:moveTo w:id="2218" w:author="Isha Gupta" w:date="2017-05-17T10:50:00Z"/>
        </w:rPr>
      </w:pPr>
      <w:moveTo w:id="2219" w:author="Isha Gupta" w:date="2017-05-17T10:50:00Z">
        <w:del w:id="2220" w:author="Isha Gupta" w:date="2017-05-18T11:45:00Z">
          <w:r w:rsidDel="007F3F75">
            <w:delText>CPU standards should be met , dual core, i7, 8GB RAM etc.</w:delText>
          </w:r>
        </w:del>
      </w:moveTo>
    </w:p>
    <w:p w14:paraId="257DD530" w14:textId="490A3349" w:rsidR="00BF658A" w:rsidRPr="009A3736" w:rsidDel="007F3F75" w:rsidRDefault="00BF658A" w:rsidP="00BF658A">
      <w:pPr>
        <w:pStyle w:val="BulletList1"/>
        <w:rPr>
          <w:del w:id="2221" w:author="Isha Gupta" w:date="2017-05-18T11:45:00Z"/>
          <w:moveTo w:id="2222" w:author="Isha Gupta" w:date="2017-05-17T10:50:00Z"/>
        </w:rPr>
      </w:pPr>
      <w:moveTo w:id="2223" w:author="Isha Gupta" w:date="2017-05-17T10:50:00Z">
        <w:del w:id="2224" w:author="Isha Gupta" w:date="2017-05-18T11:45:00Z">
          <w:r w:rsidRPr="009A3736" w:rsidDel="007F3F75">
            <w:delText>Degradation Under Overload Conditions              </w:delText>
          </w:r>
        </w:del>
      </w:moveTo>
    </w:p>
    <w:p w14:paraId="67685C9D" w14:textId="66B4DB7E" w:rsidR="00BF658A" w:rsidRPr="000D15CD" w:rsidDel="007F3F75" w:rsidRDefault="00BF658A" w:rsidP="00BF658A">
      <w:pPr>
        <w:pStyle w:val="BulletList2"/>
        <w:rPr>
          <w:del w:id="2225" w:author="Isha Gupta" w:date="2017-05-18T11:45:00Z"/>
          <w:moveTo w:id="2226" w:author="Isha Gupta" w:date="2017-05-17T10:50:00Z"/>
          <w:lang w:val="en-US" w:eastAsia="ja-JP"/>
        </w:rPr>
      </w:pPr>
      <w:moveTo w:id="2227" w:author="Isha Gupta" w:date="2017-05-17T10:50:00Z">
        <w:del w:id="2228" w:author="Isha Gupta" w:date="2017-05-18T11:45:00Z">
          <w:r w:rsidRPr="009A3736" w:rsidDel="007F3F75">
            <w:delText>How should the system respond to extreme conditions?</w:delText>
          </w:r>
        </w:del>
      </w:moveTo>
    </w:p>
    <w:p w14:paraId="29B5EC7F" w14:textId="4E528D75" w:rsidR="00BF658A" w:rsidRPr="00DF5BBA" w:rsidDel="007F3F75" w:rsidRDefault="00BF658A" w:rsidP="00BF658A">
      <w:pPr>
        <w:pStyle w:val="BulletList2"/>
        <w:numPr>
          <w:ilvl w:val="1"/>
          <w:numId w:val="4"/>
        </w:numPr>
        <w:rPr>
          <w:del w:id="2229" w:author="Isha Gupta" w:date="2017-05-18T11:45:00Z"/>
          <w:moveTo w:id="2230" w:author="Isha Gupta" w:date="2017-05-17T10:50:00Z"/>
          <w:lang w:val="en-US" w:eastAsia="ja-JP"/>
        </w:rPr>
      </w:pPr>
      <w:moveTo w:id="2231" w:author="Isha Gupta" w:date="2017-05-17T10:50:00Z">
        <w:del w:id="2232" w:author="Isha Gupta" w:date="2017-05-18T11:45:00Z">
          <w:r w:rsidDel="007F3F75">
            <w:delText>Please refer Infrastructure diagram section.</w:delText>
          </w:r>
        </w:del>
      </w:moveTo>
    </w:p>
    <w:p w14:paraId="433E8879" w14:textId="5009A336" w:rsidR="00BF658A" w:rsidDel="007F3F75" w:rsidRDefault="00BF658A" w:rsidP="00BF658A">
      <w:pPr>
        <w:pStyle w:val="Heading2"/>
        <w:rPr>
          <w:del w:id="2233" w:author="Isha Gupta" w:date="2017-05-18T11:45:00Z"/>
          <w:moveTo w:id="2234" w:author="Isha Gupta" w:date="2017-05-17T10:50:00Z"/>
        </w:rPr>
      </w:pPr>
      <w:moveTo w:id="2235" w:author="Isha Gupta" w:date="2017-05-17T10:50:00Z">
        <w:del w:id="2236" w:author="Isha Gupta" w:date="2017-05-18T11:45:00Z">
          <w:r w:rsidDel="007F3F75">
            <w:delText>Security</w:delText>
          </w:r>
        </w:del>
      </w:moveTo>
    </w:p>
    <w:p w14:paraId="5106569C" w14:textId="1CC72310" w:rsidR="00BF658A" w:rsidRPr="009A3736" w:rsidDel="007F3F75" w:rsidRDefault="00BF658A" w:rsidP="00BF658A">
      <w:pPr>
        <w:pStyle w:val="BulletList1"/>
        <w:rPr>
          <w:del w:id="2237" w:author="Isha Gupta" w:date="2017-05-18T11:45:00Z"/>
          <w:moveTo w:id="2238" w:author="Isha Gupta" w:date="2017-05-17T10:50:00Z"/>
        </w:rPr>
      </w:pPr>
      <w:moveTo w:id="2239" w:author="Isha Gupta" w:date="2017-05-17T10:50:00Z">
        <w:del w:id="2240" w:author="Isha Gupta" w:date="2017-05-18T11:45:00Z">
          <w:r w:rsidRPr="009A3736" w:rsidDel="007F3F75">
            <w:delText>Internal Security  </w:delText>
          </w:r>
        </w:del>
      </w:moveTo>
    </w:p>
    <w:p w14:paraId="7B35718A" w14:textId="6B8EE99B" w:rsidR="00BF658A" w:rsidDel="007F3F75" w:rsidRDefault="00BF658A" w:rsidP="00BF658A">
      <w:pPr>
        <w:pStyle w:val="BulletList2"/>
        <w:rPr>
          <w:del w:id="2241" w:author="Isha Gupta" w:date="2017-05-18T11:45:00Z"/>
          <w:moveTo w:id="2242" w:author="Isha Gupta" w:date="2017-05-17T10:50:00Z"/>
        </w:rPr>
      </w:pPr>
      <w:moveTo w:id="2243" w:author="Isha Gupta" w:date="2017-05-17T10:50:00Z">
        <w:del w:id="2244" w:author="Isha Gupta" w:date="2017-05-18T11:45:00Z">
          <w:r w:rsidRPr="009A3736" w:rsidDel="007F3F75">
            <w:delText>Must access to any data or the system itself be controlled?</w:delText>
          </w:r>
        </w:del>
      </w:moveTo>
    </w:p>
    <w:p w14:paraId="4C51B74A" w14:textId="2416D6A7" w:rsidR="00BF658A" w:rsidRPr="009A3736" w:rsidDel="007F3F75" w:rsidRDefault="00BF658A" w:rsidP="00BF658A">
      <w:pPr>
        <w:pStyle w:val="BulletList2"/>
        <w:numPr>
          <w:ilvl w:val="1"/>
          <w:numId w:val="4"/>
        </w:numPr>
        <w:rPr>
          <w:del w:id="2245" w:author="Isha Gupta" w:date="2017-05-18T11:45:00Z"/>
          <w:moveTo w:id="2246" w:author="Isha Gupta" w:date="2017-05-17T10:50:00Z"/>
        </w:rPr>
      </w:pPr>
      <w:moveTo w:id="2247" w:author="Isha Gupta" w:date="2017-05-17T10:50:00Z">
        <w:del w:id="2248" w:author="Isha Gupta" w:date="2017-05-18T11:45:00Z">
          <w:r w:rsidDel="007F3F75">
            <w:delText>Data security mechanism is implemented to avoid anti-cross site scripting and sql injection.</w:delText>
          </w:r>
        </w:del>
      </w:moveTo>
    </w:p>
    <w:p w14:paraId="75F16AF8" w14:textId="06D9F78B" w:rsidR="00BF658A" w:rsidRPr="000D15CD" w:rsidDel="007F3F75" w:rsidRDefault="00BF658A" w:rsidP="00BF658A">
      <w:pPr>
        <w:pStyle w:val="BulletList2"/>
        <w:rPr>
          <w:del w:id="2249" w:author="Isha Gupta" w:date="2017-05-18T11:45:00Z"/>
          <w:moveTo w:id="2250" w:author="Isha Gupta" w:date="2017-05-17T10:50:00Z"/>
        </w:rPr>
      </w:pPr>
      <w:moveTo w:id="2251" w:author="Isha Gupta" w:date="2017-05-17T10:50:00Z">
        <w:del w:id="2252" w:author="Isha Gupta" w:date="2017-05-18T11:45:00Z">
          <w:r w:rsidRPr="009A3736" w:rsidDel="007F3F75">
            <w:rPr>
              <w:lang w:val="en-GB"/>
            </w:rPr>
            <w:delText>Are there any requirements to ensure the integrity of the system from accidental or malicious damage?</w:delText>
          </w:r>
        </w:del>
      </w:moveTo>
    </w:p>
    <w:p w14:paraId="35D71DC9" w14:textId="07580B94" w:rsidR="0050678F" w:rsidRPr="009A3736" w:rsidDel="0050678F" w:rsidRDefault="00BF658A" w:rsidP="0050678F">
      <w:pPr>
        <w:pStyle w:val="BulletList2"/>
        <w:rPr>
          <w:del w:id="2253" w:author="Isha Gupta" w:date="2017-05-18T10:01:00Z"/>
          <w:moveTo w:id="2254" w:author="Isha Gupta" w:date="2017-05-17T10:50:00Z"/>
        </w:rPr>
        <w:pPrChange w:id="2255" w:author="Isha Gupta" w:date="2017-05-18T10:00:00Z">
          <w:pPr>
            <w:pStyle w:val="BulletList2"/>
            <w:numPr>
              <w:ilvl w:val="1"/>
            </w:numPr>
            <w:ind w:left="2367"/>
          </w:pPr>
        </w:pPrChange>
      </w:pPr>
      <w:moveTo w:id="2256" w:author="Isha Gupta" w:date="2017-05-17T10:50:00Z">
        <w:del w:id="2257" w:author="Isha Gupta" w:date="2017-05-18T11:45:00Z">
          <w:r w:rsidDel="007F3F75">
            <w:rPr>
              <w:lang w:val="en-GB"/>
            </w:rPr>
            <w:delText xml:space="preserve">At data level, ACID properties will be maintained. </w:delText>
          </w:r>
        </w:del>
      </w:moveTo>
    </w:p>
    <w:p w14:paraId="5A309338" w14:textId="57C0E988" w:rsidR="00BF658A" w:rsidRPr="009A3736" w:rsidDel="0050678F" w:rsidRDefault="00BF658A" w:rsidP="00BF658A">
      <w:pPr>
        <w:pStyle w:val="BulletList1"/>
        <w:rPr>
          <w:del w:id="2258" w:author="Isha Gupta" w:date="2017-05-18T10:00:00Z"/>
          <w:moveTo w:id="2259" w:author="Isha Gupta" w:date="2017-05-17T10:50:00Z"/>
        </w:rPr>
      </w:pPr>
      <w:moveTo w:id="2260" w:author="Isha Gupta" w:date="2017-05-17T10:50:00Z">
        <w:del w:id="2261" w:author="Isha Gupta" w:date="2017-05-18T11:45:00Z">
          <w:r w:rsidRPr="009A3736" w:rsidDel="007F3F75">
            <w:delText xml:space="preserve">External Security </w:delText>
          </w:r>
        </w:del>
      </w:moveTo>
    </w:p>
    <w:p w14:paraId="148CBC30" w14:textId="1ECBEC29" w:rsidR="00BF658A" w:rsidRPr="009A3736" w:rsidDel="007F3F75" w:rsidRDefault="00BF658A" w:rsidP="0050678F">
      <w:pPr>
        <w:pStyle w:val="BulletList1"/>
        <w:rPr>
          <w:del w:id="2262" w:author="Isha Gupta" w:date="2017-05-18T11:45:00Z"/>
          <w:moveTo w:id="2263" w:author="Isha Gupta" w:date="2017-05-17T10:50:00Z"/>
        </w:rPr>
        <w:pPrChange w:id="2264" w:author="Isha Gupta" w:date="2017-05-18T10:00:00Z">
          <w:pPr>
            <w:pStyle w:val="BulletList2"/>
          </w:pPr>
        </w:pPrChange>
      </w:pPr>
      <w:moveTo w:id="2265" w:author="Isha Gupta" w:date="2017-05-17T10:50:00Z">
        <w:del w:id="2266" w:author="Isha Gupta" w:date="2017-05-18T10:00:00Z">
          <w:r w:rsidRPr="009A3736" w:rsidDel="0050678F">
            <w:delText>Is physical security an issue?</w:delText>
          </w:r>
          <w:r w:rsidDel="0050678F">
            <w:delText xml:space="preserve"> NA</w:delText>
          </w:r>
        </w:del>
      </w:moveTo>
    </w:p>
    <w:p w14:paraId="761C460A" w14:textId="201C4A4C" w:rsidR="00BF658A" w:rsidRPr="009A3736" w:rsidDel="007F3F75" w:rsidRDefault="00BF658A" w:rsidP="00BF658A">
      <w:pPr>
        <w:pStyle w:val="BulletList2"/>
        <w:rPr>
          <w:del w:id="2267" w:author="Isha Gupta" w:date="2017-05-18T11:45:00Z"/>
          <w:moveTo w:id="2268" w:author="Isha Gupta" w:date="2017-05-17T10:50:00Z"/>
        </w:rPr>
      </w:pPr>
      <w:moveTo w:id="2269" w:author="Isha Gupta" w:date="2017-05-17T10:50:00Z">
        <w:del w:id="2270" w:author="Isha Gupta" w:date="2017-05-18T11:45:00Z">
          <w:r w:rsidRPr="009A3736" w:rsidDel="007F3F75">
            <w:rPr>
              <w:lang w:val="en-GB"/>
            </w:rPr>
            <w:delText>Must all external communications between the system’s data server and clients be encrypted</w:delText>
          </w:r>
          <w:r w:rsidRPr="009A3736" w:rsidDel="007F3F75">
            <w:delText>?</w:delText>
          </w:r>
          <w:r w:rsidDel="007F3F75">
            <w:delText xml:space="preserve"> Encryption mechanism is implemented at each request level.</w:delText>
          </w:r>
        </w:del>
      </w:moveTo>
    </w:p>
    <w:p w14:paraId="35B7EE36" w14:textId="54DED4FE" w:rsidR="00BF658A" w:rsidRPr="009A3736" w:rsidDel="007F3F75" w:rsidRDefault="00BF658A" w:rsidP="00BF658A">
      <w:pPr>
        <w:pStyle w:val="Heading2"/>
        <w:rPr>
          <w:del w:id="2271" w:author="Isha Gupta" w:date="2017-05-18T11:45:00Z"/>
          <w:moveTo w:id="2272" w:author="Isha Gupta" w:date="2017-05-17T10:50:00Z"/>
        </w:rPr>
      </w:pPr>
      <w:moveTo w:id="2273" w:author="Isha Gupta" w:date="2017-05-17T10:50:00Z">
        <w:del w:id="2274" w:author="Isha Gupta" w:date="2017-05-18T11:45:00Z">
          <w:r w:rsidRPr="00DF5BBA" w:rsidDel="007F3F75">
            <w:delText>Supportability</w:delText>
          </w:r>
          <w:r w:rsidRPr="009A3736" w:rsidDel="007F3F75">
            <w:delText xml:space="preserve">    </w:delText>
          </w:r>
        </w:del>
      </w:moveTo>
    </w:p>
    <w:p w14:paraId="6C3A5BC4" w14:textId="039DEB1F" w:rsidR="00BF658A" w:rsidRPr="009A3736" w:rsidDel="007F3F75" w:rsidRDefault="00BF658A" w:rsidP="00BF658A">
      <w:pPr>
        <w:pStyle w:val="BulletList1"/>
        <w:rPr>
          <w:del w:id="2275" w:author="Isha Gupta" w:date="2017-05-18T11:45:00Z"/>
          <w:moveTo w:id="2276" w:author="Isha Gupta" w:date="2017-05-17T10:50:00Z"/>
        </w:rPr>
      </w:pPr>
      <w:moveTo w:id="2277" w:author="Isha Gupta" w:date="2017-05-17T10:50:00Z">
        <w:del w:id="2278" w:author="Isha Gupta" w:date="2017-05-18T11:45:00Z">
          <w:r w:rsidRPr="009A3736" w:rsidDel="007F3F75">
            <w:delText xml:space="preserve">Ease of Installation          </w:delText>
          </w:r>
        </w:del>
      </w:moveTo>
    </w:p>
    <w:p w14:paraId="15DF595A" w14:textId="6444020E" w:rsidR="00BF658A" w:rsidRPr="009A3736" w:rsidDel="007F3F75" w:rsidRDefault="00BF658A" w:rsidP="00BF658A">
      <w:pPr>
        <w:pStyle w:val="BulletList2"/>
        <w:rPr>
          <w:del w:id="2279" w:author="Isha Gupta" w:date="2017-05-18T11:45:00Z"/>
          <w:moveTo w:id="2280" w:author="Isha Gupta" w:date="2017-05-17T10:50:00Z"/>
        </w:rPr>
      </w:pPr>
      <w:moveTo w:id="2281" w:author="Isha Gupta" w:date="2017-05-17T10:50:00Z">
        <w:del w:id="2282" w:author="Isha Gupta" w:date="2017-05-18T11:45:00Z">
          <w:r w:rsidRPr="009A3736" w:rsidDel="007F3F75">
            <w:delText>Is there any need for an automatic installation package? Or manual installation will suffice?</w:delText>
          </w:r>
          <w:r w:rsidDel="007F3F75">
            <w:delText xml:space="preserve"> NA</w:delText>
          </w:r>
        </w:del>
      </w:moveTo>
    </w:p>
    <w:p w14:paraId="3473A1F2" w14:textId="5B6CA3DC" w:rsidR="00BF658A" w:rsidRPr="009A3736" w:rsidDel="007F3F75" w:rsidRDefault="00BF658A" w:rsidP="00BF658A">
      <w:pPr>
        <w:pStyle w:val="BulletList2"/>
        <w:rPr>
          <w:del w:id="2283" w:author="Isha Gupta" w:date="2017-05-18T11:45:00Z"/>
          <w:moveTo w:id="2284" w:author="Isha Gupta" w:date="2017-05-17T10:50:00Z"/>
        </w:rPr>
      </w:pPr>
      <w:moveTo w:id="2285" w:author="Isha Gupta" w:date="2017-05-17T10:50:00Z">
        <w:del w:id="2286" w:author="Isha Gupta" w:date="2017-05-18T11:45:00Z">
          <w:r w:rsidRPr="009A3736" w:rsidDel="007F3F75">
            <w:delText>Who is responsible for system installation?</w:delText>
          </w:r>
          <w:r w:rsidDel="007F3F75">
            <w:delText xml:space="preserve"> System Admin.</w:delText>
          </w:r>
        </w:del>
      </w:moveTo>
    </w:p>
    <w:p w14:paraId="531888FF" w14:textId="3DA193A3" w:rsidR="00BF658A" w:rsidRPr="009A3736" w:rsidDel="007F3F75" w:rsidRDefault="00BF658A" w:rsidP="00BF658A">
      <w:pPr>
        <w:pStyle w:val="BulletList2"/>
        <w:rPr>
          <w:del w:id="2287" w:author="Isha Gupta" w:date="2017-05-18T11:45:00Z"/>
          <w:moveTo w:id="2288" w:author="Isha Gupta" w:date="2017-05-17T10:50:00Z"/>
        </w:rPr>
      </w:pPr>
      <w:moveTo w:id="2289" w:author="Isha Gupta" w:date="2017-05-17T10:50:00Z">
        <w:del w:id="2290" w:author="Isha Gupta" w:date="2017-05-18T11:45:00Z">
          <w:r w:rsidRPr="009A3736" w:rsidDel="007F3F75">
            <w:delText>How many installations of the system will be required?</w:delText>
          </w:r>
          <w:r w:rsidDel="007F3F75">
            <w:delText xml:space="preserve"> 1 per site.</w:delText>
          </w:r>
        </w:del>
      </w:moveTo>
    </w:p>
    <w:p w14:paraId="6F4C6E6F" w14:textId="7AA99F97" w:rsidR="00BF658A" w:rsidRPr="009A3736" w:rsidDel="007F3F75" w:rsidRDefault="00BF658A" w:rsidP="00BF658A">
      <w:pPr>
        <w:pStyle w:val="BulletList1"/>
        <w:rPr>
          <w:del w:id="2291" w:author="Isha Gupta" w:date="2017-05-18T11:45:00Z"/>
          <w:moveTo w:id="2292" w:author="Isha Gupta" w:date="2017-05-17T10:50:00Z"/>
        </w:rPr>
      </w:pPr>
      <w:moveTo w:id="2293" w:author="Isha Gupta" w:date="2017-05-17T10:50:00Z">
        <w:del w:id="2294" w:author="Isha Gupta" w:date="2017-05-18T11:45:00Z">
          <w:r w:rsidRPr="009A3736" w:rsidDel="007F3F75">
            <w:delText>Planned Maintenance  </w:delText>
          </w:r>
        </w:del>
      </w:moveTo>
    </w:p>
    <w:p w14:paraId="62358352" w14:textId="6C7CFA9C" w:rsidR="00BF658A" w:rsidRPr="009A3736" w:rsidDel="007F3F75" w:rsidRDefault="00BF658A" w:rsidP="00BF658A">
      <w:pPr>
        <w:pStyle w:val="BulletList2"/>
        <w:rPr>
          <w:del w:id="2295" w:author="Isha Gupta" w:date="2017-05-18T11:45:00Z"/>
          <w:moveTo w:id="2296" w:author="Isha Gupta" w:date="2017-05-17T10:50:00Z"/>
        </w:rPr>
      </w:pPr>
      <w:moveTo w:id="2297" w:author="Isha Gupta" w:date="2017-05-17T10:50:00Z">
        <w:del w:id="2298" w:author="Isha Gupta" w:date="2017-05-18T11:45:00Z">
          <w:r w:rsidRPr="009A3736" w:rsidDel="007F3F75">
            <w:delText>What would be the frequency of system maintenance?</w:delText>
          </w:r>
          <w:r w:rsidDel="007F3F75">
            <w:delText xml:space="preserve"> NA</w:delText>
          </w:r>
        </w:del>
      </w:moveTo>
    </w:p>
    <w:p w14:paraId="39FBC951" w14:textId="5515410B" w:rsidR="00BF658A" w:rsidRPr="009A3736" w:rsidDel="007F3F75" w:rsidRDefault="00BF658A" w:rsidP="00BF658A">
      <w:pPr>
        <w:pStyle w:val="BulletList2"/>
        <w:rPr>
          <w:del w:id="2299" w:author="Isha Gupta" w:date="2017-05-18T11:45:00Z"/>
          <w:moveTo w:id="2300" w:author="Isha Gupta" w:date="2017-05-17T10:50:00Z"/>
        </w:rPr>
      </w:pPr>
      <w:moveTo w:id="2301" w:author="Isha Gupta" w:date="2017-05-17T10:50:00Z">
        <w:del w:id="2302" w:author="Isha Gupta" w:date="2017-05-18T11:45:00Z">
          <w:r w:rsidRPr="009A3736" w:rsidDel="007F3F75">
            <w:delText>Who will be responsible for system maintenance?</w:delText>
          </w:r>
          <w:r w:rsidDel="007F3F75">
            <w:delText xml:space="preserve"> System Admin.</w:delText>
          </w:r>
        </w:del>
      </w:moveTo>
    </w:p>
    <w:p w14:paraId="0B66EAD1" w14:textId="2B6D1532" w:rsidR="00BF658A" w:rsidRPr="009A3736" w:rsidDel="007F3F75" w:rsidRDefault="00BF658A" w:rsidP="00BF658A">
      <w:pPr>
        <w:pStyle w:val="BulletList1"/>
        <w:rPr>
          <w:del w:id="2303" w:author="Isha Gupta" w:date="2017-05-18T11:45:00Z"/>
          <w:moveTo w:id="2304" w:author="Isha Gupta" w:date="2017-05-17T10:50:00Z"/>
        </w:rPr>
      </w:pPr>
      <w:moveTo w:id="2305" w:author="Isha Gupta" w:date="2017-05-17T10:50:00Z">
        <w:del w:id="2306" w:author="Isha Gupta" w:date="2017-05-18T11:45:00Z">
          <w:r w:rsidRPr="009A3736" w:rsidDel="007F3F75">
            <w:delText>Modification</w:delText>
          </w:r>
        </w:del>
      </w:moveTo>
    </w:p>
    <w:p w14:paraId="064B04DC" w14:textId="6CAD23C5" w:rsidR="00BF658A" w:rsidRPr="009A3736" w:rsidDel="007F3F75" w:rsidRDefault="00BF658A" w:rsidP="00BF658A">
      <w:pPr>
        <w:pStyle w:val="BulletList2"/>
        <w:rPr>
          <w:del w:id="2307" w:author="Isha Gupta" w:date="2017-05-18T11:45:00Z"/>
          <w:moveTo w:id="2308" w:author="Isha Gupta" w:date="2017-05-17T10:50:00Z"/>
        </w:rPr>
      </w:pPr>
      <w:moveTo w:id="2309" w:author="Isha Gupta" w:date="2017-05-17T10:50:00Z">
        <w:del w:id="2310" w:author="Isha Gupta" w:date="2017-05-18T11:45:00Z">
          <w:r w:rsidRPr="009A3736" w:rsidDel="007F3F75">
            <w:delText>What parts of the system are likely candidates for later modification?</w:delText>
          </w:r>
          <w:r w:rsidDel="007F3F75">
            <w:delText xml:space="preserve"> </w:delText>
          </w:r>
        </w:del>
      </w:moveTo>
    </w:p>
    <w:p w14:paraId="0706107E" w14:textId="494226AA" w:rsidR="00BF658A" w:rsidRPr="009A3736" w:rsidDel="007F3F75" w:rsidRDefault="00BF658A" w:rsidP="00BF658A">
      <w:pPr>
        <w:pStyle w:val="BulletList2"/>
        <w:rPr>
          <w:del w:id="2311" w:author="Isha Gupta" w:date="2017-05-18T11:45:00Z"/>
          <w:moveTo w:id="2312" w:author="Isha Gupta" w:date="2017-05-17T10:50:00Z"/>
        </w:rPr>
      </w:pPr>
      <w:moveTo w:id="2313" w:author="Isha Gupta" w:date="2017-05-17T10:50:00Z">
        <w:del w:id="2314" w:author="Isha Gupta" w:date="2017-05-18T11:45:00Z">
          <w:r w:rsidRPr="009A3736" w:rsidDel="007F3F75">
            <w:delText>What sorts of modifications are expected?</w:delText>
          </w:r>
        </w:del>
      </w:moveTo>
    </w:p>
    <w:p w14:paraId="0EB35777" w14:textId="09D22965" w:rsidR="00BF658A" w:rsidRPr="009A3736" w:rsidDel="007F3F75" w:rsidRDefault="00BF658A" w:rsidP="00BF658A">
      <w:pPr>
        <w:pStyle w:val="BulletList1"/>
        <w:rPr>
          <w:del w:id="2315" w:author="Isha Gupta" w:date="2017-05-18T11:45:00Z"/>
          <w:moveTo w:id="2316" w:author="Isha Gupta" w:date="2017-05-17T10:50:00Z"/>
        </w:rPr>
      </w:pPr>
      <w:moveTo w:id="2317" w:author="Isha Gupta" w:date="2017-05-17T10:50:00Z">
        <w:del w:id="2318" w:author="Isha Gupta" w:date="2017-05-18T11:45:00Z">
          <w:r w:rsidRPr="009A3736" w:rsidDel="007F3F75">
            <w:delText>Backup</w:delText>
          </w:r>
        </w:del>
      </w:moveTo>
    </w:p>
    <w:p w14:paraId="112F31B9" w14:textId="65A300AD" w:rsidR="00BF658A" w:rsidRPr="009A3736" w:rsidDel="007F3F75" w:rsidRDefault="00BF658A" w:rsidP="00BF658A">
      <w:pPr>
        <w:pStyle w:val="BulletList2"/>
        <w:rPr>
          <w:del w:id="2319" w:author="Isha Gupta" w:date="2017-05-18T11:45:00Z"/>
          <w:moveTo w:id="2320" w:author="Isha Gupta" w:date="2017-05-17T10:50:00Z"/>
        </w:rPr>
      </w:pPr>
      <w:moveTo w:id="2321" w:author="Isha Gupta" w:date="2017-05-17T10:50:00Z">
        <w:del w:id="2322" w:author="Isha Gupta" w:date="2017-05-18T11:45:00Z">
          <w:r w:rsidRPr="009A3736" w:rsidDel="007F3F75">
            <w:delText>How often will the system be backed up?</w:delText>
          </w:r>
          <w:r w:rsidDel="007F3F75">
            <w:delText xml:space="preserve"> Scheduler is implemented as per requirement. (Weekly or daily)</w:delText>
          </w:r>
        </w:del>
      </w:moveTo>
    </w:p>
    <w:p w14:paraId="5A93303E" w14:textId="4C6965F5" w:rsidR="00BF658A" w:rsidRPr="009A3736" w:rsidDel="007F3F75" w:rsidRDefault="00BF658A" w:rsidP="00BF658A">
      <w:pPr>
        <w:pStyle w:val="BulletList2"/>
        <w:rPr>
          <w:del w:id="2323" w:author="Isha Gupta" w:date="2017-05-18T11:45:00Z"/>
          <w:moveTo w:id="2324" w:author="Isha Gupta" w:date="2017-05-17T10:50:00Z"/>
        </w:rPr>
      </w:pPr>
      <w:moveTo w:id="2325" w:author="Isha Gupta" w:date="2017-05-17T10:50:00Z">
        <w:del w:id="2326" w:author="Isha Gupta" w:date="2017-05-18T11:45:00Z">
          <w:r w:rsidRPr="009A3736" w:rsidDel="007F3F75">
            <w:delText>Who will be responsible for the back up?</w:delText>
          </w:r>
          <w:r w:rsidDel="007F3F75">
            <w:delText xml:space="preserve"> Scheduler.</w:delText>
          </w:r>
        </w:del>
      </w:moveTo>
    </w:p>
    <w:p w14:paraId="5BAE908A" w14:textId="027958A0" w:rsidR="00BF658A" w:rsidRPr="009A3736" w:rsidDel="007F3F75" w:rsidRDefault="00BF658A" w:rsidP="00BF658A">
      <w:pPr>
        <w:pStyle w:val="BulletList1"/>
        <w:rPr>
          <w:del w:id="2327" w:author="Isha Gupta" w:date="2017-05-18T11:45:00Z"/>
          <w:moveTo w:id="2328" w:author="Isha Gupta" w:date="2017-05-17T10:50:00Z"/>
        </w:rPr>
      </w:pPr>
      <w:moveTo w:id="2329" w:author="Isha Gupta" w:date="2017-05-17T10:50:00Z">
        <w:del w:id="2330" w:author="Isha Gupta" w:date="2017-05-18T11:45:00Z">
          <w:r w:rsidRPr="009A3736" w:rsidDel="007F3F75">
            <w:delText xml:space="preserve">Ease of Configuration     </w:delText>
          </w:r>
        </w:del>
      </w:moveTo>
    </w:p>
    <w:p w14:paraId="52EBEC0D" w14:textId="186B763C" w:rsidR="00BF658A" w:rsidDel="007F3F75" w:rsidRDefault="00BF658A" w:rsidP="00BF658A">
      <w:pPr>
        <w:pStyle w:val="BulletList2"/>
        <w:rPr>
          <w:del w:id="2331" w:author="Isha Gupta" w:date="2017-05-18T11:45:00Z"/>
          <w:moveTo w:id="2332" w:author="Isha Gupta" w:date="2017-05-17T10:50:00Z"/>
        </w:rPr>
      </w:pPr>
      <w:moveTo w:id="2333" w:author="Isha Gupta" w:date="2017-05-17T10:50:00Z">
        <w:del w:id="2334" w:author="Isha Gupta" w:date="2017-05-18T11:45:00Z">
          <w:r w:rsidRPr="009A3736" w:rsidDel="007F3F75">
            <w:delText>What type of configuration requirements of the system?</w:delText>
          </w:r>
          <w:r w:rsidDel="007F3F75">
            <w:delText xml:space="preserve"> </w:delText>
          </w:r>
        </w:del>
      </w:moveTo>
    </w:p>
    <w:p w14:paraId="3FCB9A78" w14:textId="3842D48A" w:rsidR="00BF658A" w:rsidRPr="009A3736" w:rsidDel="007F3F75" w:rsidRDefault="00BF658A" w:rsidP="00BF658A">
      <w:pPr>
        <w:pStyle w:val="BulletList2"/>
        <w:numPr>
          <w:ilvl w:val="1"/>
          <w:numId w:val="4"/>
        </w:numPr>
        <w:rPr>
          <w:del w:id="2335" w:author="Isha Gupta" w:date="2017-05-18T11:45:00Z"/>
          <w:moveTo w:id="2336" w:author="Isha Gupta" w:date="2017-05-17T10:50:00Z"/>
        </w:rPr>
      </w:pPr>
      <w:moveTo w:id="2337" w:author="Isha Gupta" w:date="2017-05-17T10:50:00Z">
        <w:del w:id="2338" w:author="Isha Gupta" w:date="2017-05-18T11:45:00Z">
          <w:r w:rsidDel="007F3F75">
            <w:delText>Service timeout changes, multi lingual etc.</w:delText>
          </w:r>
        </w:del>
      </w:moveTo>
    </w:p>
    <w:p w14:paraId="00F1CF14" w14:textId="27B2E8F9" w:rsidR="00BF658A" w:rsidRPr="009A3736" w:rsidDel="007F3F75" w:rsidRDefault="00BF658A" w:rsidP="00BF658A">
      <w:pPr>
        <w:pStyle w:val="BulletList2"/>
        <w:rPr>
          <w:del w:id="2339" w:author="Isha Gupta" w:date="2017-05-18T11:45:00Z"/>
          <w:moveTo w:id="2340" w:author="Isha Gupta" w:date="2017-05-17T10:50:00Z"/>
        </w:rPr>
      </w:pPr>
      <w:moveTo w:id="2341" w:author="Isha Gupta" w:date="2017-05-17T10:50:00Z">
        <w:del w:id="2342" w:author="Isha Gupta" w:date="2017-05-18T11:45:00Z">
          <w:r w:rsidRPr="009A3736" w:rsidDel="007F3F75">
            <w:delText>Is any type of administration panel is required to configure the system?</w:delText>
          </w:r>
          <w:r w:rsidDel="007F3F75">
            <w:delText xml:space="preserve"> System admin can login and configure the master data.</w:delText>
          </w:r>
        </w:del>
      </w:moveTo>
    </w:p>
    <w:p w14:paraId="57A1F1CE" w14:textId="4D7F6C74" w:rsidR="00BF658A" w:rsidRPr="009A3736" w:rsidDel="007F3F75" w:rsidRDefault="00BF658A" w:rsidP="00BF658A">
      <w:pPr>
        <w:pStyle w:val="BulletList2"/>
        <w:rPr>
          <w:del w:id="2343" w:author="Isha Gupta" w:date="2017-05-18T11:45:00Z"/>
          <w:moveTo w:id="2344" w:author="Isha Gupta" w:date="2017-05-17T10:50:00Z"/>
        </w:rPr>
      </w:pPr>
      <w:moveTo w:id="2345" w:author="Isha Gupta" w:date="2017-05-17T10:50:00Z">
        <w:del w:id="2346" w:author="Isha Gupta" w:date="2017-05-18T11:45:00Z">
          <w:r w:rsidRPr="009A3736" w:rsidDel="007F3F75">
            <w:delText>Would configuration items specified in application configuration file be acceptable?</w:delText>
          </w:r>
          <w:r w:rsidDel="007F3F75">
            <w:delText xml:space="preserve"> Yes.</w:delText>
          </w:r>
        </w:del>
      </w:moveTo>
    </w:p>
    <w:p w14:paraId="7AC646DF" w14:textId="2C707D14" w:rsidR="00BF658A" w:rsidRPr="009A3736" w:rsidDel="007F3F75" w:rsidRDefault="00BF658A" w:rsidP="00BF658A">
      <w:pPr>
        <w:pStyle w:val="BulletList1"/>
        <w:rPr>
          <w:del w:id="2347" w:author="Isha Gupta" w:date="2017-05-18T11:45:00Z"/>
          <w:moveTo w:id="2348" w:author="Isha Gupta" w:date="2017-05-17T10:50:00Z"/>
        </w:rPr>
      </w:pPr>
      <w:moveTo w:id="2349" w:author="Isha Gupta" w:date="2017-05-17T10:50:00Z">
        <w:del w:id="2350" w:author="Isha Gupta" w:date="2017-05-18T11:45:00Z">
          <w:r w:rsidRPr="009A3736" w:rsidDel="007F3F75">
            <w:delText xml:space="preserve">Ease of Testing  </w:delText>
          </w:r>
        </w:del>
      </w:moveTo>
    </w:p>
    <w:p w14:paraId="2399D8EB" w14:textId="1A41F95E" w:rsidR="00BF658A" w:rsidRPr="009A3736" w:rsidDel="007F3F75" w:rsidRDefault="00BF658A" w:rsidP="00BF658A">
      <w:pPr>
        <w:pStyle w:val="BulletList2"/>
        <w:rPr>
          <w:del w:id="2351" w:author="Isha Gupta" w:date="2017-05-18T11:45:00Z"/>
          <w:moveTo w:id="2352" w:author="Isha Gupta" w:date="2017-05-17T10:50:00Z"/>
        </w:rPr>
      </w:pPr>
      <w:moveTo w:id="2353" w:author="Isha Gupta" w:date="2017-05-17T10:50:00Z">
        <w:del w:id="2354" w:author="Isha Gupta" w:date="2017-05-18T11:45:00Z">
          <w:r w:rsidRPr="009A3736" w:rsidDel="007F3F75">
            <w:delText>Is system needs to be testable via automated test cases?</w:delText>
          </w:r>
          <w:r w:rsidDel="007F3F75">
            <w:delText xml:space="preserve"> Yes</w:delText>
          </w:r>
        </w:del>
      </w:moveTo>
    </w:p>
    <w:p w14:paraId="6023653E" w14:textId="60C7745A" w:rsidR="00BF658A" w:rsidRPr="009A3736" w:rsidDel="007F3F75" w:rsidRDefault="00BF658A" w:rsidP="00BF658A">
      <w:pPr>
        <w:pStyle w:val="BulletList2"/>
        <w:rPr>
          <w:del w:id="2355" w:author="Isha Gupta" w:date="2017-05-18T11:45:00Z"/>
          <w:moveTo w:id="2356" w:author="Isha Gupta" w:date="2017-05-17T10:50:00Z"/>
        </w:rPr>
      </w:pPr>
      <w:moveTo w:id="2357" w:author="Isha Gupta" w:date="2017-05-17T10:50:00Z">
        <w:del w:id="2358" w:author="Isha Gupta" w:date="2017-05-18T11:45:00Z">
          <w:r w:rsidRPr="009A3736" w:rsidDel="007F3F75">
            <w:delText xml:space="preserve">What level of user acceptance testing is required? </w:delText>
          </w:r>
          <w:r w:rsidDel="007F3F75">
            <w:delText>NA</w:delText>
          </w:r>
        </w:del>
      </w:moveTo>
    </w:p>
    <w:p w14:paraId="48EFEC5D" w14:textId="3277D348" w:rsidR="00BF658A" w:rsidRPr="009A3736" w:rsidDel="007F3F75" w:rsidRDefault="00BF658A" w:rsidP="00BF658A">
      <w:pPr>
        <w:pStyle w:val="BulletList2"/>
        <w:rPr>
          <w:del w:id="2359" w:author="Isha Gupta" w:date="2017-05-18T11:45:00Z"/>
          <w:moveTo w:id="2360" w:author="Isha Gupta" w:date="2017-05-17T10:50:00Z"/>
        </w:rPr>
      </w:pPr>
      <w:moveTo w:id="2361" w:author="Isha Gupta" w:date="2017-05-17T10:50:00Z">
        <w:del w:id="2362" w:author="Isha Gupta" w:date="2017-05-18T11:45:00Z">
          <w:r w:rsidRPr="009A3736" w:rsidDel="007F3F75">
            <w:delText>Are there any requirements to load test the system?</w:delText>
          </w:r>
          <w:r w:rsidDel="007F3F75">
            <w:delText xml:space="preserve"> Yes</w:delText>
          </w:r>
        </w:del>
      </w:moveTo>
    </w:p>
    <w:p w14:paraId="374B9AC1" w14:textId="7863EF7A" w:rsidR="00BF658A" w:rsidDel="007F3F75" w:rsidRDefault="00BF658A" w:rsidP="00BF658A">
      <w:pPr>
        <w:pStyle w:val="BulletList2"/>
        <w:rPr>
          <w:del w:id="2363" w:author="Isha Gupta" w:date="2017-05-18T11:45:00Z"/>
          <w:moveTo w:id="2364" w:author="Isha Gupta" w:date="2017-05-17T10:50:00Z"/>
        </w:rPr>
      </w:pPr>
      <w:moveTo w:id="2365" w:author="Isha Gupta" w:date="2017-05-17T10:50:00Z">
        <w:del w:id="2366" w:author="Isha Gupta" w:date="2017-05-18T11:45:00Z">
          <w:r w:rsidRPr="009A3736" w:rsidDel="007F3F75">
            <w:delText>What level of feature isolation/factoring is required from testability perspective?</w:delText>
          </w:r>
        </w:del>
      </w:moveTo>
    </w:p>
    <w:p w14:paraId="6A7CB853" w14:textId="3ABB628C" w:rsidR="00BF658A" w:rsidRPr="009A3736" w:rsidDel="007F3F75" w:rsidRDefault="00BF658A" w:rsidP="00BF658A">
      <w:pPr>
        <w:pStyle w:val="BulletList2"/>
        <w:numPr>
          <w:ilvl w:val="1"/>
          <w:numId w:val="4"/>
        </w:numPr>
        <w:rPr>
          <w:del w:id="2367" w:author="Isha Gupta" w:date="2017-05-18T11:45:00Z"/>
          <w:moveTo w:id="2368" w:author="Isha Gupta" w:date="2017-05-17T10:50:00Z"/>
        </w:rPr>
      </w:pPr>
      <w:moveTo w:id="2369" w:author="Isha Gupta" w:date="2017-05-17T10:50:00Z">
        <w:del w:id="2370" w:author="Isha Gupta" w:date="2017-05-18T11:45:00Z">
          <w:r w:rsidDel="007F3F75">
            <w:delText>All Features will be tested in an isolated way through Unit testing.</w:delText>
          </w:r>
        </w:del>
      </w:moveTo>
    </w:p>
    <w:p w14:paraId="4DB83CAA" w14:textId="41C05AFE" w:rsidR="00BF658A" w:rsidRPr="009A3736" w:rsidDel="007F3F75" w:rsidRDefault="00BF658A" w:rsidP="00BF658A">
      <w:pPr>
        <w:pStyle w:val="Heading2"/>
        <w:spacing w:before="200" w:after="0"/>
        <w:rPr>
          <w:del w:id="2371" w:author="Isha Gupta" w:date="2017-05-18T11:45:00Z"/>
          <w:moveTo w:id="2372" w:author="Isha Gupta" w:date="2017-05-17T10:50:00Z"/>
        </w:rPr>
      </w:pPr>
      <w:moveTo w:id="2373" w:author="Isha Gupta" w:date="2017-05-17T10:50:00Z">
        <w:del w:id="2374" w:author="Isha Gupta" w:date="2017-05-18T11:45:00Z">
          <w:r w:rsidRPr="009A3736" w:rsidDel="007F3F75">
            <w:delText xml:space="preserve">Infrastructure Requirements      </w:delText>
          </w:r>
        </w:del>
      </w:moveTo>
    </w:p>
    <w:p w14:paraId="2FFC30E8" w14:textId="0B6F9CB7" w:rsidR="00BF658A" w:rsidRPr="009A3736" w:rsidDel="007F3F75" w:rsidRDefault="00BF658A" w:rsidP="00BF658A">
      <w:pPr>
        <w:pStyle w:val="BulletList1"/>
        <w:rPr>
          <w:del w:id="2375" w:author="Isha Gupta" w:date="2017-05-18T11:45:00Z"/>
          <w:moveTo w:id="2376" w:author="Isha Gupta" w:date="2017-05-17T10:50:00Z"/>
        </w:rPr>
      </w:pPr>
      <w:moveTo w:id="2377" w:author="Isha Gupta" w:date="2017-05-17T10:50:00Z">
        <w:del w:id="2378" w:author="Isha Gupta" w:date="2017-05-18T11:45:00Z">
          <w:r w:rsidRPr="009A3736" w:rsidDel="007F3F75">
            <w:delText xml:space="preserve">Clients  </w:delText>
          </w:r>
        </w:del>
      </w:moveTo>
    </w:p>
    <w:p w14:paraId="78ED0460" w14:textId="338DD7C5" w:rsidR="00BF658A" w:rsidRPr="009A3736" w:rsidDel="007F3F75" w:rsidRDefault="00BF658A" w:rsidP="00BF658A">
      <w:pPr>
        <w:pStyle w:val="BulletList2"/>
        <w:rPr>
          <w:del w:id="2379" w:author="Isha Gupta" w:date="2017-05-18T11:45:00Z"/>
          <w:moveTo w:id="2380" w:author="Isha Gupta" w:date="2017-05-17T10:50:00Z"/>
        </w:rPr>
      </w:pPr>
      <w:moveTo w:id="2381" w:author="Isha Gupta" w:date="2017-05-17T10:50:00Z">
        <w:del w:id="2382" w:author="Isha Gupta" w:date="2017-05-18T11:45:00Z">
          <w:r w:rsidRPr="009A3736" w:rsidDel="007F3F75">
            <w:delText>What are the client system hardware, memory and browser requirements?</w:delText>
          </w:r>
        </w:del>
      </w:moveTo>
    </w:p>
    <w:p w14:paraId="37CDDDBF" w14:textId="639B71C9" w:rsidR="00BF658A" w:rsidRPr="009A3736" w:rsidDel="007F3F75" w:rsidRDefault="00BF658A" w:rsidP="00BF658A">
      <w:pPr>
        <w:pStyle w:val="BulletList1"/>
        <w:rPr>
          <w:del w:id="2383" w:author="Isha Gupta" w:date="2017-05-18T11:45:00Z"/>
          <w:moveTo w:id="2384" w:author="Isha Gupta" w:date="2017-05-17T10:50:00Z"/>
        </w:rPr>
      </w:pPr>
      <w:moveTo w:id="2385" w:author="Isha Gupta" w:date="2017-05-17T10:50:00Z">
        <w:del w:id="2386" w:author="Isha Gupta" w:date="2017-05-18T11:45:00Z">
          <w:r w:rsidRPr="009A3736" w:rsidDel="007F3F75">
            <w:delText xml:space="preserve">Servers </w:delText>
          </w:r>
        </w:del>
      </w:moveTo>
    </w:p>
    <w:p w14:paraId="6FC0C06D" w14:textId="5D692853" w:rsidR="00BF658A" w:rsidRPr="009A3736" w:rsidDel="007F3F75" w:rsidRDefault="00BF658A" w:rsidP="00BF658A">
      <w:pPr>
        <w:pStyle w:val="BulletList2"/>
        <w:rPr>
          <w:del w:id="2387" w:author="Isha Gupta" w:date="2017-05-18T11:45:00Z"/>
          <w:moveTo w:id="2388" w:author="Isha Gupta" w:date="2017-05-17T10:50:00Z"/>
        </w:rPr>
      </w:pPr>
      <w:moveTo w:id="2389" w:author="Isha Gupta" w:date="2017-05-17T10:50:00Z">
        <w:del w:id="2390" w:author="Isha Gupta" w:date="2017-05-18T11:45:00Z">
          <w:r w:rsidRPr="009A3736" w:rsidDel="007F3F75">
            <w:delText>What hardware is the proposed server system to be used on?</w:delText>
          </w:r>
        </w:del>
      </w:moveTo>
    </w:p>
    <w:p w14:paraId="50A2FFD8" w14:textId="263CDF1B" w:rsidR="00BF658A" w:rsidRPr="009A3736" w:rsidDel="007F3F75" w:rsidRDefault="00BF658A" w:rsidP="00BF658A">
      <w:pPr>
        <w:pStyle w:val="BulletList2"/>
        <w:rPr>
          <w:del w:id="2391" w:author="Isha Gupta" w:date="2017-05-18T11:45:00Z"/>
          <w:moveTo w:id="2392" w:author="Isha Gupta" w:date="2017-05-17T10:50:00Z"/>
        </w:rPr>
      </w:pPr>
      <w:moveTo w:id="2393" w:author="Isha Gupta" w:date="2017-05-17T10:50:00Z">
        <w:del w:id="2394" w:author="Isha Gupta" w:date="2017-05-18T11:45:00Z">
          <w:r w:rsidRPr="009A3736" w:rsidDel="007F3F75">
            <w:delText>What are the characteristics of the target hardware, including memory size and auxiliary storage space?</w:delText>
          </w:r>
        </w:del>
      </w:moveTo>
    </w:p>
    <w:p w14:paraId="183DF131" w14:textId="0847D851" w:rsidR="00BF658A" w:rsidRPr="009A3736" w:rsidDel="007F3F75" w:rsidRDefault="00BF658A" w:rsidP="00BF658A">
      <w:pPr>
        <w:pStyle w:val="BulletList1"/>
        <w:rPr>
          <w:del w:id="2395" w:author="Isha Gupta" w:date="2017-05-18T11:45:00Z"/>
          <w:moveTo w:id="2396" w:author="Isha Gupta" w:date="2017-05-17T10:50:00Z"/>
        </w:rPr>
      </w:pPr>
      <w:moveTo w:id="2397" w:author="Isha Gupta" w:date="2017-05-17T10:50:00Z">
        <w:del w:id="2398" w:author="Isha Gupta" w:date="2017-05-18T11:45:00Z">
          <w:r w:rsidRPr="009A3736" w:rsidDel="007F3F75">
            <w:delText xml:space="preserve">Networks </w:delText>
          </w:r>
        </w:del>
      </w:moveTo>
    </w:p>
    <w:p w14:paraId="1B5A919C" w14:textId="56F0990B" w:rsidR="00BF658A" w:rsidRPr="009A3736" w:rsidDel="007F3F75" w:rsidRDefault="00BF658A" w:rsidP="00BF658A">
      <w:pPr>
        <w:pStyle w:val="BulletList2"/>
        <w:rPr>
          <w:del w:id="2399" w:author="Isha Gupta" w:date="2017-05-18T11:45:00Z"/>
          <w:moveTo w:id="2400" w:author="Isha Gupta" w:date="2017-05-17T10:50:00Z"/>
        </w:rPr>
      </w:pPr>
      <w:moveTo w:id="2401" w:author="Isha Gupta" w:date="2017-05-17T10:50:00Z">
        <w:del w:id="2402" w:author="Isha Gupta" w:date="2017-05-18T11:45:00Z">
          <w:r w:rsidRPr="009A3736" w:rsidDel="007F3F75">
            <w:delText>What is the connection bandwidth required connecting Web Server and Application Server?</w:delText>
          </w:r>
        </w:del>
      </w:moveTo>
    </w:p>
    <w:p w14:paraId="7C90D8F9" w14:textId="672C2AA3" w:rsidR="00BF658A" w:rsidRPr="009A3736" w:rsidDel="007F3F75" w:rsidRDefault="00BF658A" w:rsidP="00BF658A">
      <w:pPr>
        <w:pStyle w:val="BulletList1"/>
        <w:rPr>
          <w:del w:id="2403" w:author="Isha Gupta" w:date="2017-05-18T11:45:00Z"/>
          <w:moveTo w:id="2404" w:author="Isha Gupta" w:date="2017-05-17T10:50:00Z"/>
        </w:rPr>
      </w:pPr>
      <w:moveTo w:id="2405" w:author="Isha Gupta" w:date="2017-05-17T10:50:00Z">
        <w:del w:id="2406" w:author="Isha Gupta" w:date="2017-05-18T11:45:00Z">
          <w:r w:rsidRPr="009A3736" w:rsidDel="007F3F75">
            <w:delText>Peripherals</w:delText>
          </w:r>
        </w:del>
      </w:moveTo>
    </w:p>
    <w:p w14:paraId="5BE0B759" w14:textId="246CA1C8" w:rsidR="00BF658A" w:rsidRPr="009A3736" w:rsidDel="007F3F75" w:rsidRDefault="00BF658A" w:rsidP="00BF658A">
      <w:pPr>
        <w:pStyle w:val="BulletList2"/>
        <w:rPr>
          <w:del w:id="2407" w:author="Isha Gupta" w:date="2017-05-18T11:45:00Z"/>
          <w:moveTo w:id="2408" w:author="Isha Gupta" w:date="2017-05-17T10:50:00Z"/>
        </w:rPr>
      </w:pPr>
      <w:moveTo w:id="2409" w:author="Isha Gupta" w:date="2017-05-17T10:50:00Z">
        <w:del w:id="2410" w:author="Isha Gupta" w:date="2017-05-18T11:45:00Z">
          <w:r w:rsidRPr="009A3736" w:rsidDel="007F3F75">
            <w:delText>Any specific hardware devices required running the system?</w:delText>
          </w:r>
        </w:del>
      </w:moveTo>
    </w:p>
    <w:p w14:paraId="56E6CAF1" w14:textId="76874514" w:rsidR="00BF658A" w:rsidRPr="009A3736" w:rsidDel="007F3F75" w:rsidRDefault="00BF658A" w:rsidP="00BF658A">
      <w:pPr>
        <w:pStyle w:val="BulletList1"/>
        <w:rPr>
          <w:del w:id="2411" w:author="Isha Gupta" w:date="2017-05-18T11:45:00Z"/>
          <w:moveTo w:id="2412" w:author="Isha Gupta" w:date="2017-05-17T10:50:00Z"/>
        </w:rPr>
      </w:pPr>
      <w:moveTo w:id="2413" w:author="Isha Gupta" w:date="2017-05-17T10:50:00Z">
        <w:del w:id="2414" w:author="Isha Gupta" w:date="2017-05-18T11:45:00Z">
          <w:r w:rsidRPr="009A3736" w:rsidDel="007F3F75">
            <w:delText xml:space="preserve">Web Services </w:delText>
          </w:r>
        </w:del>
      </w:moveTo>
    </w:p>
    <w:p w14:paraId="6F0451D2" w14:textId="3E71FEC9" w:rsidR="00BF658A" w:rsidRPr="009A3736" w:rsidDel="007F3F75" w:rsidRDefault="00BF658A" w:rsidP="00BF658A">
      <w:pPr>
        <w:pStyle w:val="BulletList2"/>
        <w:rPr>
          <w:del w:id="2415" w:author="Isha Gupta" w:date="2017-05-18T11:45:00Z"/>
          <w:moveTo w:id="2416" w:author="Isha Gupta" w:date="2017-05-17T10:50:00Z"/>
        </w:rPr>
      </w:pPr>
      <w:moveTo w:id="2417" w:author="Isha Gupta" w:date="2017-05-17T10:50:00Z">
        <w:del w:id="2418" w:author="Isha Gupta" w:date="2017-05-18T11:45:00Z">
          <w:r w:rsidRPr="009A3736" w:rsidDel="007F3F75">
            <w:delText>What are the external web services on which system will depend on?</w:delText>
          </w:r>
        </w:del>
      </w:moveTo>
    </w:p>
    <w:p w14:paraId="13C3D011" w14:textId="0C2D54C5" w:rsidR="00BF658A" w:rsidRPr="009A3736" w:rsidDel="007F3F75" w:rsidRDefault="00BF658A" w:rsidP="00BF658A">
      <w:pPr>
        <w:pStyle w:val="BulletList1"/>
        <w:rPr>
          <w:del w:id="2419" w:author="Isha Gupta" w:date="2017-05-18T11:45:00Z"/>
          <w:moveTo w:id="2420" w:author="Isha Gupta" w:date="2017-05-17T10:50:00Z"/>
          <w:rFonts w:eastAsia="Times New Roman" w:cs="Times New Roman"/>
        </w:rPr>
      </w:pPr>
      <w:moveTo w:id="2421" w:author="Isha Gupta" w:date="2017-05-17T10:50:00Z">
        <w:del w:id="2422" w:author="Isha Gupta" w:date="2017-05-18T11:45:00Z">
          <w:r w:rsidRPr="009A3736" w:rsidDel="007F3F75">
            <w:delText>Environment</w:delText>
          </w:r>
        </w:del>
      </w:moveTo>
    </w:p>
    <w:p w14:paraId="5A11C982" w14:textId="4219C7FB" w:rsidR="00BF658A" w:rsidRPr="009A3736" w:rsidDel="007F3F75" w:rsidRDefault="00BF658A" w:rsidP="00BF658A">
      <w:pPr>
        <w:pStyle w:val="BulletList2"/>
        <w:rPr>
          <w:del w:id="2423" w:author="Isha Gupta" w:date="2017-05-18T11:45:00Z"/>
          <w:moveTo w:id="2424" w:author="Isha Gupta" w:date="2017-05-17T10:50:00Z"/>
        </w:rPr>
      </w:pPr>
      <w:moveTo w:id="2425" w:author="Isha Gupta" w:date="2017-05-17T10:50:00Z">
        <w:del w:id="2426" w:author="Isha Gupta" w:date="2017-05-18T11:45:00Z">
          <w:r w:rsidRPr="009A3736" w:rsidDel="007F3F75">
            <w:delText>Where will the target equipment operate?</w:delText>
          </w:r>
        </w:del>
      </w:moveTo>
    </w:p>
    <w:p w14:paraId="776C55F1" w14:textId="62F87D8C" w:rsidR="00BF658A" w:rsidRPr="009A3736" w:rsidDel="007F3F75" w:rsidRDefault="00BF658A" w:rsidP="00BF658A">
      <w:pPr>
        <w:pStyle w:val="BulletList2"/>
        <w:rPr>
          <w:del w:id="2427" w:author="Isha Gupta" w:date="2017-05-18T11:45:00Z"/>
          <w:moveTo w:id="2428" w:author="Isha Gupta" w:date="2017-05-17T10:50:00Z"/>
        </w:rPr>
      </w:pPr>
      <w:moveTo w:id="2429" w:author="Isha Gupta" w:date="2017-05-17T10:50:00Z">
        <w:del w:id="2430" w:author="Isha Gupta" w:date="2017-05-18T11:45:00Z">
          <w:r w:rsidRPr="009A3736" w:rsidDel="007F3F75">
            <w:delText>Will the target equipment be in one or several locations?</w:delText>
          </w:r>
        </w:del>
      </w:moveTo>
    </w:p>
    <w:p w14:paraId="1229F6F7" w14:textId="71F5427E" w:rsidR="00BF658A" w:rsidRPr="009A3736" w:rsidDel="007F3F75" w:rsidRDefault="00BF658A" w:rsidP="00BF658A">
      <w:pPr>
        <w:pStyle w:val="BulletList2"/>
        <w:rPr>
          <w:del w:id="2431" w:author="Isha Gupta" w:date="2017-05-18T11:45:00Z"/>
          <w:moveTo w:id="2432" w:author="Isha Gupta" w:date="2017-05-17T10:50:00Z"/>
        </w:rPr>
      </w:pPr>
      <w:moveTo w:id="2433" w:author="Isha Gupta" w:date="2017-05-17T10:50:00Z">
        <w:del w:id="2434" w:author="Isha Gupta" w:date="2017-05-18T11:45:00Z">
          <w:r w:rsidRPr="009A3736" w:rsidDel="007F3F75">
            <w:delText>Will the environmental conditions in any way be out of the ordinary (for example, unusual temperatures, vibration, and magnetic fields)?</w:delText>
          </w:r>
        </w:del>
      </w:moveTo>
    </w:p>
    <w:p w14:paraId="6EF4114F" w14:textId="6904C56C" w:rsidR="00BF658A" w:rsidRPr="009A3736" w:rsidDel="007F3F75" w:rsidRDefault="00BF658A" w:rsidP="00BF658A">
      <w:pPr>
        <w:pStyle w:val="Heading2"/>
        <w:spacing w:before="200" w:after="0"/>
        <w:rPr>
          <w:del w:id="2435" w:author="Isha Gupta" w:date="2017-05-18T11:45:00Z"/>
          <w:moveTo w:id="2436" w:author="Isha Gupta" w:date="2017-05-17T10:50:00Z"/>
        </w:rPr>
      </w:pPr>
      <w:moveTo w:id="2437" w:author="Isha Gupta" w:date="2017-05-17T10:50:00Z">
        <w:del w:id="2438" w:author="Isha Gupta" w:date="2017-05-18T11:45:00Z">
          <w:r w:rsidRPr="009A3736" w:rsidDel="007F3F75">
            <w:delText xml:space="preserve">Implementation Constraints       </w:delText>
          </w:r>
        </w:del>
      </w:moveTo>
    </w:p>
    <w:p w14:paraId="2448EAA7" w14:textId="77169E91" w:rsidR="00BF658A" w:rsidRPr="009A3736" w:rsidDel="007F3F75" w:rsidRDefault="00BF658A" w:rsidP="00BF658A">
      <w:pPr>
        <w:pStyle w:val="BulletList1"/>
        <w:rPr>
          <w:del w:id="2439" w:author="Isha Gupta" w:date="2017-05-18T11:45:00Z"/>
          <w:moveTo w:id="2440" w:author="Isha Gupta" w:date="2017-05-17T10:50:00Z"/>
        </w:rPr>
      </w:pPr>
      <w:moveTo w:id="2441" w:author="Isha Gupta" w:date="2017-05-17T10:50:00Z">
        <w:del w:id="2442" w:author="Isha Gupta" w:date="2017-05-18T11:45:00Z">
          <w:r w:rsidRPr="009A3736" w:rsidDel="007F3F75">
            <w:delText>Development Platform</w:delText>
          </w:r>
        </w:del>
      </w:moveTo>
    </w:p>
    <w:p w14:paraId="1C5ED253" w14:textId="798EA1E0" w:rsidR="00BF658A" w:rsidDel="007F3F75" w:rsidRDefault="00BF658A" w:rsidP="00BF658A">
      <w:pPr>
        <w:pStyle w:val="BulletList2"/>
        <w:rPr>
          <w:del w:id="2443" w:author="Isha Gupta" w:date="2017-05-18T11:45:00Z"/>
          <w:moveTo w:id="2444" w:author="Isha Gupta" w:date="2017-05-17T10:50:00Z"/>
        </w:rPr>
      </w:pPr>
      <w:moveTo w:id="2445" w:author="Isha Gupta" w:date="2017-05-17T10:50:00Z">
        <w:del w:id="2446" w:author="Isha Gupta" w:date="2017-05-18T11:45:00Z">
          <w:r w:rsidRPr="009A3736" w:rsidDel="007F3F75">
            <w:delText>Is there any specific requirement that the system should be implemented on a particular platform such as .NET 3.5?</w:delText>
          </w:r>
          <w:r w:rsidDel="007F3F75">
            <w:delText xml:space="preserve"> </w:delText>
          </w:r>
        </w:del>
      </w:moveTo>
    </w:p>
    <w:p w14:paraId="7CB782D4" w14:textId="40E8DB76" w:rsidR="00BF658A" w:rsidRPr="009A3736" w:rsidDel="007F3F75" w:rsidRDefault="00BF658A" w:rsidP="00BF658A">
      <w:pPr>
        <w:pStyle w:val="BulletList2"/>
        <w:numPr>
          <w:ilvl w:val="1"/>
          <w:numId w:val="4"/>
        </w:numPr>
        <w:rPr>
          <w:del w:id="2447" w:author="Isha Gupta" w:date="2017-05-18T11:45:00Z"/>
          <w:moveTo w:id="2448" w:author="Isha Gupta" w:date="2017-05-17T10:50:00Z"/>
        </w:rPr>
      </w:pPr>
      <w:moveTo w:id="2449" w:author="Isha Gupta" w:date="2017-05-17T10:50:00Z">
        <w:del w:id="2450" w:author="Isha Gupta" w:date="2017-05-18T11:45:00Z">
          <w:r w:rsidDel="007F3F75">
            <w:delText>Reusing existing components and reducing time to market.</w:delText>
          </w:r>
        </w:del>
      </w:moveTo>
    </w:p>
    <w:p w14:paraId="27230690" w14:textId="40381C0D" w:rsidR="00BF658A" w:rsidRPr="009A3736" w:rsidDel="007F3F75" w:rsidRDefault="00BF658A" w:rsidP="00BF658A">
      <w:pPr>
        <w:pStyle w:val="BulletList1"/>
        <w:rPr>
          <w:del w:id="2451" w:author="Isha Gupta" w:date="2017-05-18T11:45:00Z"/>
          <w:moveTo w:id="2452" w:author="Isha Gupta" w:date="2017-05-17T10:50:00Z"/>
        </w:rPr>
      </w:pPr>
      <w:moveTo w:id="2453" w:author="Isha Gupta" w:date="2017-05-17T10:50:00Z">
        <w:del w:id="2454" w:author="Isha Gupta" w:date="2017-05-18T11:45:00Z">
          <w:r w:rsidRPr="009A3736" w:rsidDel="007F3F75">
            <w:delText>Languages</w:delText>
          </w:r>
        </w:del>
      </w:moveTo>
    </w:p>
    <w:p w14:paraId="05BF8C6C" w14:textId="7BE3FC24" w:rsidR="00BF658A" w:rsidRPr="009A3736" w:rsidDel="007F3F75" w:rsidRDefault="00BF658A" w:rsidP="00BF658A">
      <w:pPr>
        <w:pStyle w:val="BulletList2"/>
        <w:rPr>
          <w:del w:id="2455" w:author="Isha Gupta" w:date="2017-05-18T11:45:00Z"/>
          <w:moveTo w:id="2456" w:author="Isha Gupta" w:date="2017-05-17T10:50:00Z"/>
        </w:rPr>
      </w:pPr>
      <w:moveTo w:id="2457" w:author="Isha Gupta" w:date="2017-05-17T10:50:00Z">
        <w:del w:id="2458" w:author="Isha Gupta" w:date="2017-05-18T11:45:00Z">
          <w:r w:rsidRPr="009A3736" w:rsidDel="007F3F75">
            <w:delText xml:space="preserve">Is there any specific requirement that system should be implemented in a particular programming language?  </w:delText>
          </w:r>
          <w:r w:rsidDel="007F3F75">
            <w:delText>OOPs is preferred.</w:delText>
          </w:r>
        </w:del>
      </w:moveTo>
    </w:p>
    <w:p w14:paraId="207AB100" w14:textId="744CF1E1" w:rsidR="00BF658A" w:rsidRPr="009A3736" w:rsidDel="007F3F75" w:rsidRDefault="00BF658A" w:rsidP="00BF658A">
      <w:pPr>
        <w:pStyle w:val="BulletList1"/>
        <w:rPr>
          <w:del w:id="2459" w:author="Isha Gupta" w:date="2017-05-18T11:45:00Z"/>
          <w:moveTo w:id="2460" w:author="Isha Gupta" w:date="2017-05-17T10:50:00Z"/>
        </w:rPr>
      </w:pPr>
      <w:moveTo w:id="2461" w:author="Isha Gupta" w:date="2017-05-17T10:50:00Z">
        <w:del w:id="2462" w:author="Isha Gupta" w:date="2017-05-18T11:45:00Z">
          <w:r w:rsidRPr="009A3736" w:rsidDel="007F3F75">
            <w:delText xml:space="preserve">Operating Systems          </w:delText>
          </w:r>
        </w:del>
      </w:moveTo>
    </w:p>
    <w:p w14:paraId="1DE51575" w14:textId="1DD77390" w:rsidR="00BF658A" w:rsidRPr="009A3736" w:rsidDel="007F3F75" w:rsidRDefault="00BF658A" w:rsidP="00BF658A">
      <w:pPr>
        <w:pStyle w:val="BulletList2"/>
        <w:rPr>
          <w:del w:id="2463" w:author="Isha Gupta" w:date="2017-05-18T11:45:00Z"/>
          <w:moveTo w:id="2464" w:author="Isha Gupta" w:date="2017-05-17T10:50:00Z"/>
        </w:rPr>
      </w:pPr>
      <w:moveTo w:id="2465" w:author="Isha Gupta" w:date="2017-05-17T10:50:00Z">
        <w:del w:id="2466" w:author="Isha Gupta" w:date="2017-05-18T11:45:00Z">
          <w:r w:rsidRPr="009A3736" w:rsidDel="007F3F75">
            <w:delText>Is it important that the system be portable (able to move to different hardware or operating system environments)?</w:delText>
          </w:r>
          <w:r w:rsidDel="007F3F75">
            <w:delText xml:space="preserve"> Yes it can be used on mobile handsets also</w:delText>
          </w:r>
        </w:del>
      </w:moveTo>
    </w:p>
    <w:p w14:paraId="7874F5C7" w14:textId="59DA4B22" w:rsidR="00BF658A" w:rsidRPr="009A3736" w:rsidDel="007F3F75" w:rsidRDefault="00BF658A" w:rsidP="00BF658A">
      <w:pPr>
        <w:pStyle w:val="BulletList2"/>
        <w:rPr>
          <w:del w:id="2467" w:author="Isha Gupta" w:date="2017-05-18T11:45:00Z"/>
          <w:moveTo w:id="2468" w:author="Isha Gupta" w:date="2017-05-17T10:50:00Z"/>
        </w:rPr>
      </w:pPr>
      <w:moveTo w:id="2469" w:author="Isha Gupta" w:date="2017-05-17T10:50:00Z">
        <w:del w:id="2470" w:author="Isha Gupta" w:date="2017-05-18T11:45:00Z">
          <w:r w:rsidRPr="009A3736" w:rsidDel="007F3F75">
            <w:delText>What Operating systems application should be able to execute on?</w:delText>
          </w:r>
          <w:r w:rsidDel="007F3F75">
            <w:delText xml:space="preserve"> Windows.</w:delText>
          </w:r>
        </w:del>
      </w:moveTo>
    </w:p>
    <w:p w14:paraId="3A05D00D" w14:textId="26813B62" w:rsidR="00BF658A" w:rsidRPr="009A3736" w:rsidDel="007F3F75" w:rsidRDefault="00BF658A" w:rsidP="00BF658A">
      <w:pPr>
        <w:pStyle w:val="BulletList1"/>
        <w:rPr>
          <w:del w:id="2471" w:author="Isha Gupta" w:date="2017-05-18T11:45:00Z"/>
          <w:moveTo w:id="2472" w:author="Isha Gupta" w:date="2017-05-17T10:50:00Z"/>
        </w:rPr>
      </w:pPr>
      <w:moveTo w:id="2473" w:author="Isha Gupta" w:date="2017-05-17T10:50:00Z">
        <w:del w:id="2474" w:author="Isha Gupta" w:date="2017-05-18T11:45:00Z">
          <w:r w:rsidRPr="009A3736" w:rsidDel="007F3F75">
            <w:delText xml:space="preserve">Standards </w:delText>
          </w:r>
        </w:del>
      </w:moveTo>
    </w:p>
    <w:p w14:paraId="0C0B46D6" w14:textId="2901B7B9" w:rsidR="00BF658A" w:rsidRPr="009A3736" w:rsidDel="007F3F75" w:rsidRDefault="00BF658A" w:rsidP="00BF658A">
      <w:pPr>
        <w:pStyle w:val="BulletList2"/>
        <w:rPr>
          <w:del w:id="2475" w:author="Isha Gupta" w:date="2017-05-18T11:45:00Z"/>
          <w:moveTo w:id="2476" w:author="Isha Gupta" w:date="2017-05-17T10:50:00Z"/>
        </w:rPr>
      </w:pPr>
      <w:moveTo w:id="2477" w:author="Isha Gupta" w:date="2017-05-17T10:50:00Z">
        <w:del w:id="2478" w:author="Isha Gupta" w:date="2017-05-18T11:45:00Z">
          <w:r w:rsidRPr="009A3736" w:rsidDel="007F3F75">
            <w:delText>Are there any specific implementation standards that need to be followed during development?</w:delText>
          </w:r>
          <w:r w:rsidDel="007F3F75">
            <w:delText xml:space="preserve"> Component based programming, testing framework , optimization tools, coding guidelines. Component review tools.</w:delText>
          </w:r>
        </w:del>
      </w:moveTo>
    </w:p>
    <w:p w14:paraId="27A9377E" w14:textId="41F20A99" w:rsidR="00BF658A" w:rsidRPr="009A3736" w:rsidDel="007F3F75" w:rsidRDefault="00BF658A" w:rsidP="00BF658A">
      <w:pPr>
        <w:pStyle w:val="BulletList1"/>
        <w:rPr>
          <w:del w:id="2479" w:author="Isha Gupta" w:date="2017-05-18T11:45:00Z"/>
          <w:moveTo w:id="2480" w:author="Isha Gupta" w:date="2017-05-17T10:50:00Z"/>
        </w:rPr>
      </w:pPr>
      <w:moveTo w:id="2481" w:author="Isha Gupta" w:date="2017-05-17T10:50:00Z">
        <w:del w:id="2482" w:author="Isha Gupta" w:date="2017-05-18T11:45:00Z">
          <w:r w:rsidRPr="009A3736" w:rsidDel="007F3F75">
            <w:delText>System Interfaces </w:delText>
          </w:r>
        </w:del>
      </w:moveTo>
    </w:p>
    <w:p w14:paraId="21C295A5" w14:textId="1134C765" w:rsidR="00BF658A" w:rsidRPr="009A3736" w:rsidDel="007F3F75" w:rsidRDefault="00BF658A" w:rsidP="00BF658A">
      <w:pPr>
        <w:pStyle w:val="BulletList2"/>
        <w:rPr>
          <w:del w:id="2483" w:author="Isha Gupta" w:date="2017-05-18T11:45:00Z"/>
          <w:moveTo w:id="2484" w:author="Isha Gupta" w:date="2017-05-17T10:50:00Z"/>
        </w:rPr>
      </w:pPr>
      <w:moveTo w:id="2485" w:author="Isha Gupta" w:date="2017-05-17T10:50:00Z">
        <w:del w:id="2486" w:author="Isha Gupta" w:date="2017-05-18T11:45:00Z">
          <w:r w:rsidRPr="009A3736" w:rsidDel="007F3F75">
            <w:delText>How many different types of interfaces (presentation layers) required for the system? </w:delText>
          </w:r>
        </w:del>
        <w:del w:id="2487" w:author="Isha Gupta" w:date="2017-05-18T09:58:00Z">
          <w:r w:rsidRPr="009A3736" w:rsidDel="005B6304">
            <w:delText> </w:delText>
          </w:r>
        </w:del>
      </w:moveTo>
    </w:p>
    <w:p w14:paraId="40F3AF9C" w14:textId="573BE024" w:rsidR="00BF658A" w:rsidRPr="009A3736" w:rsidDel="007F3F75" w:rsidRDefault="00BF658A" w:rsidP="00BF658A">
      <w:pPr>
        <w:pStyle w:val="BulletList2"/>
        <w:rPr>
          <w:del w:id="2488" w:author="Isha Gupta" w:date="2017-05-18T11:45:00Z"/>
          <w:moveTo w:id="2489" w:author="Isha Gupta" w:date="2017-05-17T10:50:00Z"/>
          <w:rFonts w:eastAsia="Times New Roman" w:cs="Times New Roman"/>
        </w:rPr>
      </w:pPr>
      <w:moveTo w:id="2490" w:author="Isha Gupta" w:date="2017-05-17T10:50:00Z">
        <w:del w:id="2491" w:author="Isha Gupta" w:date="2017-05-18T11:45:00Z">
          <w:r w:rsidRPr="009A3736" w:rsidDel="007F3F75">
            <w:rPr>
              <w:rFonts w:eastAsia="Times New Roman" w:cs="Times New Roman"/>
            </w:rPr>
            <w:delText>Is input coming from systems outside the proposed system?</w:delText>
          </w:r>
          <w:r w:rsidDel="007F3F75">
            <w:rPr>
              <w:rFonts w:eastAsia="Times New Roman" w:cs="Times New Roman"/>
            </w:rPr>
            <w:delText xml:space="preserve"> N</w:delText>
          </w:r>
        </w:del>
        <w:del w:id="2492" w:author="Isha Gupta" w:date="2017-05-18T09:59:00Z">
          <w:r w:rsidDel="005B6304">
            <w:rPr>
              <w:rFonts w:eastAsia="Times New Roman" w:cs="Times New Roman"/>
            </w:rPr>
            <w:delText>O</w:delText>
          </w:r>
        </w:del>
      </w:moveTo>
    </w:p>
    <w:p w14:paraId="5FA4D740" w14:textId="78BD3023" w:rsidR="00BF658A" w:rsidRPr="009A3736" w:rsidDel="007F3F75" w:rsidRDefault="00BF658A" w:rsidP="00BF658A">
      <w:pPr>
        <w:pStyle w:val="BulletList2"/>
        <w:rPr>
          <w:del w:id="2493" w:author="Isha Gupta" w:date="2017-05-18T11:45:00Z"/>
          <w:moveTo w:id="2494" w:author="Isha Gupta" w:date="2017-05-17T10:50:00Z"/>
          <w:rFonts w:eastAsia="Times New Roman" w:cs="Times New Roman"/>
        </w:rPr>
      </w:pPr>
      <w:moveTo w:id="2495" w:author="Isha Gupta" w:date="2017-05-17T10:50:00Z">
        <w:del w:id="2496" w:author="Isha Gupta" w:date="2017-05-18T11:45:00Z">
          <w:r w:rsidRPr="009A3736" w:rsidDel="007F3F75">
            <w:rPr>
              <w:rFonts w:eastAsia="Times New Roman" w:cs="Times New Roman"/>
            </w:rPr>
            <w:delText>Is output going to systems outside the proposed system?</w:delText>
          </w:r>
          <w:r w:rsidDel="007F3F75">
            <w:rPr>
              <w:rFonts w:eastAsia="Times New Roman" w:cs="Times New Roman"/>
            </w:rPr>
            <w:delText xml:space="preserve"> Yes</w:delText>
          </w:r>
        </w:del>
      </w:moveTo>
    </w:p>
    <w:p w14:paraId="51E29B73" w14:textId="03688469" w:rsidR="00BF658A" w:rsidRPr="009A3736" w:rsidDel="007F3F75" w:rsidRDefault="00BF658A" w:rsidP="00BF658A">
      <w:pPr>
        <w:pStyle w:val="BulletList2"/>
        <w:rPr>
          <w:del w:id="2497" w:author="Isha Gupta" w:date="2017-05-18T11:45:00Z"/>
          <w:moveTo w:id="2498" w:author="Isha Gupta" w:date="2017-05-17T10:50:00Z"/>
          <w:rFonts w:eastAsia="Times New Roman" w:cs="Times New Roman"/>
        </w:rPr>
      </w:pPr>
      <w:moveTo w:id="2499" w:author="Isha Gupta" w:date="2017-05-17T10:50:00Z">
        <w:del w:id="2500" w:author="Isha Gupta" w:date="2017-05-18T11:45:00Z">
          <w:r w:rsidRPr="009A3736" w:rsidDel="007F3F75">
            <w:rPr>
              <w:rFonts w:eastAsia="Times New Roman" w:cs="Times New Roman"/>
            </w:rPr>
            <w:delText>Are there restrictions on the format or medium that must be used for input or output?</w:delText>
          </w:r>
        </w:del>
        <w:del w:id="2501" w:author="Isha Gupta" w:date="2017-05-18T09:59:00Z">
          <w:r w:rsidDel="005B6304">
            <w:rPr>
              <w:rFonts w:eastAsia="Times New Roman" w:cs="Times New Roman"/>
            </w:rPr>
            <w:delText xml:space="preserve"> </w:delText>
          </w:r>
        </w:del>
        <w:del w:id="2502" w:author="Isha Gupta" w:date="2017-05-18T11:45:00Z">
          <w:r w:rsidDel="007F3F75">
            <w:rPr>
              <w:rFonts w:eastAsia="Times New Roman" w:cs="Times New Roman"/>
            </w:rPr>
            <w:delText>Yes.</w:delText>
          </w:r>
        </w:del>
      </w:moveTo>
    </w:p>
    <w:p w14:paraId="7D726583" w14:textId="5BAC5E13" w:rsidR="00BF658A" w:rsidRPr="009A3736" w:rsidDel="007F3F75" w:rsidRDefault="00BF658A" w:rsidP="00BF658A">
      <w:pPr>
        <w:pStyle w:val="BulletList1"/>
        <w:rPr>
          <w:del w:id="2503" w:author="Isha Gupta" w:date="2017-05-18T11:45:00Z"/>
          <w:moveTo w:id="2504" w:author="Isha Gupta" w:date="2017-05-17T10:50:00Z"/>
        </w:rPr>
      </w:pPr>
      <w:moveTo w:id="2505" w:author="Isha Gupta" w:date="2017-05-17T10:50:00Z">
        <w:del w:id="2506" w:author="Isha Gupta" w:date="2017-05-18T11:45:00Z">
          <w:r w:rsidRPr="009A3736" w:rsidDel="007F3F75">
            <w:delText xml:space="preserve">Legacy Systems         </w:delText>
          </w:r>
        </w:del>
      </w:moveTo>
    </w:p>
    <w:p w14:paraId="28AD5185" w14:textId="1581B78C" w:rsidR="00BF658A" w:rsidRPr="009A3736" w:rsidDel="007F3F75" w:rsidRDefault="00BF658A" w:rsidP="00BF658A">
      <w:pPr>
        <w:pStyle w:val="BulletList2"/>
        <w:rPr>
          <w:del w:id="2507" w:author="Isha Gupta" w:date="2017-05-18T11:45:00Z"/>
          <w:moveTo w:id="2508" w:author="Isha Gupta" w:date="2017-05-17T10:50:00Z"/>
        </w:rPr>
      </w:pPr>
      <w:moveTo w:id="2509" w:author="Isha Gupta" w:date="2017-05-17T10:50:00Z">
        <w:del w:id="2510" w:author="Isha Gupta" w:date="2017-05-18T11:45:00Z">
          <w:r w:rsidRPr="009A3736" w:rsidDel="007F3F75">
            <w:delText>Is there any type of interaction required with any existing legacy system?</w:delText>
          </w:r>
          <w:r w:rsidDel="007F3F75">
            <w:delText xml:space="preserve"> </w:delText>
          </w:r>
        </w:del>
        <w:del w:id="2511" w:author="Isha Gupta" w:date="2017-05-18T09:59:00Z">
          <w:r w:rsidDel="005B6304">
            <w:delText>y</w:delText>
          </w:r>
        </w:del>
        <w:del w:id="2512" w:author="Isha Gupta" w:date="2017-05-18T11:45:00Z">
          <w:r w:rsidDel="007F3F75">
            <w:delText>es</w:delText>
          </w:r>
        </w:del>
      </w:moveTo>
    </w:p>
    <w:p w14:paraId="1C1D29C5" w14:textId="2C6B4582" w:rsidR="00BF658A" w:rsidRPr="009A3736" w:rsidDel="007F3F75" w:rsidRDefault="00BF658A" w:rsidP="00BF658A">
      <w:pPr>
        <w:pStyle w:val="BulletList1"/>
        <w:rPr>
          <w:del w:id="2513" w:author="Isha Gupta" w:date="2017-05-18T11:45:00Z"/>
          <w:moveTo w:id="2514" w:author="Isha Gupta" w:date="2017-05-17T10:50:00Z"/>
        </w:rPr>
      </w:pPr>
      <w:moveTo w:id="2515" w:author="Isha Gupta" w:date="2017-05-17T10:50:00Z">
        <w:del w:id="2516" w:author="Isha Gupta" w:date="2017-05-18T11:45:00Z">
          <w:r w:rsidRPr="009A3736" w:rsidDel="007F3F75">
            <w:delText>Databases    </w:delText>
          </w:r>
        </w:del>
      </w:moveTo>
    </w:p>
    <w:p w14:paraId="25D824DD" w14:textId="5C082BB8" w:rsidR="00BF658A" w:rsidRPr="009A3736" w:rsidDel="007F3F75" w:rsidRDefault="00BF658A" w:rsidP="00BF658A">
      <w:pPr>
        <w:pStyle w:val="BulletList2"/>
        <w:rPr>
          <w:del w:id="2517" w:author="Isha Gupta" w:date="2017-05-18T11:45:00Z"/>
          <w:moveTo w:id="2518" w:author="Isha Gupta" w:date="2017-05-17T10:50:00Z"/>
        </w:rPr>
      </w:pPr>
      <w:moveTo w:id="2519" w:author="Isha Gupta" w:date="2017-05-17T10:50:00Z">
        <w:del w:id="2520" w:author="Isha Gupta" w:date="2017-05-18T11:45:00Z">
          <w:r w:rsidRPr="009A3736" w:rsidDel="007F3F75">
            <w:delText>What database implementation application needs to support?</w:delText>
          </w:r>
          <w:r w:rsidDel="007F3F75">
            <w:delText xml:space="preserve"> SQL server</w:delText>
          </w:r>
        </w:del>
      </w:moveTo>
    </w:p>
    <w:p w14:paraId="700AF1E6" w14:textId="59C4F2E3" w:rsidR="00BF658A" w:rsidRPr="009A3736" w:rsidDel="007F3F75" w:rsidRDefault="00BF658A" w:rsidP="00BF658A">
      <w:pPr>
        <w:pStyle w:val="BulletList2"/>
        <w:rPr>
          <w:del w:id="2521" w:author="Isha Gupta" w:date="2017-05-18T11:45:00Z"/>
          <w:moveTo w:id="2522" w:author="Isha Gupta" w:date="2017-05-17T10:50:00Z"/>
        </w:rPr>
      </w:pPr>
      <w:moveTo w:id="2523" w:author="Isha Gupta" w:date="2017-05-17T10:50:00Z">
        <w:del w:id="2524" w:author="Isha Gupta" w:date="2017-05-18T11:45:00Z">
          <w:r w:rsidRPr="009A3736" w:rsidDel="007F3F75">
            <w:delText>Is support for more than one database required?</w:delText>
          </w:r>
          <w:r w:rsidDel="007F3F75">
            <w:delText xml:space="preserve"> Yes both server and mainframe</w:delText>
          </w:r>
        </w:del>
      </w:moveTo>
    </w:p>
    <w:p w14:paraId="6EEEE68F" w14:textId="1A689D28" w:rsidR="00BF658A" w:rsidRPr="00407CF0" w:rsidDel="007F3F75" w:rsidRDefault="00BF658A" w:rsidP="00BF658A">
      <w:pPr>
        <w:pStyle w:val="BulletList1"/>
        <w:rPr>
          <w:del w:id="2525" w:author="Isha Gupta" w:date="2017-05-18T11:45:00Z"/>
          <w:moveTo w:id="2526" w:author="Isha Gupta" w:date="2017-05-17T10:50:00Z"/>
          <w:lang w:val="en-US" w:eastAsia="ja-JP"/>
        </w:rPr>
      </w:pPr>
      <w:moveTo w:id="2527" w:author="Isha Gupta" w:date="2017-05-17T10:50:00Z">
        <w:del w:id="2528" w:author="Isha Gupta" w:date="2017-05-18T11:45:00Z">
          <w:r w:rsidRPr="009A3736" w:rsidDel="007F3F75">
            <w:delText>Will there be any database partitioning or mirroring required?</w:delText>
          </w:r>
          <w:r w:rsidDel="007F3F75">
            <w:delText xml:space="preserve"> NA</w:delText>
          </w:r>
        </w:del>
      </w:moveTo>
    </w:p>
    <w:moveToRangeEnd w:id="1924"/>
    <w:p w14:paraId="2CA2616E" w14:textId="42A65084" w:rsidR="003F13E6" w:rsidRDefault="00B16C9D" w:rsidP="00106186">
      <w:pPr>
        <w:pStyle w:val="Heading1"/>
        <w:rPr>
          <w:ins w:id="2529" w:author="Isha Gupta" w:date="2017-05-18T11:51:00Z"/>
        </w:rPr>
      </w:pPr>
      <w:ins w:id="2530" w:author="Isha Gupta" w:date="2017-05-18T11:53:00Z">
        <w:r>
          <w:lastRenderedPageBreak/>
          <w:t>Application Code</w:t>
        </w:r>
      </w:ins>
      <w:ins w:id="2531" w:author="Isha Gupta" w:date="2017-05-18T11:50:00Z">
        <w:r w:rsidR="003F13E6">
          <w:t xml:space="preserve"> Organization</w:t>
        </w:r>
      </w:ins>
    </w:p>
    <w:p w14:paraId="485C4A68" w14:textId="5053A70A" w:rsidR="00326437" w:rsidRDefault="00326437" w:rsidP="00326437">
      <w:pPr>
        <w:pStyle w:val="BodyText"/>
        <w:rPr>
          <w:ins w:id="2532" w:author="Isha Gupta" w:date="2017-05-18T11:52:00Z"/>
          <w:lang w:val="en-US" w:eastAsia="ja-JP"/>
        </w:rPr>
        <w:pPrChange w:id="2533" w:author="Isha Gupta" w:date="2017-05-18T11:51:00Z">
          <w:pPr>
            <w:pStyle w:val="Heading1"/>
          </w:pPr>
        </w:pPrChange>
      </w:pPr>
      <w:ins w:id="2534" w:author="Isha Gupta" w:date="2017-05-18T11:51:00Z">
        <w:r>
          <w:rPr>
            <w:lang w:val="en-US" w:eastAsia="ja-JP"/>
          </w:rPr>
          <w:t>Github will be used the repository</w:t>
        </w:r>
      </w:ins>
    </w:p>
    <w:p w14:paraId="343C0F6A" w14:textId="2DE19E4E" w:rsidR="00B16C9D" w:rsidRDefault="00B16C9D" w:rsidP="00326437">
      <w:pPr>
        <w:pStyle w:val="BodyText"/>
        <w:rPr>
          <w:ins w:id="2535" w:author="Isha Gupta" w:date="2017-05-18T11:52:00Z"/>
          <w:lang w:val="en-US" w:eastAsia="ja-JP"/>
        </w:rPr>
        <w:pPrChange w:id="2536" w:author="Isha Gupta" w:date="2017-05-18T11:51:00Z">
          <w:pPr>
            <w:pStyle w:val="Heading1"/>
          </w:pPr>
        </w:pPrChange>
      </w:pPr>
      <w:ins w:id="2537" w:author="Isha Gupta" w:date="2017-05-18T11:52:00Z">
        <w:r>
          <w:rPr>
            <w:noProof/>
            <w:lang w:val="en-US"/>
          </w:rPr>
          <w:drawing>
            <wp:inline distT="0" distB="0" distL="0" distR="0" wp14:anchorId="2079C15C" wp14:editId="79FBA4C2">
              <wp:extent cx="4457700" cy="35718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57700" cy="3571875"/>
                      </a:xfrm>
                      <a:prstGeom prst="rect">
                        <a:avLst/>
                      </a:prstGeom>
                    </pic:spPr>
                  </pic:pic>
                </a:graphicData>
              </a:graphic>
            </wp:inline>
          </w:drawing>
        </w:r>
      </w:ins>
    </w:p>
    <w:p w14:paraId="4382D4D4" w14:textId="5DD33D1E" w:rsidR="00B16C9D" w:rsidRPr="00B16C9D" w:rsidRDefault="00B16C9D" w:rsidP="00B16C9D">
      <w:pPr>
        <w:pStyle w:val="Heading2"/>
        <w:rPr>
          <w:ins w:id="2538" w:author="Isha Gupta" w:date="2017-05-18T11:50:00Z"/>
        </w:rPr>
        <w:pPrChange w:id="2539" w:author="Isha Gupta" w:date="2017-05-18T11:53:00Z">
          <w:pPr>
            <w:pStyle w:val="Heading1"/>
          </w:pPr>
        </w:pPrChange>
      </w:pPr>
      <w:ins w:id="2540" w:author="Isha Gupta" w:date="2017-05-18T11:52:00Z">
        <w:r w:rsidRPr="00B16C9D">
          <w:t>Projects Dependency diagram</w:t>
        </w:r>
      </w:ins>
    </w:p>
    <w:p w14:paraId="723C9211" w14:textId="4FD20196" w:rsidR="00B6633C" w:rsidRPr="00B6633C" w:rsidRDefault="00B6633C" w:rsidP="00B6633C">
      <w:pPr>
        <w:pStyle w:val="BodyText"/>
        <w:rPr>
          <w:ins w:id="2541" w:author="Isha Gupta" w:date="2017-05-18T11:50:00Z"/>
          <w:lang w:val="en-US" w:eastAsia="ja-JP"/>
          <w:rPrChange w:id="2542" w:author="Isha Gupta" w:date="2017-05-18T11:50:00Z">
            <w:rPr>
              <w:ins w:id="2543" w:author="Isha Gupta" w:date="2017-05-18T11:50:00Z"/>
            </w:rPr>
          </w:rPrChange>
        </w:rPr>
        <w:pPrChange w:id="2544" w:author="Isha Gupta" w:date="2017-05-18T11:50:00Z">
          <w:pPr>
            <w:pStyle w:val="Heading1"/>
          </w:pPr>
        </w:pPrChange>
      </w:pPr>
      <w:ins w:id="2545" w:author="Isha Gupta" w:date="2017-05-18T11:50:00Z">
        <w:r>
          <w:rPr>
            <w:b/>
            <w:bCs/>
            <w:noProof/>
          </w:rPr>
          <w:drawing>
            <wp:inline distT="0" distB="0" distL="0" distR="0" wp14:anchorId="4693C4F6" wp14:editId="2DF7F9AB">
              <wp:extent cx="5943600" cy="3576771"/>
              <wp:effectExtent l="19050" t="19050" r="19050" b="2413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576771"/>
                      </a:xfrm>
                      <a:prstGeom prst="rect">
                        <a:avLst/>
                      </a:prstGeom>
                      <a:ln>
                        <a:solidFill>
                          <a:schemeClr val="tx1"/>
                        </a:solidFill>
                      </a:ln>
                    </pic:spPr>
                  </pic:pic>
                </a:graphicData>
              </a:graphic>
            </wp:inline>
          </w:drawing>
        </w:r>
      </w:ins>
    </w:p>
    <w:p w14:paraId="1F9087BD" w14:textId="4F24326F" w:rsidR="003F13E6" w:rsidRDefault="00B16C9D" w:rsidP="00B16C9D">
      <w:pPr>
        <w:pStyle w:val="Heading2"/>
        <w:rPr>
          <w:ins w:id="2546" w:author="Isha Gupta" w:date="2017-05-18T11:54:00Z"/>
        </w:rPr>
        <w:pPrChange w:id="2547" w:author="Isha Gupta" w:date="2017-05-18T11:53:00Z">
          <w:pPr>
            <w:pStyle w:val="Heading1"/>
          </w:pPr>
        </w:pPrChange>
      </w:pPr>
      <w:ins w:id="2548" w:author="Isha Gupta" w:date="2017-05-18T11:53:00Z">
        <w:r>
          <w:lastRenderedPageBreak/>
          <w:t xml:space="preserve">Technology Stack </w:t>
        </w:r>
      </w:ins>
    </w:p>
    <w:tbl>
      <w:tblPr>
        <w:tblW w:w="8520" w:type="dxa"/>
        <w:tblInd w:w="562" w:type="dxa"/>
        <w:tblLook w:val="04A0" w:firstRow="1" w:lastRow="0" w:firstColumn="1" w:lastColumn="0" w:noHBand="0" w:noVBand="1"/>
      </w:tblPr>
      <w:tblGrid>
        <w:gridCol w:w="626"/>
        <w:gridCol w:w="3150"/>
        <w:gridCol w:w="4744"/>
      </w:tblGrid>
      <w:tr w:rsidR="00B16C9D" w:rsidRPr="00316505" w14:paraId="5CB25553" w14:textId="77777777" w:rsidTr="00B47363">
        <w:trPr>
          <w:trHeight w:val="300"/>
          <w:ins w:id="2549" w:author="Isha Gupta" w:date="2017-05-18T11:54:00Z"/>
        </w:trPr>
        <w:tc>
          <w:tcPr>
            <w:tcW w:w="626" w:type="dxa"/>
            <w:tcBorders>
              <w:top w:val="single" w:sz="4" w:space="0" w:color="auto"/>
              <w:left w:val="single" w:sz="4" w:space="0" w:color="auto"/>
              <w:bottom w:val="single" w:sz="4" w:space="0" w:color="auto"/>
              <w:right w:val="single" w:sz="4" w:space="0" w:color="auto"/>
            </w:tcBorders>
            <w:shd w:val="clear" w:color="auto" w:fill="auto"/>
            <w:noWrap/>
            <w:hideMark/>
          </w:tcPr>
          <w:p w14:paraId="67FF95B9" w14:textId="77777777" w:rsidR="00B16C9D" w:rsidRPr="00316505" w:rsidRDefault="00B16C9D" w:rsidP="00B47363">
            <w:pPr>
              <w:spacing w:after="0" w:line="240" w:lineRule="auto"/>
              <w:rPr>
                <w:ins w:id="2550" w:author="Isha Gupta" w:date="2017-05-18T11:54:00Z"/>
              </w:rPr>
            </w:pPr>
            <w:ins w:id="2551" w:author="Isha Gupta" w:date="2017-05-18T11:54:00Z">
              <w:r w:rsidRPr="00316505">
                <w:t> </w:t>
              </w:r>
            </w:ins>
          </w:p>
        </w:tc>
        <w:tc>
          <w:tcPr>
            <w:tcW w:w="3150" w:type="dxa"/>
            <w:tcBorders>
              <w:top w:val="single" w:sz="4" w:space="0" w:color="auto"/>
              <w:left w:val="nil"/>
              <w:bottom w:val="single" w:sz="4" w:space="0" w:color="auto"/>
              <w:right w:val="single" w:sz="4" w:space="0" w:color="auto"/>
            </w:tcBorders>
            <w:shd w:val="clear" w:color="000000" w:fill="D9D9D9"/>
            <w:hideMark/>
          </w:tcPr>
          <w:p w14:paraId="531FD17E" w14:textId="77777777" w:rsidR="00B16C9D" w:rsidRPr="00316505" w:rsidRDefault="00B16C9D" w:rsidP="00B47363">
            <w:pPr>
              <w:spacing w:after="0" w:line="240" w:lineRule="auto"/>
              <w:rPr>
                <w:ins w:id="2552" w:author="Isha Gupta" w:date="2017-05-18T11:54:00Z"/>
              </w:rPr>
            </w:pPr>
            <w:ins w:id="2553" w:author="Isha Gupta" w:date="2017-05-18T11:54:00Z">
              <w:r w:rsidRPr="00316505">
                <w:rPr>
                  <w:b/>
                  <w:bCs/>
                </w:rPr>
                <w:t>Aspect</w:t>
              </w:r>
            </w:ins>
          </w:p>
        </w:tc>
        <w:tc>
          <w:tcPr>
            <w:tcW w:w="4744" w:type="dxa"/>
            <w:tcBorders>
              <w:top w:val="single" w:sz="4" w:space="0" w:color="auto"/>
              <w:left w:val="nil"/>
              <w:bottom w:val="single" w:sz="4" w:space="0" w:color="auto"/>
              <w:right w:val="single" w:sz="4" w:space="0" w:color="auto"/>
            </w:tcBorders>
            <w:shd w:val="clear" w:color="000000" w:fill="D9D9D9"/>
            <w:hideMark/>
          </w:tcPr>
          <w:p w14:paraId="06B4AF36" w14:textId="77777777" w:rsidR="00B16C9D" w:rsidRPr="00316505" w:rsidRDefault="00B16C9D" w:rsidP="00B47363">
            <w:pPr>
              <w:spacing w:after="0" w:line="240" w:lineRule="auto"/>
              <w:rPr>
                <w:ins w:id="2554" w:author="Isha Gupta" w:date="2017-05-18T11:54:00Z"/>
              </w:rPr>
            </w:pPr>
            <w:ins w:id="2555" w:author="Isha Gupta" w:date="2017-05-18T11:54:00Z">
              <w:r w:rsidRPr="00316505">
                <w:rPr>
                  <w:b/>
                  <w:bCs/>
                </w:rPr>
                <w:t>Recommendation</w:t>
              </w:r>
            </w:ins>
          </w:p>
        </w:tc>
      </w:tr>
      <w:tr w:rsidR="00B16C9D" w:rsidRPr="00316505" w14:paraId="15714560" w14:textId="77777777" w:rsidTr="00B47363">
        <w:trPr>
          <w:trHeight w:val="300"/>
          <w:ins w:id="2556" w:author="Isha Gupta" w:date="2017-05-18T11:54:00Z"/>
        </w:trPr>
        <w:tc>
          <w:tcPr>
            <w:tcW w:w="626" w:type="dxa"/>
            <w:tcBorders>
              <w:top w:val="single" w:sz="4" w:space="0" w:color="auto"/>
              <w:left w:val="single" w:sz="4" w:space="0" w:color="auto"/>
              <w:bottom w:val="single" w:sz="4" w:space="0" w:color="auto"/>
              <w:right w:val="single" w:sz="4" w:space="0" w:color="auto"/>
            </w:tcBorders>
            <w:shd w:val="clear" w:color="auto" w:fill="auto"/>
            <w:noWrap/>
          </w:tcPr>
          <w:p w14:paraId="40803F86" w14:textId="77777777" w:rsidR="00B16C9D" w:rsidRPr="00316505" w:rsidRDefault="00B16C9D" w:rsidP="00B47363">
            <w:pPr>
              <w:spacing w:after="0" w:line="240" w:lineRule="auto"/>
              <w:rPr>
                <w:ins w:id="2557" w:author="Isha Gupta" w:date="2017-05-18T11:54:00Z"/>
              </w:rPr>
            </w:pPr>
          </w:p>
        </w:tc>
        <w:tc>
          <w:tcPr>
            <w:tcW w:w="3150" w:type="dxa"/>
            <w:tcBorders>
              <w:top w:val="single" w:sz="4" w:space="0" w:color="auto"/>
              <w:left w:val="nil"/>
              <w:bottom w:val="single" w:sz="4" w:space="0" w:color="auto"/>
              <w:right w:val="single" w:sz="4" w:space="0" w:color="auto"/>
            </w:tcBorders>
            <w:shd w:val="clear" w:color="auto" w:fill="auto"/>
          </w:tcPr>
          <w:p w14:paraId="1311C083" w14:textId="2FAE23DF" w:rsidR="00B16C9D" w:rsidRPr="003D4609" w:rsidRDefault="00B16C9D" w:rsidP="003D4609">
            <w:pPr>
              <w:pStyle w:val="BodyText"/>
              <w:rPr>
                <w:ins w:id="2558" w:author="Isha Gupta" w:date="2017-05-18T11:54:00Z"/>
                <w:lang w:val="en-US" w:eastAsia="ja-JP"/>
                <w:rPrChange w:id="2559" w:author="Isha Gupta" w:date="2017-05-18T11:54:00Z">
                  <w:rPr>
                    <w:ins w:id="2560" w:author="Isha Gupta" w:date="2017-05-18T11:54:00Z"/>
                  </w:rPr>
                </w:rPrChange>
              </w:rPr>
              <w:pPrChange w:id="2561" w:author="Isha Gupta" w:date="2017-05-18T11:54:00Z">
                <w:pPr>
                  <w:spacing w:after="0" w:line="240" w:lineRule="auto"/>
                </w:pPr>
              </w:pPrChange>
            </w:pPr>
            <w:ins w:id="2562" w:author="Isha Gupta" w:date="2017-05-18T11:54:00Z">
              <w:r w:rsidRPr="003D4609">
                <w:rPr>
                  <w:lang w:val="en-US" w:eastAsia="ja-JP"/>
                  <w:rPrChange w:id="2563" w:author="Isha Gupta" w:date="2017-05-18T11:54:00Z">
                    <w:rPr/>
                  </w:rPrChange>
                </w:rPr>
                <w:t>Application Development</w:t>
              </w:r>
            </w:ins>
          </w:p>
        </w:tc>
        <w:tc>
          <w:tcPr>
            <w:tcW w:w="4744" w:type="dxa"/>
            <w:tcBorders>
              <w:top w:val="single" w:sz="4" w:space="0" w:color="auto"/>
              <w:left w:val="nil"/>
              <w:bottom w:val="single" w:sz="4" w:space="0" w:color="auto"/>
              <w:right w:val="single" w:sz="4" w:space="0" w:color="auto"/>
            </w:tcBorders>
            <w:shd w:val="clear" w:color="auto" w:fill="auto"/>
          </w:tcPr>
          <w:p w14:paraId="2B132A59" w14:textId="62F44ADD" w:rsidR="00B16C9D" w:rsidRPr="003D4609" w:rsidRDefault="00B16C9D" w:rsidP="003D4609">
            <w:pPr>
              <w:pStyle w:val="BodyText"/>
              <w:rPr>
                <w:ins w:id="2564" w:author="Isha Gupta" w:date="2017-05-18T11:54:00Z"/>
                <w:lang w:val="en-US" w:eastAsia="ja-JP"/>
                <w:rPrChange w:id="2565" w:author="Isha Gupta" w:date="2017-05-18T11:54:00Z">
                  <w:rPr>
                    <w:ins w:id="2566" w:author="Isha Gupta" w:date="2017-05-18T11:54:00Z"/>
                  </w:rPr>
                </w:rPrChange>
              </w:rPr>
              <w:pPrChange w:id="2567" w:author="Isha Gupta" w:date="2017-05-18T11:54:00Z">
                <w:pPr>
                  <w:pStyle w:val="ListParagraph"/>
                  <w:numPr>
                    <w:numId w:val="42"/>
                  </w:numPr>
                  <w:spacing w:after="0" w:line="240" w:lineRule="auto"/>
                  <w:ind w:hanging="360"/>
                  <w:jc w:val="left"/>
                </w:pPr>
              </w:pPrChange>
            </w:pPr>
            <w:ins w:id="2568" w:author="Isha Gupta" w:date="2017-05-18T11:54:00Z">
              <w:r w:rsidRPr="003D4609">
                <w:rPr>
                  <w:lang w:val="en-US" w:eastAsia="ja-JP"/>
                  <w:rPrChange w:id="2569" w:author="Isha Gupta" w:date="2017-05-18T11:54:00Z">
                    <w:rPr/>
                  </w:rPrChange>
                </w:rPr>
                <w:t>Microsoft Visual Studio 2015</w:t>
              </w:r>
            </w:ins>
          </w:p>
          <w:p w14:paraId="194C5A1F" w14:textId="6BA59649" w:rsidR="00B16C9D" w:rsidRPr="003D4609" w:rsidRDefault="00B16C9D" w:rsidP="003D4609">
            <w:pPr>
              <w:pStyle w:val="BodyText"/>
              <w:rPr>
                <w:ins w:id="2570" w:author="Isha Gupta" w:date="2017-05-18T11:54:00Z"/>
                <w:lang w:val="en-US" w:eastAsia="ja-JP"/>
                <w:rPrChange w:id="2571" w:author="Isha Gupta" w:date="2017-05-18T11:54:00Z">
                  <w:rPr>
                    <w:ins w:id="2572" w:author="Isha Gupta" w:date="2017-05-18T11:54:00Z"/>
                  </w:rPr>
                </w:rPrChange>
              </w:rPr>
              <w:pPrChange w:id="2573" w:author="Isha Gupta" w:date="2017-05-18T11:54:00Z">
                <w:pPr>
                  <w:pStyle w:val="ListParagraph"/>
                  <w:numPr>
                    <w:numId w:val="42"/>
                  </w:numPr>
                  <w:spacing w:after="0" w:line="240" w:lineRule="auto"/>
                  <w:ind w:hanging="360"/>
                  <w:jc w:val="left"/>
                </w:pPr>
              </w:pPrChange>
            </w:pPr>
            <w:ins w:id="2574" w:author="Isha Gupta" w:date="2017-05-18T11:54:00Z">
              <w:r w:rsidRPr="003D4609">
                <w:rPr>
                  <w:lang w:val="en-US" w:eastAsia="ja-JP"/>
                  <w:rPrChange w:id="2575" w:author="Isha Gupta" w:date="2017-05-18T11:54:00Z">
                    <w:rPr/>
                  </w:rPrChange>
                </w:rPr>
                <w:t>Microsoft .NET</w:t>
              </w:r>
              <w:r w:rsidRPr="003D4609">
                <w:rPr>
                  <w:lang w:val="en-US" w:eastAsia="ja-JP"/>
                  <w:rPrChange w:id="2576" w:author="Isha Gupta" w:date="2017-05-18T11:54:00Z">
                    <w:rPr/>
                  </w:rPrChange>
                </w:rPr>
                <w:t xml:space="preserve"> 4.6</w:t>
              </w:r>
            </w:ins>
          </w:p>
          <w:p w14:paraId="212A1D2C" w14:textId="77777777" w:rsidR="00B16C9D" w:rsidRPr="003D4609" w:rsidRDefault="00B16C9D" w:rsidP="003D4609">
            <w:pPr>
              <w:pStyle w:val="BodyText"/>
              <w:rPr>
                <w:ins w:id="2577" w:author="Isha Gupta" w:date="2017-05-18T11:54:00Z"/>
                <w:lang w:val="en-US" w:eastAsia="ja-JP"/>
                <w:rPrChange w:id="2578" w:author="Isha Gupta" w:date="2017-05-18T11:54:00Z">
                  <w:rPr>
                    <w:ins w:id="2579" w:author="Isha Gupta" w:date="2017-05-18T11:54:00Z"/>
                  </w:rPr>
                </w:rPrChange>
              </w:rPr>
              <w:pPrChange w:id="2580" w:author="Isha Gupta" w:date="2017-05-18T11:54:00Z">
                <w:pPr>
                  <w:pStyle w:val="ListParagraph"/>
                  <w:numPr>
                    <w:numId w:val="42"/>
                  </w:numPr>
                  <w:spacing w:after="0" w:line="240" w:lineRule="auto"/>
                  <w:ind w:hanging="360"/>
                  <w:jc w:val="left"/>
                </w:pPr>
              </w:pPrChange>
            </w:pPr>
            <w:ins w:id="2581" w:author="Isha Gupta" w:date="2017-05-18T11:54:00Z">
              <w:r w:rsidRPr="003D4609">
                <w:rPr>
                  <w:lang w:val="en-US" w:eastAsia="ja-JP"/>
                  <w:rPrChange w:id="2582" w:author="Isha Gupta" w:date="2017-05-18T11:54:00Z">
                    <w:rPr/>
                  </w:rPrChange>
                </w:rPr>
                <w:t>Microsoft ASP.Net Web API 2.0 – RAML Standards end points.</w:t>
              </w:r>
            </w:ins>
          </w:p>
          <w:p w14:paraId="67ADE684" w14:textId="44228208" w:rsidR="00B16C9D" w:rsidRPr="003D4609" w:rsidRDefault="00B16C9D" w:rsidP="003D4609">
            <w:pPr>
              <w:pStyle w:val="BodyText"/>
              <w:rPr>
                <w:ins w:id="2583" w:author="Isha Gupta" w:date="2017-05-18T11:54:00Z"/>
                <w:lang w:val="en-US" w:eastAsia="ja-JP"/>
                <w:rPrChange w:id="2584" w:author="Isha Gupta" w:date="2017-05-18T11:54:00Z">
                  <w:rPr>
                    <w:ins w:id="2585" w:author="Isha Gupta" w:date="2017-05-18T11:54:00Z"/>
                  </w:rPr>
                </w:rPrChange>
              </w:rPr>
              <w:pPrChange w:id="2586" w:author="Isha Gupta" w:date="2017-05-18T11:54:00Z">
                <w:pPr>
                  <w:pStyle w:val="ListParagraph"/>
                  <w:numPr>
                    <w:numId w:val="42"/>
                  </w:numPr>
                  <w:spacing w:after="0" w:line="240" w:lineRule="auto"/>
                  <w:ind w:hanging="360"/>
                  <w:jc w:val="left"/>
                </w:pPr>
              </w:pPrChange>
            </w:pPr>
            <w:ins w:id="2587" w:author="Isha Gupta" w:date="2017-05-18T11:54:00Z">
              <w:r w:rsidRPr="003D4609">
                <w:rPr>
                  <w:lang w:val="en-US" w:eastAsia="ja-JP"/>
                  <w:rPrChange w:id="2588" w:author="Isha Gupta" w:date="2017-05-18T11:54:00Z">
                    <w:rPr/>
                  </w:rPrChange>
                </w:rPr>
                <w:t xml:space="preserve">Angular </w:t>
              </w:r>
              <w:r w:rsidRPr="003D4609">
                <w:rPr>
                  <w:lang w:val="en-US" w:eastAsia="ja-JP"/>
                  <w:rPrChange w:id="2589" w:author="Isha Gupta" w:date="2017-05-18T11:54:00Z">
                    <w:rPr/>
                  </w:rPrChange>
                </w:rPr>
                <w:t>2.0 with Typescript</w:t>
              </w:r>
              <w:r w:rsidRPr="003D4609">
                <w:rPr>
                  <w:lang w:val="en-US" w:eastAsia="ja-JP"/>
                  <w:rPrChange w:id="2590" w:author="Isha Gupta" w:date="2017-05-18T11:54:00Z">
                    <w:rPr/>
                  </w:rPrChange>
                </w:rPr>
                <w:t xml:space="preserve"> – </w:t>
              </w:r>
              <w:r w:rsidR="003D4609" w:rsidRPr="003D4609">
                <w:rPr>
                  <w:lang w:val="en-US" w:eastAsia="ja-JP"/>
                  <w:rPrChange w:id="2591" w:author="Isha Gupta" w:date="2017-05-18T11:54:00Z">
                    <w:rPr/>
                  </w:rPrChange>
                </w:rPr>
                <w:t>UI Layer</w:t>
              </w:r>
            </w:ins>
          </w:p>
        </w:tc>
      </w:tr>
      <w:tr w:rsidR="00B16C9D" w:rsidRPr="00316505" w14:paraId="07C94AB4" w14:textId="77777777" w:rsidTr="00B47363">
        <w:trPr>
          <w:trHeight w:val="300"/>
          <w:ins w:id="2592" w:author="Isha Gupta" w:date="2017-05-18T11:54:00Z"/>
        </w:trPr>
        <w:tc>
          <w:tcPr>
            <w:tcW w:w="626" w:type="dxa"/>
            <w:tcBorders>
              <w:top w:val="single" w:sz="4" w:space="0" w:color="auto"/>
              <w:left w:val="single" w:sz="4" w:space="0" w:color="auto"/>
              <w:bottom w:val="single" w:sz="4" w:space="0" w:color="auto"/>
              <w:right w:val="single" w:sz="4" w:space="0" w:color="auto"/>
            </w:tcBorders>
            <w:shd w:val="clear" w:color="auto" w:fill="auto"/>
            <w:noWrap/>
          </w:tcPr>
          <w:p w14:paraId="357F2B2C" w14:textId="77777777" w:rsidR="00B16C9D" w:rsidRPr="00316505" w:rsidRDefault="00B16C9D" w:rsidP="00B47363">
            <w:pPr>
              <w:spacing w:after="0" w:line="240" w:lineRule="auto"/>
              <w:rPr>
                <w:ins w:id="2593" w:author="Isha Gupta" w:date="2017-05-18T11:54:00Z"/>
              </w:rPr>
            </w:pPr>
          </w:p>
        </w:tc>
        <w:tc>
          <w:tcPr>
            <w:tcW w:w="3150" w:type="dxa"/>
            <w:tcBorders>
              <w:top w:val="single" w:sz="4" w:space="0" w:color="auto"/>
              <w:left w:val="nil"/>
              <w:bottom w:val="single" w:sz="4" w:space="0" w:color="auto"/>
              <w:right w:val="single" w:sz="4" w:space="0" w:color="auto"/>
            </w:tcBorders>
            <w:shd w:val="clear" w:color="auto" w:fill="auto"/>
          </w:tcPr>
          <w:p w14:paraId="6AA812C5" w14:textId="77777777" w:rsidR="00B16C9D" w:rsidRPr="003D4609" w:rsidRDefault="00B16C9D" w:rsidP="003D4609">
            <w:pPr>
              <w:pStyle w:val="BodyText"/>
              <w:rPr>
                <w:ins w:id="2594" w:author="Isha Gupta" w:date="2017-05-18T11:54:00Z"/>
                <w:lang w:val="en-US" w:eastAsia="ja-JP"/>
                <w:rPrChange w:id="2595" w:author="Isha Gupta" w:date="2017-05-18T11:54:00Z">
                  <w:rPr>
                    <w:ins w:id="2596" w:author="Isha Gupta" w:date="2017-05-18T11:54:00Z"/>
                  </w:rPr>
                </w:rPrChange>
              </w:rPr>
              <w:pPrChange w:id="2597" w:author="Isha Gupta" w:date="2017-05-18T11:54:00Z">
                <w:pPr>
                  <w:spacing w:after="0" w:line="240" w:lineRule="auto"/>
                </w:pPr>
              </w:pPrChange>
            </w:pPr>
            <w:ins w:id="2598" w:author="Isha Gupta" w:date="2017-05-18T11:54:00Z">
              <w:r w:rsidRPr="003D4609">
                <w:rPr>
                  <w:lang w:val="en-US" w:eastAsia="ja-JP"/>
                  <w:rPrChange w:id="2599" w:author="Isha Gupta" w:date="2017-05-18T11:54:00Z">
                    <w:rPr/>
                  </w:rPrChange>
                </w:rPr>
                <w:t>ORM</w:t>
              </w:r>
            </w:ins>
          </w:p>
        </w:tc>
        <w:tc>
          <w:tcPr>
            <w:tcW w:w="4744" w:type="dxa"/>
            <w:tcBorders>
              <w:top w:val="single" w:sz="4" w:space="0" w:color="auto"/>
              <w:left w:val="nil"/>
              <w:bottom w:val="single" w:sz="4" w:space="0" w:color="auto"/>
              <w:right w:val="single" w:sz="4" w:space="0" w:color="auto"/>
            </w:tcBorders>
            <w:shd w:val="clear" w:color="auto" w:fill="auto"/>
          </w:tcPr>
          <w:p w14:paraId="4CE4FCF6" w14:textId="7D000879" w:rsidR="00B16C9D" w:rsidRPr="003D4609" w:rsidRDefault="003D4609" w:rsidP="003D4609">
            <w:pPr>
              <w:pStyle w:val="BodyText"/>
              <w:rPr>
                <w:ins w:id="2600" w:author="Isha Gupta" w:date="2017-05-18T11:54:00Z"/>
                <w:lang w:val="en-US" w:eastAsia="ja-JP"/>
                <w:rPrChange w:id="2601" w:author="Isha Gupta" w:date="2017-05-18T11:54:00Z">
                  <w:rPr>
                    <w:ins w:id="2602" w:author="Isha Gupta" w:date="2017-05-18T11:54:00Z"/>
                  </w:rPr>
                </w:rPrChange>
              </w:rPr>
              <w:pPrChange w:id="2603" w:author="Isha Gupta" w:date="2017-05-18T11:54:00Z">
                <w:pPr>
                  <w:pStyle w:val="ListParagraph"/>
                  <w:numPr>
                    <w:numId w:val="43"/>
                  </w:numPr>
                  <w:spacing w:after="0" w:line="240" w:lineRule="auto"/>
                  <w:ind w:hanging="360"/>
                  <w:jc w:val="left"/>
                </w:pPr>
              </w:pPrChange>
            </w:pPr>
            <w:ins w:id="2604" w:author="Isha Gupta" w:date="2017-05-18T11:55:00Z">
              <w:r>
                <w:rPr>
                  <w:lang w:val="en-US" w:eastAsia="ja-JP"/>
                </w:rPr>
                <w:t>Entity Framework 6</w:t>
              </w:r>
            </w:ins>
            <w:ins w:id="2605" w:author="Isha Gupta" w:date="2017-05-18T11:54:00Z">
              <w:r w:rsidR="00B16C9D" w:rsidRPr="003D4609">
                <w:rPr>
                  <w:lang w:val="en-US" w:eastAsia="ja-JP"/>
                  <w:rPrChange w:id="2606" w:author="Isha Gupta" w:date="2017-05-18T11:54:00Z">
                    <w:rPr/>
                  </w:rPrChange>
                </w:rPr>
                <w:t xml:space="preserve"> </w:t>
              </w:r>
            </w:ins>
          </w:p>
        </w:tc>
      </w:tr>
      <w:tr w:rsidR="00B16C9D" w:rsidRPr="00316505" w14:paraId="71098489" w14:textId="77777777" w:rsidTr="00B47363">
        <w:trPr>
          <w:trHeight w:val="300"/>
          <w:ins w:id="2607" w:author="Isha Gupta" w:date="2017-05-18T11:54:00Z"/>
        </w:trPr>
        <w:tc>
          <w:tcPr>
            <w:tcW w:w="626" w:type="dxa"/>
            <w:tcBorders>
              <w:top w:val="single" w:sz="4" w:space="0" w:color="auto"/>
              <w:left w:val="single" w:sz="4" w:space="0" w:color="auto"/>
              <w:bottom w:val="single" w:sz="4" w:space="0" w:color="auto"/>
              <w:right w:val="single" w:sz="4" w:space="0" w:color="auto"/>
            </w:tcBorders>
            <w:shd w:val="clear" w:color="auto" w:fill="auto"/>
            <w:noWrap/>
          </w:tcPr>
          <w:p w14:paraId="4B023BB7" w14:textId="77777777" w:rsidR="00B16C9D" w:rsidRPr="00316505" w:rsidRDefault="00B16C9D" w:rsidP="00B47363">
            <w:pPr>
              <w:spacing w:after="0" w:line="240" w:lineRule="auto"/>
              <w:rPr>
                <w:ins w:id="2608" w:author="Isha Gupta" w:date="2017-05-18T11:54:00Z"/>
              </w:rPr>
            </w:pPr>
          </w:p>
        </w:tc>
        <w:tc>
          <w:tcPr>
            <w:tcW w:w="3150" w:type="dxa"/>
            <w:tcBorders>
              <w:top w:val="single" w:sz="4" w:space="0" w:color="auto"/>
              <w:left w:val="nil"/>
              <w:bottom w:val="single" w:sz="4" w:space="0" w:color="auto"/>
              <w:right w:val="single" w:sz="4" w:space="0" w:color="auto"/>
            </w:tcBorders>
            <w:shd w:val="clear" w:color="auto" w:fill="auto"/>
          </w:tcPr>
          <w:p w14:paraId="2FB9B7DE" w14:textId="77777777" w:rsidR="00B16C9D" w:rsidRPr="003D4609" w:rsidRDefault="00B16C9D" w:rsidP="003D4609">
            <w:pPr>
              <w:pStyle w:val="BodyText"/>
              <w:rPr>
                <w:ins w:id="2609" w:author="Isha Gupta" w:date="2017-05-18T11:54:00Z"/>
                <w:lang w:val="en-US" w:eastAsia="ja-JP"/>
                <w:rPrChange w:id="2610" w:author="Isha Gupta" w:date="2017-05-18T11:54:00Z">
                  <w:rPr>
                    <w:ins w:id="2611" w:author="Isha Gupta" w:date="2017-05-18T11:54:00Z"/>
                  </w:rPr>
                </w:rPrChange>
              </w:rPr>
              <w:pPrChange w:id="2612" w:author="Isha Gupta" w:date="2017-05-18T11:54:00Z">
                <w:pPr>
                  <w:spacing w:after="0" w:line="240" w:lineRule="auto"/>
                </w:pPr>
              </w:pPrChange>
            </w:pPr>
            <w:ins w:id="2613" w:author="Isha Gupta" w:date="2017-05-18T11:54:00Z">
              <w:r w:rsidRPr="003D4609">
                <w:rPr>
                  <w:lang w:val="en-US" w:eastAsia="ja-JP"/>
                  <w:rPrChange w:id="2614" w:author="Isha Gupta" w:date="2017-05-18T11:54:00Z">
                    <w:rPr/>
                  </w:rPrChange>
                </w:rPr>
                <w:t>Database</w:t>
              </w:r>
            </w:ins>
          </w:p>
        </w:tc>
        <w:tc>
          <w:tcPr>
            <w:tcW w:w="4744" w:type="dxa"/>
            <w:tcBorders>
              <w:top w:val="single" w:sz="4" w:space="0" w:color="auto"/>
              <w:left w:val="nil"/>
              <w:bottom w:val="single" w:sz="4" w:space="0" w:color="auto"/>
              <w:right w:val="single" w:sz="4" w:space="0" w:color="auto"/>
            </w:tcBorders>
            <w:shd w:val="clear" w:color="auto" w:fill="auto"/>
          </w:tcPr>
          <w:p w14:paraId="02CF9811" w14:textId="0E598703" w:rsidR="00B16C9D" w:rsidRPr="003D4609" w:rsidRDefault="003D4609" w:rsidP="003D4609">
            <w:pPr>
              <w:pStyle w:val="BodyText"/>
              <w:rPr>
                <w:ins w:id="2615" w:author="Isha Gupta" w:date="2017-05-18T11:54:00Z"/>
                <w:lang w:val="en-US" w:eastAsia="ja-JP"/>
                <w:rPrChange w:id="2616" w:author="Isha Gupta" w:date="2017-05-18T11:54:00Z">
                  <w:rPr>
                    <w:ins w:id="2617" w:author="Isha Gupta" w:date="2017-05-18T11:54:00Z"/>
                  </w:rPr>
                </w:rPrChange>
              </w:rPr>
              <w:pPrChange w:id="2618" w:author="Isha Gupta" w:date="2017-05-18T11:54:00Z">
                <w:pPr>
                  <w:pStyle w:val="ListParagraph"/>
                  <w:numPr>
                    <w:numId w:val="44"/>
                  </w:numPr>
                  <w:spacing w:after="0" w:line="240" w:lineRule="auto"/>
                  <w:ind w:hanging="360"/>
                  <w:jc w:val="left"/>
                </w:pPr>
              </w:pPrChange>
            </w:pPr>
            <w:ins w:id="2619" w:author="Isha Gupta" w:date="2017-05-18T11:55:00Z">
              <w:r>
                <w:rPr>
                  <w:lang w:val="en-US" w:eastAsia="ja-JP"/>
                </w:rPr>
                <w:t>SQL Server 2008</w:t>
              </w:r>
            </w:ins>
          </w:p>
        </w:tc>
      </w:tr>
      <w:tr w:rsidR="00B16C9D" w:rsidRPr="00316505" w14:paraId="47648140" w14:textId="77777777" w:rsidTr="00B47363">
        <w:trPr>
          <w:trHeight w:val="300"/>
          <w:ins w:id="2620" w:author="Isha Gupta" w:date="2017-05-18T11:54:00Z"/>
        </w:trPr>
        <w:tc>
          <w:tcPr>
            <w:tcW w:w="626" w:type="dxa"/>
            <w:tcBorders>
              <w:top w:val="single" w:sz="4" w:space="0" w:color="auto"/>
              <w:left w:val="single" w:sz="4" w:space="0" w:color="auto"/>
              <w:bottom w:val="single" w:sz="4" w:space="0" w:color="auto"/>
              <w:right w:val="single" w:sz="4" w:space="0" w:color="auto"/>
            </w:tcBorders>
            <w:shd w:val="clear" w:color="auto" w:fill="auto"/>
            <w:noWrap/>
          </w:tcPr>
          <w:p w14:paraId="4E05D0F8" w14:textId="77777777" w:rsidR="00B16C9D" w:rsidRPr="00316505" w:rsidRDefault="00B16C9D" w:rsidP="00B47363">
            <w:pPr>
              <w:spacing w:after="0" w:line="240" w:lineRule="auto"/>
              <w:rPr>
                <w:ins w:id="2621" w:author="Isha Gupta" w:date="2017-05-18T11:54:00Z"/>
              </w:rPr>
            </w:pPr>
          </w:p>
        </w:tc>
        <w:tc>
          <w:tcPr>
            <w:tcW w:w="3150" w:type="dxa"/>
            <w:tcBorders>
              <w:top w:val="single" w:sz="4" w:space="0" w:color="auto"/>
              <w:left w:val="nil"/>
              <w:bottom w:val="single" w:sz="4" w:space="0" w:color="auto"/>
              <w:right w:val="single" w:sz="4" w:space="0" w:color="auto"/>
            </w:tcBorders>
            <w:shd w:val="clear" w:color="auto" w:fill="auto"/>
          </w:tcPr>
          <w:p w14:paraId="502E9FC5" w14:textId="77777777" w:rsidR="00B16C9D" w:rsidRPr="003D4609" w:rsidRDefault="00B16C9D" w:rsidP="003D4609">
            <w:pPr>
              <w:pStyle w:val="BodyText"/>
              <w:rPr>
                <w:ins w:id="2622" w:author="Isha Gupta" w:date="2017-05-18T11:54:00Z"/>
                <w:lang w:val="en-US" w:eastAsia="ja-JP"/>
                <w:rPrChange w:id="2623" w:author="Isha Gupta" w:date="2017-05-18T11:54:00Z">
                  <w:rPr>
                    <w:ins w:id="2624" w:author="Isha Gupta" w:date="2017-05-18T11:54:00Z"/>
                  </w:rPr>
                </w:rPrChange>
              </w:rPr>
              <w:pPrChange w:id="2625" w:author="Isha Gupta" w:date="2017-05-18T11:54:00Z">
                <w:pPr>
                  <w:spacing w:after="0" w:line="240" w:lineRule="auto"/>
                </w:pPr>
              </w:pPrChange>
            </w:pPr>
            <w:ins w:id="2626" w:author="Isha Gupta" w:date="2017-05-18T11:54:00Z">
              <w:r w:rsidRPr="003D4609">
                <w:rPr>
                  <w:lang w:val="en-US" w:eastAsia="ja-JP"/>
                  <w:rPrChange w:id="2627" w:author="Isha Gupta" w:date="2017-05-18T11:54:00Z">
                    <w:rPr/>
                  </w:rPrChange>
                </w:rPr>
                <w:t>Application Hosting</w:t>
              </w:r>
            </w:ins>
          </w:p>
        </w:tc>
        <w:tc>
          <w:tcPr>
            <w:tcW w:w="4744" w:type="dxa"/>
            <w:tcBorders>
              <w:top w:val="single" w:sz="4" w:space="0" w:color="auto"/>
              <w:left w:val="nil"/>
              <w:bottom w:val="single" w:sz="4" w:space="0" w:color="auto"/>
              <w:right w:val="single" w:sz="4" w:space="0" w:color="auto"/>
            </w:tcBorders>
            <w:shd w:val="clear" w:color="auto" w:fill="auto"/>
          </w:tcPr>
          <w:p w14:paraId="27B43510" w14:textId="77777777" w:rsidR="00B16C9D" w:rsidRPr="003D4609" w:rsidRDefault="00B16C9D" w:rsidP="003D4609">
            <w:pPr>
              <w:pStyle w:val="BodyText"/>
              <w:rPr>
                <w:ins w:id="2628" w:author="Isha Gupta" w:date="2017-05-18T11:54:00Z"/>
                <w:lang w:val="en-US" w:eastAsia="ja-JP"/>
                <w:rPrChange w:id="2629" w:author="Isha Gupta" w:date="2017-05-18T11:54:00Z">
                  <w:rPr>
                    <w:ins w:id="2630" w:author="Isha Gupta" w:date="2017-05-18T11:54:00Z"/>
                  </w:rPr>
                </w:rPrChange>
              </w:rPr>
              <w:pPrChange w:id="2631" w:author="Isha Gupta" w:date="2017-05-18T11:54:00Z">
                <w:pPr>
                  <w:pStyle w:val="ListParagraph"/>
                  <w:numPr>
                    <w:numId w:val="44"/>
                  </w:numPr>
                  <w:spacing w:after="0" w:line="240" w:lineRule="auto"/>
                  <w:ind w:hanging="360"/>
                  <w:jc w:val="left"/>
                </w:pPr>
              </w:pPrChange>
            </w:pPr>
            <w:ins w:id="2632" w:author="Isha Gupta" w:date="2017-05-18T11:54:00Z">
              <w:r w:rsidRPr="003D4609">
                <w:rPr>
                  <w:lang w:val="en-US" w:eastAsia="ja-JP"/>
                  <w:rPrChange w:id="2633" w:author="Isha Gupta" w:date="2017-05-18T11:54:00Z">
                    <w:rPr/>
                  </w:rPrChange>
                </w:rPr>
                <w:t>IIS Server 7.5+ with Windows Server</w:t>
              </w:r>
            </w:ins>
          </w:p>
        </w:tc>
      </w:tr>
      <w:tr w:rsidR="00B16C9D" w:rsidRPr="00316505" w14:paraId="1E8E22DD" w14:textId="77777777" w:rsidTr="00B47363">
        <w:trPr>
          <w:trHeight w:val="300"/>
          <w:ins w:id="2634" w:author="Isha Gupta" w:date="2017-05-18T11:54:00Z"/>
        </w:trPr>
        <w:tc>
          <w:tcPr>
            <w:tcW w:w="626" w:type="dxa"/>
            <w:tcBorders>
              <w:top w:val="single" w:sz="4" w:space="0" w:color="auto"/>
              <w:left w:val="single" w:sz="4" w:space="0" w:color="auto"/>
              <w:bottom w:val="single" w:sz="4" w:space="0" w:color="auto"/>
              <w:right w:val="single" w:sz="4" w:space="0" w:color="auto"/>
            </w:tcBorders>
            <w:shd w:val="clear" w:color="auto" w:fill="auto"/>
            <w:noWrap/>
          </w:tcPr>
          <w:p w14:paraId="75BF574D" w14:textId="77777777" w:rsidR="00B16C9D" w:rsidRPr="00316505" w:rsidRDefault="00B16C9D" w:rsidP="00B47363">
            <w:pPr>
              <w:spacing w:after="0" w:line="240" w:lineRule="auto"/>
              <w:rPr>
                <w:ins w:id="2635" w:author="Isha Gupta" w:date="2017-05-18T11:54:00Z"/>
              </w:rPr>
            </w:pPr>
          </w:p>
        </w:tc>
        <w:tc>
          <w:tcPr>
            <w:tcW w:w="3150" w:type="dxa"/>
            <w:tcBorders>
              <w:top w:val="single" w:sz="4" w:space="0" w:color="auto"/>
              <w:left w:val="nil"/>
              <w:bottom w:val="single" w:sz="4" w:space="0" w:color="auto"/>
              <w:right w:val="single" w:sz="4" w:space="0" w:color="auto"/>
            </w:tcBorders>
            <w:shd w:val="clear" w:color="auto" w:fill="auto"/>
          </w:tcPr>
          <w:p w14:paraId="48852A1F" w14:textId="77777777" w:rsidR="00B16C9D" w:rsidRPr="003D4609" w:rsidRDefault="00B16C9D" w:rsidP="003D4609">
            <w:pPr>
              <w:pStyle w:val="BodyText"/>
              <w:rPr>
                <w:ins w:id="2636" w:author="Isha Gupta" w:date="2017-05-18T11:54:00Z"/>
                <w:lang w:val="en-US" w:eastAsia="ja-JP"/>
                <w:rPrChange w:id="2637" w:author="Isha Gupta" w:date="2017-05-18T11:54:00Z">
                  <w:rPr>
                    <w:ins w:id="2638" w:author="Isha Gupta" w:date="2017-05-18T11:54:00Z"/>
                  </w:rPr>
                </w:rPrChange>
              </w:rPr>
              <w:pPrChange w:id="2639" w:author="Isha Gupta" w:date="2017-05-18T11:54:00Z">
                <w:pPr>
                  <w:spacing w:after="0" w:line="240" w:lineRule="auto"/>
                </w:pPr>
              </w:pPrChange>
            </w:pPr>
            <w:ins w:id="2640" w:author="Isha Gupta" w:date="2017-05-18T11:54:00Z">
              <w:r w:rsidRPr="003D4609">
                <w:rPr>
                  <w:lang w:val="en-US" w:eastAsia="ja-JP"/>
                  <w:rPrChange w:id="2641" w:author="Isha Gupta" w:date="2017-05-18T11:54:00Z">
                    <w:rPr/>
                  </w:rPrChange>
                </w:rPr>
                <w:t>Reporting</w:t>
              </w:r>
            </w:ins>
          </w:p>
        </w:tc>
        <w:tc>
          <w:tcPr>
            <w:tcW w:w="4744" w:type="dxa"/>
            <w:tcBorders>
              <w:top w:val="single" w:sz="4" w:space="0" w:color="auto"/>
              <w:left w:val="nil"/>
              <w:bottom w:val="single" w:sz="4" w:space="0" w:color="auto"/>
              <w:right w:val="single" w:sz="4" w:space="0" w:color="auto"/>
            </w:tcBorders>
            <w:shd w:val="clear" w:color="auto" w:fill="auto"/>
          </w:tcPr>
          <w:p w14:paraId="37ADB88F" w14:textId="1A215D48" w:rsidR="00B16C9D" w:rsidRPr="003D4609" w:rsidRDefault="003D4609" w:rsidP="003D4609">
            <w:pPr>
              <w:pStyle w:val="BodyText"/>
              <w:rPr>
                <w:ins w:id="2642" w:author="Isha Gupta" w:date="2017-05-18T11:54:00Z"/>
                <w:lang w:val="en-US" w:eastAsia="ja-JP"/>
                <w:rPrChange w:id="2643" w:author="Isha Gupta" w:date="2017-05-18T11:54:00Z">
                  <w:rPr>
                    <w:ins w:id="2644" w:author="Isha Gupta" w:date="2017-05-18T11:54:00Z"/>
                  </w:rPr>
                </w:rPrChange>
              </w:rPr>
              <w:pPrChange w:id="2645" w:author="Isha Gupta" w:date="2017-05-18T11:54:00Z">
                <w:pPr>
                  <w:pStyle w:val="ListParagraph"/>
                  <w:numPr>
                    <w:numId w:val="44"/>
                  </w:numPr>
                  <w:spacing w:after="0" w:line="240" w:lineRule="auto"/>
                  <w:ind w:hanging="360"/>
                  <w:jc w:val="left"/>
                </w:pPr>
              </w:pPrChange>
            </w:pPr>
            <w:ins w:id="2646" w:author="Isha Gupta" w:date="2017-05-18T11:55:00Z">
              <w:r>
                <w:rPr>
                  <w:lang w:val="en-US" w:eastAsia="ja-JP"/>
                </w:rPr>
                <w:t xml:space="preserve">Any </w:t>
              </w:r>
            </w:ins>
            <w:ins w:id="2647" w:author="Isha Gupta" w:date="2017-05-18T11:54:00Z">
              <w:r w:rsidR="00B16C9D" w:rsidRPr="003D4609">
                <w:rPr>
                  <w:lang w:val="en-US" w:eastAsia="ja-JP"/>
                  <w:rPrChange w:id="2648" w:author="Isha Gupta" w:date="2017-05-18T11:54:00Z">
                    <w:rPr/>
                  </w:rPrChange>
                </w:rPr>
                <w:t>third party reports for quick turnaround time</w:t>
              </w:r>
            </w:ins>
            <w:ins w:id="2649" w:author="Isha Gupta" w:date="2017-05-18T11:55:00Z">
              <w:r>
                <w:rPr>
                  <w:lang w:val="en-US" w:eastAsia="ja-JP"/>
                </w:rPr>
                <w:t xml:space="preserve"> like </w:t>
              </w:r>
            </w:ins>
          </w:p>
        </w:tc>
      </w:tr>
      <w:tr w:rsidR="00B16C9D" w:rsidRPr="00316505" w14:paraId="1F2906BE" w14:textId="77777777" w:rsidTr="00B47363">
        <w:trPr>
          <w:trHeight w:val="300"/>
          <w:ins w:id="2650" w:author="Isha Gupta" w:date="2017-05-18T11:54:00Z"/>
        </w:trPr>
        <w:tc>
          <w:tcPr>
            <w:tcW w:w="626" w:type="dxa"/>
            <w:tcBorders>
              <w:top w:val="single" w:sz="4" w:space="0" w:color="auto"/>
              <w:left w:val="single" w:sz="4" w:space="0" w:color="auto"/>
              <w:bottom w:val="single" w:sz="4" w:space="0" w:color="auto"/>
              <w:right w:val="single" w:sz="4" w:space="0" w:color="auto"/>
            </w:tcBorders>
            <w:shd w:val="clear" w:color="auto" w:fill="auto"/>
            <w:noWrap/>
          </w:tcPr>
          <w:p w14:paraId="4DDC34C0" w14:textId="77777777" w:rsidR="00B16C9D" w:rsidRPr="00316505" w:rsidRDefault="00B16C9D" w:rsidP="00B47363">
            <w:pPr>
              <w:spacing w:after="0" w:line="240" w:lineRule="auto"/>
              <w:rPr>
                <w:ins w:id="2651" w:author="Isha Gupta" w:date="2017-05-18T11:54:00Z"/>
              </w:rPr>
            </w:pPr>
          </w:p>
        </w:tc>
        <w:tc>
          <w:tcPr>
            <w:tcW w:w="3150" w:type="dxa"/>
            <w:tcBorders>
              <w:top w:val="single" w:sz="4" w:space="0" w:color="auto"/>
              <w:left w:val="nil"/>
              <w:bottom w:val="single" w:sz="4" w:space="0" w:color="auto"/>
              <w:right w:val="single" w:sz="4" w:space="0" w:color="auto"/>
            </w:tcBorders>
            <w:shd w:val="clear" w:color="auto" w:fill="auto"/>
          </w:tcPr>
          <w:p w14:paraId="13E099FF" w14:textId="77777777" w:rsidR="00B16C9D" w:rsidRPr="003D4609" w:rsidRDefault="00B16C9D" w:rsidP="003D4609">
            <w:pPr>
              <w:pStyle w:val="BodyText"/>
              <w:rPr>
                <w:ins w:id="2652" w:author="Isha Gupta" w:date="2017-05-18T11:54:00Z"/>
                <w:lang w:val="en-US" w:eastAsia="ja-JP"/>
                <w:rPrChange w:id="2653" w:author="Isha Gupta" w:date="2017-05-18T11:54:00Z">
                  <w:rPr>
                    <w:ins w:id="2654" w:author="Isha Gupta" w:date="2017-05-18T11:54:00Z"/>
                  </w:rPr>
                </w:rPrChange>
              </w:rPr>
              <w:pPrChange w:id="2655" w:author="Isha Gupta" w:date="2017-05-18T11:54:00Z">
                <w:pPr>
                  <w:spacing w:after="0" w:line="240" w:lineRule="auto"/>
                </w:pPr>
              </w:pPrChange>
            </w:pPr>
            <w:ins w:id="2656" w:author="Isha Gupta" w:date="2017-05-18T11:54:00Z">
              <w:r w:rsidRPr="003D4609">
                <w:rPr>
                  <w:lang w:val="en-US" w:eastAsia="ja-JP"/>
                  <w:rPrChange w:id="2657" w:author="Isha Gupta" w:date="2017-05-18T11:54:00Z">
                    <w:rPr/>
                  </w:rPrChange>
                </w:rPr>
                <w:t>Continuous Integration</w:t>
              </w:r>
            </w:ins>
          </w:p>
        </w:tc>
        <w:tc>
          <w:tcPr>
            <w:tcW w:w="4744" w:type="dxa"/>
            <w:tcBorders>
              <w:top w:val="single" w:sz="4" w:space="0" w:color="auto"/>
              <w:left w:val="nil"/>
              <w:bottom w:val="single" w:sz="4" w:space="0" w:color="auto"/>
              <w:right w:val="single" w:sz="4" w:space="0" w:color="auto"/>
            </w:tcBorders>
            <w:shd w:val="clear" w:color="auto" w:fill="auto"/>
          </w:tcPr>
          <w:p w14:paraId="2A8082DC" w14:textId="20E88E86" w:rsidR="00B16C9D" w:rsidRPr="003D4609" w:rsidRDefault="003D4609" w:rsidP="003D4609">
            <w:pPr>
              <w:pStyle w:val="BodyText"/>
              <w:rPr>
                <w:ins w:id="2658" w:author="Isha Gupta" w:date="2017-05-18T11:54:00Z"/>
                <w:lang w:val="en-US" w:eastAsia="ja-JP"/>
                <w:rPrChange w:id="2659" w:author="Isha Gupta" w:date="2017-05-18T11:54:00Z">
                  <w:rPr>
                    <w:ins w:id="2660" w:author="Isha Gupta" w:date="2017-05-18T11:54:00Z"/>
                  </w:rPr>
                </w:rPrChange>
              </w:rPr>
              <w:pPrChange w:id="2661" w:author="Isha Gupta" w:date="2017-05-18T11:54:00Z">
                <w:pPr>
                  <w:pStyle w:val="ListParagraph"/>
                  <w:numPr>
                    <w:numId w:val="44"/>
                  </w:numPr>
                  <w:spacing w:after="0" w:line="240" w:lineRule="auto"/>
                  <w:ind w:hanging="360"/>
                  <w:jc w:val="left"/>
                </w:pPr>
              </w:pPrChange>
            </w:pPr>
            <w:ins w:id="2662" w:author="Isha Gupta" w:date="2017-05-18T11:55:00Z">
              <w:r>
                <w:rPr>
                  <w:lang w:val="en-US" w:eastAsia="ja-JP"/>
                </w:rPr>
                <w:t>Jenkins</w:t>
              </w:r>
            </w:ins>
            <w:ins w:id="2663" w:author="Isha Gupta" w:date="2017-05-18T11:54:00Z">
              <w:r w:rsidR="00B16C9D" w:rsidRPr="003D4609">
                <w:rPr>
                  <w:lang w:val="en-US" w:eastAsia="ja-JP"/>
                  <w:rPrChange w:id="2664" w:author="Isha Gupta" w:date="2017-05-18T11:54:00Z">
                    <w:rPr/>
                  </w:rPrChange>
                </w:rPr>
                <w:t xml:space="preserve"> can be used for continuous integration</w:t>
              </w:r>
            </w:ins>
          </w:p>
        </w:tc>
      </w:tr>
      <w:tr w:rsidR="00B16C9D" w:rsidRPr="00316505" w14:paraId="7A5A002C" w14:textId="77777777" w:rsidTr="00B47363">
        <w:trPr>
          <w:trHeight w:val="300"/>
          <w:ins w:id="2665" w:author="Isha Gupta" w:date="2017-05-18T11:54:00Z"/>
        </w:trPr>
        <w:tc>
          <w:tcPr>
            <w:tcW w:w="626" w:type="dxa"/>
            <w:tcBorders>
              <w:top w:val="single" w:sz="4" w:space="0" w:color="auto"/>
              <w:left w:val="single" w:sz="4" w:space="0" w:color="auto"/>
              <w:bottom w:val="single" w:sz="4" w:space="0" w:color="auto"/>
              <w:right w:val="single" w:sz="4" w:space="0" w:color="auto"/>
            </w:tcBorders>
            <w:shd w:val="clear" w:color="auto" w:fill="auto"/>
            <w:noWrap/>
          </w:tcPr>
          <w:p w14:paraId="03F4722E" w14:textId="77777777" w:rsidR="00B16C9D" w:rsidRPr="00316505" w:rsidRDefault="00B16C9D" w:rsidP="00B47363">
            <w:pPr>
              <w:spacing w:after="0" w:line="240" w:lineRule="auto"/>
              <w:rPr>
                <w:ins w:id="2666" w:author="Isha Gupta" w:date="2017-05-18T11:54:00Z"/>
              </w:rPr>
            </w:pPr>
          </w:p>
        </w:tc>
        <w:tc>
          <w:tcPr>
            <w:tcW w:w="3150" w:type="dxa"/>
            <w:tcBorders>
              <w:top w:val="single" w:sz="4" w:space="0" w:color="auto"/>
              <w:left w:val="nil"/>
              <w:bottom w:val="single" w:sz="4" w:space="0" w:color="auto"/>
              <w:right w:val="single" w:sz="4" w:space="0" w:color="auto"/>
            </w:tcBorders>
            <w:shd w:val="clear" w:color="auto" w:fill="auto"/>
          </w:tcPr>
          <w:p w14:paraId="53CD094E" w14:textId="77777777" w:rsidR="00B16C9D" w:rsidRPr="003D4609" w:rsidRDefault="00B16C9D" w:rsidP="003D4609">
            <w:pPr>
              <w:pStyle w:val="BodyText"/>
              <w:rPr>
                <w:ins w:id="2667" w:author="Isha Gupta" w:date="2017-05-18T11:54:00Z"/>
                <w:lang w:val="en-US" w:eastAsia="ja-JP"/>
                <w:rPrChange w:id="2668" w:author="Isha Gupta" w:date="2017-05-18T11:54:00Z">
                  <w:rPr>
                    <w:ins w:id="2669" w:author="Isha Gupta" w:date="2017-05-18T11:54:00Z"/>
                  </w:rPr>
                </w:rPrChange>
              </w:rPr>
              <w:pPrChange w:id="2670" w:author="Isha Gupta" w:date="2017-05-18T11:54:00Z">
                <w:pPr>
                  <w:spacing w:after="0" w:line="240" w:lineRule="auto"/>
                </w:pPr>
              </w:pPrChange>
            </w:pPr>
            <w:ins w:id="2671" w:author="Isha Gupta" w:date="2017-05-18T11:54:00Z">
              <w:r w:rsidRPr="003D4609">
                <w:rPr>
                  <w:lang w:val="en-US" w:eastAsia="ja-JP"/>
                  <w:rPrChange w:id="2672" w:author="Isha Gupta" w:date="2017-05-18T11:54:00Z">
                    <w:rPr/>
                  </w:rPrChange>
                </w:rPr>
                <w:t>Repository</w:t>
              </w:r>
            </w:ins>
          </w:p>
        </w:tc>
        <w:tc>
          <w:tcPr>
            <w:tcW w:w="4744" w:type="dxa"/>
            <w:tcBorders>
              <w:top w:val="single" w:sz="4" w:space="0" w:color="auto"/>
              <w:left w:val="nil"/>
              <w:bottom w:val="single" w:sz="4" w:space="0" w:color="auto"/>
              <w:right w:val="single" w:sz="4" w:space="0" w:color="auto"/>
            </w:tcBorders>
            <w:shd w:val="clear" w:color="auto" w:fill="auto"/>
          </w:tcPr>
          <w:p w14:paraId="7BEAD0D2" w14:textId="420EF7E6" w:rsidR="00B16C9D" w:rsidRPr="003D4609" w:rsidRDefault="003D4609" w:rsidP="003D4609">
            <w:pPr>
              <w:pStyle w:val="BodyText"/>
              <w:rPr>
                <w:ins w:id="2673" w:author="Isha Gupta" w:date="2017-05-18T11:54:00Z"/>
                <w:lang w:val="en-US" w:eastAsia="ja-JP"/>
                <w:rPrChange w:id="2674" w:author="Isha Gupta" w:date="2017-05-18T11:54:00Z">
                  <w:rPr>
                    <w:ins w:id="2675" w:author="Isha Gupta" w:date="2017-05-18T11:54:00Z"/>
                  </w:rPr>
                </w:rPrChange>
              </w:rPr>
              <w:pPrChange w:id="2676" w:author="Isha Gupta" w:date="2017-05-18T11:54:00Z">
                <w:pPr>
                  <w:pStyle w:val="ListParagraph"/>
                  <w:numPr>
                    <w:numId w:val="44"/>
                  </w:numPr>
                  <w:spacing w:after="0" w:line="240" w:lineRule="auto"/>
                  <w:ind w:hanging="360"/>
                  <w:jc w:val="left"/>
                </w:pPr>
              </w:pPrChange>
            </w:pPr>
            <w:ins w:id="2677" w:author="Isha Gupta" w:date="2017-05-18T11:56:00Z">
              <w:r>
                <w:rPr>
                  <w:lang w:val="en-US" w:eastAsia="ja-JP"/>
                </w:rPr>
                <w:t>Github</w:t>
              </w:r>
            </w:ins>
            <w:ins w:id="2678" w:author="Isha Gupta" w:date="2017-05-18T11:54:00Z">
              <w:r w:rsidR="00B16C9D" w:rsidRPr="003D4609">
                <w:rPr>
                  <w:lang w:val="en-US" w:eastAsia="ja-JP"/>
                  <w:rPrChange w:id="2679" w:author="Isha Gupta" w:date="2017-05-18T11:54:00Z">
                    <w:rPr/>
                  </w:rPrChange>
                </w:rPr>
                <w:t xml:space="preserve"> </w:t>
              </w:r>
            </w:ins>
          </w:p>
        </w:tc>
      </w:tr>
      <w:tr w:rsidR="003D4609" w:rsidRPr="00316505" w14:paraId="27ED23AD" w14:textId="77777777" w:rsidTr="00B47363">
        <w:trPr>
          <w:trHeight w:val="300"/>
          <w:ins w:id="2680" w:author="Isha Gupta" w:date="2017-05-18T11:56:00Z"/>
        </w:trPr>
        <w:tc>
          <w:tcPr>
            <w:tcW w:w="626" w:type="dxa"/>
            <w:tcBorders>
              <w:top w:val="single" w:sz="4" w:space="0" w:color="auto"/>
              <w:left w:val="single" w:sz="4" w:space="0" w:color="auto"/>
              <w:bottom w:val="single" w:sz="4" w:space="0" w:color="auto"/>
              <w:right w:val="single" w:sz="4" w:space="0" w:color="auto"/>
            </w:tcBorders>
            <w:shd w:val="clear" w:color="auto" w:fill="auto"/>
            <w:noWrap/>
          </w:tcPr>
          <w:p w14:paraId="11E578D7" w14:textId="77777777" w:rsidR="003D4609" w:rsidRPr="00316505" w:rsidRDefault="003D4609" w:rsidP="00B47363">
            <w:pPr>
              <w:spacing w:after="0" w:line="240" w:lineRule="auto"/>
              <w:rPr>
                <w:ins w:id="2681" w:author="Isha Gupta" w:date="2017-05-18T11:56:00Z"/>
              </w:rPr>
            </w:pPr>
          </w:p>
        </w:tc>
        <w:tc>
          <w:tcPr>
            <w:tcW w:w="3150" w:type="dxa"/>
            <w:tcBorders>
              <w:top w:val="single" w:sz="4" w:space="0" w:color="auto"/>
              <w:left w:val="nil"/>
              <w:bottom w:val="single" w:sz="4" w:space="0" w:color="auto"/>
              <w:right w:val="single" w:sz="4" w:space="0" w:color="auto"/>
            </w:tcBorders>
            <w:shd w:val="clear" w:color="auto" w:fill="auto"/>
          </w:tcPr>
          <w:p w14:paraId="2B598515" w14:textId="382B9876" w:rsidR="003D4609" w:rsidRPr="003D4609" w:rsidRDefault="003D4609" w:rsidP="003D4609">
            <w:pPr>
              <w:pStyle w:val="BodyText"/>
              <w:rPr>
                <w:ins w:id="2682" w:author="Isha Gupta" w:date="2017-05-18T11:56:00Z"/>
                <w:lang w:val="en-US" w:eastAsia="ja-JP"/>
              </w:rPr>
            </w:pPr>
            <w:ins w:id="2683" w:author="Isha Gupta" w:date="2017-05-18T11:57:00Z">
              <w:r>
                <w:rPr>
                  <w:lang w:val="en-US" w:eastAsia="ja-JP"/>
                </w:rPr>
                <w:t>For continuous code quality</w:t>
              </w:r>
            </w:ins>
          </w:p>
        </w:tc>
        <w:tc>
          <w:tcPr>
            <w:tcW w:w="4744" w:type="dxa"/>
            <w:tcBorders>
              <w:top w:val="single" w:sz="4" w:space="0" w:color="auto"/>
              <w:left w:val="nil"/>
              <w:bottom w:val="single" w:sz="4" w:space="0" w:color="auto"/>
              <w:right w:val="single" w:sz="4" w:space="0" w:color="auto"/>
            </w:tcBorders>
            <w:shd w:val="clear" w:color="auto" w:fill="auto"/>
          </w:tcPr>
          <w:p w14:paraId="24533A37" w14:textId="51EA7DA2" w:rsidR="003D4609" w:rsidRDefault="003D4609" w:rsidP="003D4609">
            <w:pPr>
              <w:pStyle w:val="BodyText"/>
              <w:rPr>
                <w:ins w:id="2684" w:author="Isha Gupta" w:date="2017-05-18T11:56:00Z"/>
                <w:lang w:val="en-US" w:eastAsia="ja-JP"/>
              </w:rPr>
            </w:pPr>
            <w:ins w:id="2685" w:author="Isha Gupta" w:date="2017-05-18T11:57:00Z">
              <w:r>
                <w:rPr>
                  <w:lang w:val="en-US" w:eastAsia="ja-JP"/>
                </w:rPr>
                <w:t>Sonarqube</w:t>
              </w:r>
            </w:ins>
          </w:p>
        </w:tc>
      </w:tr>
      <w:tr w:rsidR="00C179BA" w:rsidRPr="00316505" w14:paraId="449A5D8B" w14:textId="77777777" w:rsidTr="00B47363">
        <w:trPr>
          <w:trHeight w:val="300"/>
          <w:ins w:id="2686" w:author="Isha Gupta" w:date="2017-05-18T11:58:00Z"/>
        </w:trPr>
        <w:tc>
          <w:tcPr>
            <w:tcW w:w="626" w:type="dxa"/>
            <w:tcBorders>
              <w:top w:val="single" w:sz="4" w:space="0" w:color="auto"/>
              <w:left w:val="single" w:sz="4" w:space="0" w:color="auto"/>
              <w:bottom w:val="single" w:sz="4" w:space="0" w:color="auto"/>
              <w:right w:val="single" w:sz="4" w:space="0" w:color="auto"/>
            </w:tcBorders>
            <w:shd w:val="clear" w:color="auto" w:fill="auto"/>
            <w:noWrap/>
          </w:tcPr>
          <w:p w14:paraId="5FB8DABD" w14:textId="77777777" w:rsidR="00C179BA" w:rsidRPr="00316505" w:rsidRDefault="00C179BA" w:rsidP="00B47363">
            <w:pPr>
              <w:spacing w:after="0" w:line="240" w:lineRule="auto"/>
              <w:rPr>
                <w:ins w:id="2687" w:author="Isha Gupta" w:date="2017-05-18T11:58:00Z"/>
              </w:rPr>
            </w:pPr>
          </w:p>
        </w:tc>
        <w:tc>
          <w:tcPr>
            <w:tcW w:w="3150" w:type="dxa"/>
            <w:tcBorders>
              <w:top w:val="single" w:sz="4" w:space="0" w:color="auto"/>
              <w:left w:val="nil"/>
              <w:bottom w:val="single" w:sz="4" w:space="0" w:color="auto"/>
              <w:right w:val="single" w:sz="4" w:space="0" w:color="auto"/>
            </w:tcBorders>
            <w:shd w:val="clear" w:color="auto" w:fill="auto"/>
          </w:tcPr>
          <w:p w14:paraId="51AC786C" w14:textId="53950DCF" w:rsidR="00C179BA" w:rsidRDefault="00C179BA" w:rsidP="003D4609">
            <w:pPr>
              <w:pStyle w:val="BodyText"/>
              <w:rPr>
                <w:ins w:id="2688" w:author="Isha Gupta" w:date="2017-05-18T11:58:00Z"/>
                <w:lang w:val="en-US" w:eastAsia="ja-JP"/>
              </w:rPr>
            </w:pPr>
            <w:ins w:id="2689" w:author="Isha Gupta" w:date="2017-05-18T11:58:00Z">
              <w:r>
                <w:rPr>
                  <w:lang w:val="en-US" w:eastAsia="ja-JP"/>
                </w:rPr>
                <w:t>Minification &amp; bundling of scripts</w:t>
              </w:r>
            </w:ins>
          </w:p>
        </w:tc>
        <w:tc>
          <w:tcPr>
            <w:tcW w:w="4744" w:type="dxa"/>
            <w:tcBorders>
              <w:top w:val="single" w:sz="4" w:space="0" w:color="auto"/>
              <w:left w:val="nil"/>
              <w:bottom w:val="single" w:sz="4" w:space="0" w:color="auto"/>
              <w:right w:val="single" w:sz="4" w:space="0" w:color="auto"/>
            </w:tcBorders>
            <w:shd w:val="clear" w:color="auto" w:fill="auto"/>
          </w:tcPr>
          <w:p w14:paraId="6094B96C" w14:textId="14A2DA7F" w:rsidR="00C179BA" w:rsidRDefault="00C179BA" w:rsidP="003D4609">
            <w:pPr>
              <w:pStyle w:val="BodyText"/>
              <w:rPr>
                <w:ins w:id="2690" w:author="Isha Gupta" w:date="2017-05-18T11:58:00Z"/>
                <w:lang w:val="en-US" w:eastAsia="ja-JP"/>
              </w:rPr>
            </w:pPr>
            <w:ins w:id="2691" w:author="Isha Gupta" w:date="2017-05-18T11:58:00Z">
              <w:r>
                <w:rPr>
                  <w:lang w:val="en-US" w:eastAsia="ja-JP"/>
                </w:rPr>
                <w:t>Gulp</w:t>
              </w:r>
            </w:ins>
          </w:p>
        </w:tc>
      </w:tr>
    </w:tbl>
    <w:p w14:paraId="3AAFB1AA" w14:textId="77777777" w:rsidR="00B16C9D" w:rsidRPr="00B16C9D" w:rsidRDefault="00B16C9D" w:rsidP="00B16C9D">
      <w:pPr>
        <w:pStyle w:val="BodyText"/>
        <w:rPr>
          <w:ins w:id="2692" w:author="Isha Gupta" w:date="2017-05-18T11:50:00Z"/>
          <w:lang w:val="en-US" w:eastAsia="ja-JP"/>
          <w:rPrChange w:id="2693" w:author="Isha Gupta" w:date="2017-05-18T11:54:00Z">
            <w:rPr>
              <w:ins w:id="2694" w:author="Isha Gupta" w:date="2017-05-18T11:50:00Z"/>
            </w:rPr>
          </w:rPrChange>
        </w:rPr>
        <w:pPrChange w:id="2695" w:author="Isha Gupta" w:date="2017-05-18T11:54:00Z">
          <w:pPr>
            <w:pStyle w:val="Heading1"/>
          </w:pPr>
        </w:pPrChange>
      </w:pPr>
    </w:p>
    <w:p w14:paraId="25DCF125" w14:textId="11BD779C" w:rsidR="00106186" w:rsidRDefault="00106186" w:rsidP="00106186">
      <w:pPr>
        <w:pStyle w:val="Heading1"/>
      </w:pPr>
      <w:r>
        <w:lastRenderedPageBreak/>
        <w:t>Solution Maintenance Tips and Caveats</w:t>
      </w:r>
      <w:bookmarkEnd w:id="1923"/>
    </w:p>
    <w:p w14:paraId="281BE1B9" w14:textId="7396DE2D" w:rsidR="00106186" w:rsidRPr="00B16E93" w:rsidDel="001324D5" w:rsidRDefault="00106186" w:rsidP="00106186">
      <w:pPr>
        <w:pStyle w:val="BodyText"/>
        <w:rPr>
          <w:del w:id="2696" w:author="Isha Gupta" w:date="2017-05-17T19:31:00Z"/>
          <w:lang w:val="en-US" w:eastAsia="ja-JP"/>
        </w:rPr>
      </w:pPr>
      <w:del w:id="2697" w:author="Isha Gupta" w:date="2017-05-17T19:31:00Z">
        <w:r w:rsidDel="001324D5">
          <w:rPr>
            <w:lang w:val="en-US" w:eastAsia="ja-JP"/>
          </w:rPr>
          <w:delText>[todo]</w:delText>
        </w:r>
      </w:del>
    </w:p>
    <w:p w14:paraId="50AF4269" w14:textId="77777777" w:rsidR="00106186" w:rsidRDefault="00106186" w:rsidP="00106186">
      <w:pPr>
        <w:pStyle w:val="Heading2"/>
      </w:pPr>
      <w:bookmarkStart w:id="2698" w:name="_Toc482009652"/>
      <w:r>
        <w:t>What to do to add a new module?</w:t>
      </w:r>
      <w:bookmarkEnd w:id="2698"/>
    </w:p>
    <w:p w14:paraId="6E938591" w14:textId="21788110" w:rsidR="00106186" w:rsidRPr="00B16E93" w:rsidRDefault="001324D5" w:rsidP="00106186">
      <w:pPr>
        <w:pStyle w:val="BodyText"/>
        <w:rPr>
          <w:lang w:val="en-US" w:eastAsia="ja-JP"/>
        </w:rPr>
      </w:pPr>
      <w:ins w:id="2699" w:author="Isha Gupta" w:date="2017-05-17T19:30:00Z">
        <w:r>
          <w:rPr>
            <w:lang w:val="en-US" w:eastAsia="ja-JP"/>
          </w:rPr>
          <w:t xml:space="preserve">Add the new module as a class library in the solution under the relevant solution folder based on what type of module </w:t>
        </w:r>
      </w:ins>
      <w:ins w:id="2700" w:author="Isha Gupta" w:date="2017-05-17T19:31:00Z">
        <w:r>
          <w:rPr>
            <w:lang w:val="en-US" w:eastAsia="ja-JP"/>
          </w:rPr>
          <w:t xml:space="preserve">is being added the project. </w:t>
        </w:r>
      </w:ins>
      <w:ins w:id="2701" w:author="Isha Gupta" w:date="2017-05-17T19:30:00Z">
        <w:r>
          <w:rPr>
            <w:lang w:val="en-US" w:eastAsia="ja-JP"/>
          </w:rPr>
          <w:t xml:space="preserve">Add it to the Unity container instance in Unity.Config file which is under App_Start folder in the Service Layer object. </w:t>
        </w:r>
      </w:ins>
      <w:del w:id="2702" w:author="Isha Gupta" w:date="2017-05-16T14:30:00Z">
        <w:r w:rsidR="00106186" w:rsidDel="00FC1EFB">
          <w:rPr>
            <w:lang w:val="en-US" w:eastAsia="ja-JP"/>
          </w:rPr>
          <w:delText>[todo</w:delText>
        </w:r>
      </w:del>
      <w:ins w:id="2703" w:author="Isha Gupta" w:date="2017-05-17T19:32:00Z">
        <w:r>
          <w:rPr>
            <w:lang w:val="en-US" w:eastAsia="ja-JP"/>
          </w:rPr>
          <w:t xml:space="preserve">This is important so that </w:t>
        </w:r>
      </w:ins>
      <w:del w:id="2704" w:author="Isha Gupta" w:date="2017-05-16T14:30:00Z">
        <w:r w:rsidR="00106186" w:rsidDel="00FC1EFB">
          <w:rPr>
            <w:lang w:val="en-US" w:eastAsia="ja-JP"/>
          </w:rPr>
          <w:delText>]</w:delText>
        </w:r>
      </w:del>
    </w:p>
    <w:p w14:paraId="2C77FA32" w14:textId="77777777" w:rsidR="00106186" w:rsidRDefault="00106186" w:rsidP="00106186">
      <w:pPr>
        <w:pStyle w:val="Heading2"/>
      </w:pPr>
      <w:bookmarkStart w:id="2705" w:name="_Toc482009653"/>
      <w:r>
        <w:t>What to do to run application in debug mode?</w:t>
      </w:r>
      <w:bookmarkEnd w:id="2705"/>
    </w:p>
    <w:p w14:paraId="11C62702" w14:textId="6D3E20E2" w:rsidR="00106186" w:rsidRPr="00B16E93" w:rsidRDefault="001324D5" w:rsidP="00106186">
      <w:pPr>
        <w:pStyle w:val="BodyText"/>
        <w:rPr>
          <w:lang w:val="en-US" w:eastAsia="ja-JP"/>
        </w:rPr>
      </w:pPr>
      <w:ins w:id="2706" w:author="Isha Gupta" w:date="2017-05-17T19:29:00Z">
        <w:r>
          <w:rPr>
            <w:lang w:val="en-US" w:eastAsia="ja-JP"/>
          </w:rPr>
          <w:t xml:space="preserve">Service layer project should be </w:t>
        </w:r>
      </w:ins>
      <w:del w:id="2707" w:author="Isha Gupta" w:date="2017-05-17T19:29:00Z">
        <w:r w:rsidR="00106186" w:rsidDel="001324D5">
          <w:rPr>
            <w:lang w:val="en-US" w:eastAsia="ja-JP"/>
          </w:rPr>
          <w:delText>[todo]</w:delText>
        </w:r>
      </w:del>
      <w:ins w:id="2708" w:author="Isha Gupta" w:date="2017-05-17T19:30:00Z">
        <w:r>
          <w:rPr>
            <w:lang w:val="en-US" w:eastAsia="ja-JP"/>
          </w:rPr>
          <w:t>start up project and run the application from visual studio.</w:t>
        </w:r>
      </w:ins>
    </w:p>
    <w:p w14:paraId="79D33F34" w14:textId="13069FAC" w:rsidR="00106186" w:rsidRPr="00106186" w:rsidDel="00FC1EFB" w:rsidRDefault="00106186" w:rsidP="00106186">
      <w:pPr>
        <w:pStyle w:val="Heading2"/>
        <w:rPr>
          <w:del w:id="2709" w:author="Isha Gupta" w:date="2017-05-16T14:30:00Z"/>
        </w:rPr>
      </w:pPr>
      <w:bookmarkStart w:id="2710" w:name="_Toc482009654"/>
      <w:del w:id="2711" w:author="Isha Gupta" w:date="2017-05-16T14:30:00Z">
        <w:r w:rsidDel="00FC1EFB">
          <w:delText>……</w:delText>
        </w:r>
        <w:bookmarkEnd w:id="2710"/>
      </w:del>
    </w:p>
    <w:p w14:paraId="382CB909" w14:textId="77777777" w:rsidR="00B16E93" w:rsidRPr="00B16E93" w:rsidRDefault="00B16E93" w:rsidP="00B16E93">
      <w:pPr>
        <w:pStyle w:val="BodyText"/>
        <w:rPr>
          <w:lang w:val="en-US" w:eastAsia="ja-JP"/>
        </w:rPr>
      </w:pPr>
    </w:p>
    <w:p w14:paraId="26C34D96" w14:textId="77777777" w:rsidR="00624DD3" w:rsidRPr="00624DD3" w:rsidRDefault="00624DD3" w:rsidP="00624DD3">
      <w:pPr>
        <w:pStyle w:val="BodyText"/>
        <w:rPr>
          <w:lang w:val="en-US" w:eastAsia="ja-JP"/>
        </w:rPr>
      </w:pPr>
    </w:p>
    <w:p w14:paraId="2D8439A0" w14:textId="77777777" w:rsidR="00FF7785" w:rsidRPr="00FF7785" w:rsidRDefault="00FF7785" w:rsidP="00FF7785">
      <w:pPr>
        <w:pStyle w:val="BodyText"/>
        <w:rPr>
          <w:lang w:val="en-US" w:eastAsia="ja-JP"/>
        </w:rPr>
      </w:pPr>
    </w:p>
    <w:p w14:paraId="44A38990" w14:textId="4CA51D8C" w:rsidR="00B41856" w:rsidRDefault="00B41856" w:rsidP="00764460">
      <w:pPr>
        <w:pStyle w:val="Heading1"/>
        <w:rPr>
          <w:ins w:id="2712" w:author="Isha Gupta" w:date="2017-05-18T12:26:00Z"/>
        </w:rPr>
      </w:pPr>
      <w:bookmarkStart w:id="2713" w:name="_Toc482009655"/>
      <w:r w:rsidRPr="00764460">
        <w:lastRenderedPageBreak/>
        <w:t>Glossary</w:t>
      </w:r>
      <w:bookmarkEnd w:id="2713"/>
    </w:p>
    <w:p w14:paraId="051749A3" w14:textId="77777777" w:rsidR="00AA2249" w:rsidRPr="00CE13A2" w:rsidRDefault="00AA2249" w:rsidP="00CE13A2">
      <w:pPr>
        <w:pStyle w:val="Heading2"/>
        <w:rPr>
          <w:ins w:id="2714" w:author="Isha Gupta" w:date="2017-05-18T12:26:00Z"/>
          <w:rPrChange w:id="2715" w:author="Isha Gupta" w:date="2017-05-18T12:26:00Z">
            <w:rPr>
              <w:ins w:id="2716" w:author="Isha Gupta" w:date="2017-05-18T12:26:00Z"/>
              <w:rFonts w:asciiTheme="minorHAnsi" w:hAnsiTheme="minorHAnsi"/>
            </w:rPr>
          </w:rPrChange>
        </w:rPr>
        <w:pPrChange w:id="2717" w:author="Isha Gupta" w:date="2017-05-18T12:26:00Z">
          <w:pPr>
            <w:pStyle w:val="Heading2"/>
            <w:spacing w:before="40" w:after="0" w:line="259" w:lineRule="auto"/>
          </w:pPr>
        </w:pPrChange>
      </w:pPr>
      <w:bookmarkStart w:id="2718" w:name="_Toc455781530"/>
      <w:ins w:id="2719" w:author="Isha Gupta" w:date="2017-05-18T12:26:00Z">
        <w:r w:rsidRPr="00CE13A2">
          <w:rPr>
            <w:rPrChange w:id="2720" w:author="Isha Gupta" w:date="2017-05-18T12:26:00Z">
              <w:rPr>
                <w:rFonts w:asciiTheme="minorHAnsi" w:hAnsiTheme="minorHAnsi"/>
              </w:rPr>
            </w:rPrChange>
          </w:rPr>
          <w:t>Requirements Traceability Matrix</w:t>
        </w:r>
        <w:bookmarkEnd w:id="2718"/>
      </w:ins>
    </w:p>
    <w:tbl>
      <w:tblPr>
        <w:tblStyle w:val="TableGrid"/>
        <w:tblW w:w="0" w:type="auto"/>
        <w:tblLook w:val="04A0" w:firstRow="1" w:lastRow="0" w:firstColumn="1" w:lastColumn="0" w:noHBand="0" w:noVBand="1"/>
      </w:tblPr>
      <w:tblGrid>
        <w:gridCol w:w="1001"/>
        <w:gridCol w:w="682"/>
        <w:gridCol w:w="1964"/>
        <w:gridCol w:w="2284"/>
        <w:gridCol w:w="3805"/>
      </w:tblGrid>
      <w:tr w:rsidR="005B2A22" w:rsidRPr="005B2A22" w14:paraId="716B82CB" w14:textId="77777777" w:rsidTr="005B2A22">
        <w:trPr>
          <w:trHeight w:val="285"/>
          <w:ins w:id="2721" w:author="Isha Gupta" w:date="2017-05-18T12:31:00Z"/>
        </w:trPr>
        <w:tc>
          <w:tcPr>
            <w:tcW w:w="1640" w:type="dxa"/>
            <w:hideMark/>
          </w:tcPr>
          <w:p w14:paraId="7506F945" w14:textId="77777777" w:rsidR="005B2A22" w:rsidRPr="005B2A22" w:rsidRDefault="005B2A22" w:rsidP="005B2A22">
            <w:pPr>
              <w:pStyle w:val="BodyText"/>
              <w:rPr>
                <w:ins w:id="2722" w:author="Isha Gupta" w:date="2017-05-18T12:31:00Z"/>
                <w:b/>
                <w:bCs/>
                <w:lang w:val="en-IN" w:eastAsia="ja-JP"/>
              </w:rPr>
            </w:pPr>
            <w:ins w:id="2723" w:author="Isha Gupta" w:date="2017-05-18T12:31:00Z">
              <w:r w:rsidRPr="005B2A22">
                <w:rPr>
                  <w:b/>
                  <w:bCs/>
                  <w:lang w:val="en-IN" w:eastAsia="ja-JP"/>
                </w:rPr>
                <w:t>Epic ID</w:t>
              </w:r>
            </w:ins>
          </w:p>
        </w:tc>
        <w:tc>
          <w:tcPr>
            <w:tcW w:w="980" w:type="dxa"/>
            <w:hideMark/>
          </w:tcPr>
          <w:p w14:paraId="2795B9B0" w14:textId="77777777" w:rsidR="005B2A22" w:rsidRPr="005B2A22" w:rsidRDefault="005B2A22" w:rsidP="005B2A22">
            <w:pPr>
              <w:pStyle w:val="BodyText"/>
              <w:rPr>
                <w:ins w:id="2724" w:author="Isha Gupta" w:date="2017-05-18T12:31:00Z"/>
                <w:b/>
                <w:bCs/>
                <w:lang w:val="en-IN" w:eastAsia="ja-JP"/>
              </w:rPr>
            </w:pPr>
            <w:ins w:id="2725" w:author="Isha Gupta" w:date="2017-05-18T12:31:00Z">
              <w:r w:rsidRPr="005B2A22">
                <w:rPr>
                  <w:b/>
                  <w:bCs/>
                  <w:lang w:val="en-IN" w:eastAsia="ja-JP"/>
                </w:rPr>
                <w:t>BR#</w:t>
              </w:r>
            </w:ins>
          </w:p>
        </w:tc>
        <w:tc>
          <w:tcPr>
            <w:tcW w:w="3520" w:type="dxa"/>
            <w:hideMark/>
          </w:tcPr>
          <w:p w14:paraId="360164E3" w14:textId="77777777" w:rsidR="005B2A22" w:rsidRPr="005B2A22" w:rsidRDefault="005B2A22" w:rsidP="005B2A22">
            <w:pPr>
              <w:pStyle w:val="BodyText"/>
              <w:rPr>
                <w:ins w:id="2726" w:author="Isha Gupta" w:date="2017-05-18T12:31:00Z"/>
                <w:b/>
                <w:bCs/>
                <w:lang w:val="en-IN" w:eastAsia="ja-JP"/>
              </w:rPr>
            </w:pPr>
            <w:ins w:id="2727" w:author="Isha Gupta" w:date="2017-05-18T12:31:00Z">
              <w:r w:rsidRPr="005B2A22">
                <w:rPr>
                  <w:b/>
                  <w:bCs/>
                  <w:lang w:val="en-IN" w:eastAsia="ja-JP"/>
                </w:rPr>
                <w:t>Module Name</w:t>
              </w:r>
            </w:ins>
          </w:p>
        </w:tc>
        <w:tc>
          <w:tcPr>
            <w:tcW w:w="4780" w:type="dxa"/>
            <w:hideMark/>
          </w:tcPr>
          <w:p w14:paraId="6E882B09" w14:textId="609BDBEB" w:rsidR="005B2A22" w:rsidRPr="005B2A22" w:rsidRDefault="005B2A22" w:rsidP="005B2A22">
            <w:pPr>
              <w:pStyle w:val="BodyText"/>
              <w:rPr>
                <w:ins w:id="2728" w:author="Isha Gupta" w:date="2017-05-18T12:31:00Z"/>
                <w:b/>
                <w:bCs/>
                <w:lang w:val="en-IN" w:eastAsia="ja-JP"/>
              </w:rPr>
            </w:pPr>
            <w:ins w:id="2729" w:author="Isha Gupta" w:date="2017-05-18T12:31:00Z">
              <w:r w:rsidRPr="005B2A22">
                <w:rPr>
                  <w:b/>
                  <w:bCs/>
                  <w:lang w:val="en-IN" w:eastAsia="ja-JP"/>
                </w:rPr>
                <w:t>UserType</w:t>
              </w:r>
              <w:r>
                <w:rPr>
                  <w:b/>
                  <w:bCs/>
                  <w:lang w:val="en-IN" w:eastAsia="ja-JP"/>
                </w:rPr>
                <w:t>/ Role</w:t>
              </w:r>
            </w:ins>
          </w:p>
        </w:tc>
        <w:tc>
          <w:tcPr>
            <w:tcW w:w="10240" w:type="dxa"/>
            <w:hideMark/>
          </w:tcPr>
          <w:p w14:paraId="78E7D88D" w14:textId="77777777" w:rsidR="005B2A22" w:rsidRPr="005B2A22" w:rsidRDefault="005B2A22" w:rsidP="005B2A22">
            <w:pPr>
              <w:pStyle w:val="BodyText"/>
              <w:rPr>
                <w:ins w:id="2730" w:author="Isha Gupta" w:date="2017-05-18T12:31:00Z"/>
                <w:b/>
                <w:bCs/>
                <w:lang w:val="en-IN" w:eastAsia="ja-JP"/>
              </w:rPr>
            </w:pPr>
            <w:ins w:id="2731" w:author="Isha Gupta" w:date="2017-05-18T12:31:00Z">
              <w:r w:rsidRPr="005B2A22">
                <w:rPr>
                  <w:b/>
                  <w:bCs/>
                  <w:lang w:val="en-IN" w:eastAsia="ja-JP"/>
                </w:rPr>
                <w:t>Description</w:t>
              </w:r>
            </w:ins>
          </w:p>
        </w:tc>
      </w:tr>
      <w:tr w:rsidR="005B2A22" w:rsidRPr="005B2A22" w14:paraId="5A2AFF85" w14:textId="77777777" w:rsidTr="005B2A22">
        <w:trPr>
          <w:trHeight w:val="285"/>
          <w:ins w:id="2732" w:author="Isha Gupta" w:date="2017-05-18T12:31:00Z"/>
        </w:trPr>
        <w:tc>
          <w:tcPr>
            <w:tcW w:w="1640" w:type="dxa"/>
            <w:hideMark/>
          </w:tcPr>
          <w:p w14:paraId="4485A367" w14:textId="77777777" w:rsidR="005B2A22" w:rsidRPr="005B2A22" w:rsidRDefault="005B2A22" w:rsidP="005B2A22">
            <w:pPr>
              <w:pStyle w:val="BodyText"/>
              <w:rPr>
                <w:ins w:id="2733" w:author="Isha Gupta" w:date="2017-05-18T12:31:00Z"/>
                <w:lang w:val="en-IN" w:eastAsia="ja-JP"/>
              </w:rPr>
            </w:pPr>
            <w:ins w:id="2734" w:author="Isha Gupta" w:date="2017-05-18T12:31:00Z">
              <w:r w:rsidRPr="005B2A22">
                <w:rPr>
                  <w:lang w:val="en-IN" w:eastAsia="ja-JP"/>
                </w:rPr>
                <w:t>EPIC-IPP-1</w:t>
              </w:r>
            </w:ins>
          </w:p>
        </w:tc>
        <w:tc>
          <w:tcPr>
            <w:tcW w:w="980" w:type="dxa"/>
            <w:hideMark/>
          </w:tcPr>
          <w:p w14:paraId="55DA716C" w14:textId="77777777" w:rsidR="005B2A22" w:rsidRPr="005B2A22" w:rsidRDefault="005B2A22" w:rsidP="005B2A22">
            <w:pPr>
              <w:pStyle w:val="BodyText"/>
              <w:rPr>
                <w:ins w:id="2735" w:author="Isha Gupta" w:date="2017-05-18T12:31:00Z"/>
                <w:lang w:val="en-IN" w:eastAsia="ja-JP"/>
              </w:rPr>
            </w:pPr>
            <w:ins w:id="2736" w:author="Isha Gupta" w:date="2017-05-18T12:31:00Z">
              <w:r w:rsidRPr="005B2A22">
                <w:rPr>
                  <w:lang w:val="en-IN" w:eastAsia="ja-JP"/>
                </w:rPr>
                <w:t>IPP-1</w:t>
              </w:r>
            </w:ins>
          </w:p>
        </w:tc>
        <w:tc>
          <w:tcPr>
            <w:tcW w:w="3520" w:type="dxa"/>
            <w:hideMark/>
          </w:tcPr>
          <w:p w14:paraId="383E0F41" w14:textId="77777777" w:rsidR="005B2A22" w:rsidRPr="005B2A22" w:rsidRDefault="005B2A22" w:rsidP="005B2A22">
            <w:pPr>
              <w:pStyle w:val="BodyText"/>
              <w:rPr>
                <w:ins w:id="2737" w:author="Isha Gupta" w:date="2017-05-18T12:31:00Z"/>
                <w:lang w:val="en-IN" w:eastAsia="ja-JP"/>
              </w:rPr>
            </w:pPr>
            <w:ins w:id="2738" w:author="Isha Gupta" w:date="2017-05-18T12:31:00Z">
              <w:r w:rsidRPr="005B2A22">
                <w:rPr>
                  <w:lang w:val="en-IN" w:eastAsia="ja-JP"/>
                </w:rPr>
                <w:t>Login/Logout</w:t>
              </w:r>
            </w:ins>
          </w:p>
        </w:tc>
        <w:tc>
          <w:tcPr>
            <w:tcW w:w="4780" w:type="dxa"/>
            <w:hideMark/>
          </w:tcPr>
          <w:p w14:paraId="3FDC1458" w14:textId="77777777" w:rsidR="005B2A22" w:rsidRPr="005B2A22" w:rsidRDefault="005B2A22" w:rsidP="005B2A22">
            <w:pPr>
              <w:pStyle w:val="BodyText"/>
              <w:rPr>
                <w:ins w:id="2739" w:author="Isha Gupta" w:date="2017-05-18T12:31:00Z"/>
                <w:lang w:val="en-IN" w:eastAsia="ja-JP"/>
              </w:rPr>
            </w:pPr>
            <w:ins w:id="2740" w:author="Isha Gupta" w:date="2017-05-18T12:31:00Z">
              <w:r w:rsidRPr="005B2A22">
                <w:rPr>
                  <w:lang w:val="en-IN" w:eastAsia="ja-JP"/>
                </w:rPr>
                <w:t>Admin, Agent, Underwriter, Auditor, Biller, Customer</w:t>
              </w:r>
            </w:ins>
          </w:p>
        </w:tc>
        <w:tc>
          <w:tcPr>
            <w:tcW w:w="10240" w:type="dxa"/>
            <w:hideMark/>
          </w:tcPr>
          <w:p w14:paraId="790544BD" w14:textId="4150DED1" w:rsidR="005B2A22" w:rsidRPr="005B2A22" w:rsidRDefault="005B2A22" w:rsidP="005B2A22">
            <w:pPr>
              <w:pStyle w:val="BodyText"/>
              <w:rPr>
                <w:ins w:id="2741" w:author="Isha Gupta" w:date="2017-05-18T12:31:00Z"/>
                <w:lang w:val="en-IN" w:eastAsia="ja-JP"/>
              </w:rPr>
            </w:pPr>
            <w:ins w:id="2742" w:author="Isha Gupta" w:date="2017-05-18T12:31:00Z">
              <w:r>
                <w:rPr>
                  <w:lang w:val="en-IN" w:eastAsia="ja-JP"/>
                </w:rPr>
                <w:t>All the provided user t</w:t>
              </w:r>
              <w:r w:rsidRPr="005B2A22">
                <w:rPr>
                  <w:lang w:val="en-IN" w:eastAsia="ja-JP"/>
                </w:rPr>
                <w:t>ypes can login and logout from the application</w:t>
              </w:r>
            </w:ins>
          </w:p>
        </w:tc>
      </w:tr>
      <w:tr w:rsidR="005B2A22" w:rsidRPr="005B2A22" w14:paraId="46DFF799" w14:textId="77777777" w:rsidTr="005B2A22">
        <w:trPr>
          <w:trHeight w:val="285"/>
          <w:ins w:id="2743" w:author="Isha Gupta" w:date="2017-05-18T12:31:00Z"/>
        </w:trPr>
        <w:tc>
          <w:tcPr>
            <w:tcW w:w="1640" w:type="dxa"/>
            <w:hideMark/>
          </w:tcPr>
          <w:p w14:paraId="3E996AB5" w14:textId="77777777" w:rsidR="005B2A22" w:rsidRPr="005B2A22" w:rsidRDefault="005B2A22" w:rsidP="005B2A22">
            <w:pPr>
              <w:pStyle w:val="BodyText"/>
              <w:rPr>
                <w:ins w:id="2744" w:author="Isha Gupta" w:date="2017-05-18T12:31:00Z"/>
                <w:lang w:val="en-IN" w:eastAsia="ja-JP"/>
              </w:rPr>
            </w:pPr>
            <w:ins w:id="2745" w:author="Isha Gupta" w:date="2017-05-18T12:31:00Z">
              <w:r w:rsidRPr="005B2A22">
                <w:rPr>
                  <w:lang w:val="en-IN" w:eastAsia="ja-JP"/>
                </w:rPr>
                <w:t>EPIC-IPP-2</w:t>
              </w:r>
            </w:ins>
          </w:p>
        </w:tc>
        <w:tc>
          <w:tcPr>
            <w:tcW w:w="980" w:type="dxa"/>
            <w:hideMark/>
          </w:tcPr>
          <w:p w14:paraId="1E9F6FFB" w14:textId="77777777" w:rsidR="005B2A22" w:rsidRPr="005B2A22" w:rsidRDefault="005B2A22" w:rsidP="005B2A22">
            <w:pPr>
              <w:pStyle w:val="BodyText"/>
              <w:rPr>
                <w:ins w:id="2746" w:author="Isha Gupta" w:date="2017-05-18T12:31:00Z"/>
                <w:lang w:val="en-IN" w:eastAsia="ja-JP"/>
              </w:rPr>
            </w:pPr>
            <w:ins w:id="2747" w:author="Isha Gupta" w:date="2017-05-18T12:31:00Z">
              <w:r w:rsidRPr="005B2A22">
                <w:rPr>
                  <w:lang w:val="en-IN" w:eastAsia="ja-JP"/>
                </w:rPr>
                <w:t>IPP-2</w:t>
              </w:r>
            </w:ins>
          </w:p>
        </w:tc>
        <w:tc>
          <w:tcPr>
            <w:tcW w:w="3520" w:type="dxa"/>
            <w:hideMark/>
          </w:tcPr>
          <w:p w14:paraId="6597BBEF" w14:textId="77777777" w:rsidR="005B2A22" w:rsidRPr="005B2A22" w:rsidRDefault="005B2A22" w:rsidP="005B2A22">
            <w:pPr>
              <w:pStyle w:val="BodyText"/>
              <w:rPr>
                <w:ins w:id="2748" w:author="Isha Gupta" w:date="2017-05-18T12:31:00Z"/>
                <w:lang w:val="en-IN" w:eastAsia="ja-JP"/>
              </w:rPr>
            </w:pPr>
            <w:ins w:id="2749" w:author="Isha Gupta" w:date="2017-05-18T12:31:00Z">
              <w:r w:rsidRPr="005B2A22">
                <w:rPr>
                  <w:lang w:val="en-IN" w:eastAsia="ja-JP"/>
                </w:rPr>
                <w:t>Add Customer</w:t>
              </w:r>
            </w:ins>
          </w:p>
        </w:tc>
        <w:tc>
          <w:tcPr>
            <w:tcW w:w="4780" w:type="dxa"/>
            <w:hideMark/>
          </w:tcPr>
          <w:p w14:paraId="0911B22B" w14:textId="77777777" w:rsidR="005B2A22" w:rsidRPr="005B2A22" w:rsidRDefault="005B2A22" w:rsidP="005B2A22">
            <w:pPr>
              <w:pStyle w:val="BodyText"/>
              <w:rPr>
                <w:ins w:id="2750" w:author="Isha Gupta" w:date="2017-05-18T12:31:00Z"/>
                <w:lang w:val="en-IN" w:eastAsia="ja-JP"/>
              </w:rPr>
            </w:pPr>
            <w:ins w:id="2751" w:author="Isha Gupta" w:date="2017-05-18T12:31:00Z">
              <w:r w:rsidRPr="005B2A22">
                <w:rPr>
                  <w:lang w:val="en-IN" w:eastAsia="ja-JP"/>
                </w:rPr>
                <w:t>Agent</w:t>
              </w:r>
            </w:ins>
          </w:p>
        </w:tc>
        <w:tc>
          <w:tcPr>
            <w:tcW w:w="10240" w:type="dxa"/>
            <w:hideMark/>
          </w:tcPr>
          <w:p w14:paraId="06ECD625" w14:textId="77777777" w:rsidR="005B2A22" w:rsidRPr="005B2A22" w:rsidRDefault="005B2A22" w:rsidP="005B2A22">
            <w:pPr>
              <w:pStyle w:val="BodyText"/>
              <w:rPr>
                <w:ins w:id="2752" w:author="Isha Gupta" w:date="2017-05-18T12:31:00Z"/>
                <w:lang w:val="en-IN" w:eastAsia="ja-JP"/>
              </w:rPr>
            </w:pPr>
            <w:ins w:id="2753" w:author="Isha Gupta" w:date="2017-05-18T12:31:00Z">
              <w:r w:rsidRPr="005B2A22">
                <w:rPr>
                  <w:lang w:val="en-IN" w:eastAsia="ja-JP"/>
                </w:rPr>
                <w:t>Insurance Agent can add a customer to the portal</w:t>
              </w:r>
            </w:ins>
          </w:p>
        </w:tc>
      </w:tr>
      <w:tr w:rsidR="005B2A22" w:rsidRPr="005B2A22" w14:paraId="1C87603B" w14:textId="77777777" w:rsidTr="005B2A22">
        <w:trPr>
          <w:trHeight w:val="285"/>
          <w:ins w:id="2754" w:author="Isha Gupta" w:date="2017-05-18T12:31:00Z"/>
        </w:trPr>
        <w:tc>
          <w:tcPr>
            <w:tcW w:w="1640" w:type="dxa"/>
            <w:hideMark/>
          </w:tcPr>
          <w:p w14:paraId="192A7E3A" w14:textId="77777777" w:rsidR="005B2A22" w:rsidRPr="005B2A22" w:rsidRDefault="005B2A22" w:rsidP="005B2A22">
            <w:pPr>
              <w:pStyle w:val="BodyText"/>
              <w:rPr>
                <w:ins w:id="2755" w:author="Isha Gupta" w:date="2017-05-18T12:31:00Z"/>
                <w:lang w:val="en-IN" w:eastAsia="ja-JP"/>
              </w:rPr>
            </w:pPr>
            <w:ins w:id="2756" w:author="Isha Gupta" w:date="2017-05-18T12:31:00Z">
              <w:r w:rsidRPr="005B2A22">
                <w:rPr>
                  <w:lang w:val="en-IN" w:eastAsia="ja-JP"/>
                </w:rPr>
                <w:t>EPIC-IPP-2</w:t>
              </w:r>
            </w:ins>
          </w:p>
        </w:tc>
        <w:tc>
          <w:tcPr>
            <w:tcW w:w="980" w:type="dxa"/>
            <w:hideMark/>
          </w:tcPr>
          <w:p w14:paraId="0E394227" w14:textId="77777777" w:rsidR="005B2A22" w:rsidRPr="005B2A22" w:rsidRDefault="005B2A22" w:rsidP="005B2A22">
            <w:pPr>
              <w:pStyle w:val="BodyText"/>
              <w:rPr>
                <w:ins w:id="2757" w:author="Isha Gupta" w:date="2017-05-18T12:31:00Z"/>
                <w:lang w:val="en-IN" w:eastAsia="ja-JP"/>
              </w:rPr>
            </w:pPr>
            <w:ins w:id="2758" w:author="Isha Gupta" w:date="2017-05-18T12:31:00Z">
              <w:r w:rsidRPr="005B2A22">
                <w:rPr>
                  <w:lang w:val="en-IN" w:eastAsia="ja-JP"/>
                </w:rPr>
                <w:t>IPP-3</w:t>
              </w:r>
            </w:ins>
          </w:p>
        </w:tc>
        <w:tc>
          <w:tcPr>
            <w:tcW w:w="3520" w:type="dxa"/>
            <w:hideMark/>
          </w:tcPr>
          <w:p w14:paraId="45AB85CB" w14:textId="77777777" w:rsidR="005B2A22" w:rsidRPr="005B2A22" w:rsidRDefault="005B2A22" w:rsidP="005B2A22">
            <w:pPr>
              <w:pStyle w:val="BodyText"/>
              <w:rPr>
                <w:ins w:id="2759" w:author="Isha Gupta" w:date="2017-05-18T12:31:00Z"/>
                <w:lang w:val="en-IN" w:eastAsia="ja-JP"/>
              </w:rPr>
            </w:pPr>
            <w:ins w:id="2760" w:author="Isha Gupta" w:date="2017-05-18T12:31:00Z">
              <w:r w:rsidRPr="005B2A22">
                <w:rPr>
                  <w:lang w:val="en-IN" w:eastAsia="ja-JP"/>
                </w:rPr>
                <w:t>Get Customer</w:t>
              </w:r>
            </w:ins>
          </w:p>
        </w:tc>
        <w:tc>
          <w:tcPr>
            <w:tcW w:w="4780" w:type="dxa"/>
            <w:hideMark/>
          </w:tcPr>
          <w:p w14:paraId="60389C5A" w14:textId="77777777" w:rsidR="005B2A22" w:rsidRPr="005B2A22" w:rsidRDefault="005B2A22" w:rsidP="005B2A22">
            <w:pPr>
              <w:pStyle w:val="BodyText"/>
              <w:rPr>
                <w:ins w:id="2761" w:author="Isha Gupta" w:date="2017-05-18T12:31:00Z"/>
                <w:lang w:val="en-IN" w:eastAsia="ja-JP"/>
              </w:rPr>
            </w:pPr>
            <w:ins w:id="2762" w:author="Isha Gupta" w:date="2017-05-18T12:31:00Z">
              <w:r w:rsidRPr="005B2A22">
                <w:rPr>
                  <w:lang w:val="en-IN" w:eastAsia="ja-JP"/>
                </w:rPr>
                <w:t>Admin, Agent, Underwriter, Auditor, Biller, Customer</w:t>
              </w:r>
            </w:ins>
          </w:p>
        </w:tc>
        <w:tc>
          <w:tcPr>
            <w:tcW w:w="10240" w:type="dxa"/>
            <w:hideMark/>
          </w:tcPr>
          <w:p w14:paraId="76D32034" w14:textId="2309EFA8" w:rsidR="005B2A22" w:rsidRPr="005B2A22" w:rsidRDefault="005B2A22" w:rsidP="005B2A22">
            <w:pPr>
              <w:pStyle w:val="BodyText"/>
              <w:rPr>
                <w:ins w:id="2763" w:author="Isha Gupta" w:date="2017-05-18T12:31:00Z"/>
                <w:lang w:val="en-IN" w:eastAsia="ja-JP"/>
              </w:rPr>
            </w:pPr>
            <w:ins w:id="2764" w:author="Isha Gupta" w:date="2017-05-18T12:31:00Z">
              <w:r w:rsidRPr="005B2A22">
                <w:rPr>
                  <w:lang w:val="en-IN" w:eastAsia="ja-JP"/>
                </w:rPr>
                <w:t>All the provided user</w:t>
              </w:r>
              <w:r>
                <w:rPr>
                  <w:lang w:val="en-IN" w:eastAsia="ja-JP"/>
                </w:rPr>
                <w:t xml:space="preserve"> </w:t>
              </w:r>
              <w:r w:rsidRPr="005B2A22">
                <w:rPr>
                  <w:lang w:val="en-IN" w:eastAsia="ja-JP"/>
                </w:rPr>
                <w:t>types can get a customer from the application.</w:t>
              </w:r>
            </w:ins>
          </w:p>
        </w:tc>
      </w:tr>
      <w:tr w:rsidR="005B2A22" w:rsidRPr="005B2A22" w14:paraId="1993AD02" w14:textId="77777777" w:rsidTr="005B2A22">
        <w:trPr>
          <w:trHeight w:val="570"/>
          <w:ins w:id="2765" w:author="Isha Gupta" w:date="2017-05-18T12:31:00Z"/>
        </w:trPr>
        <w:tc>
          <w:tcPr>
            <w:tcW w:w="1640" w:type="dxa"/>
            <w:hideMark/>
          </w:tcPr>
          <w:p w14:paraId="10837C4C" w14:textId="77777777" w:rsidR="005B2A22" w:rsidRPr="005B2A22" w:rsidRDefault="005B2A22" w:rsidP="005B2A22">
            <w:pPr>
              <w:pStyle w:val="BodyText"/>
              <w:rPr>
                <w:ins w:id="2766" w:author="Isha Gupta" w:date="2017-05-18T12:31:00Z"/>
                <w:lang w:val="en-IN" w:eastAsia="ja-JP"/>
              </w:rPr>
            </w:pPr>
            <w:ins w:id="2767" w:author="Isha Gupta" w:date="2017-05-18T12:31:00Z">
              <w:r w:rsidRPr="005B2A22">
                <w:rPr>
                  <w:lang w:val="en-IN" w:eastAsia="ja-JP"/>
                </w:rPr>
                <w:t>EPIC-IPP-2</w:t>
              </w:r>
            </w:ins>
          </w:p>
        </w:tc>
        <w:tc>
          <w:tcPr>
            <w:tcW w:w="980" w:type="dxa"/>
            <w:hideMark/>
          </w:tcPr>
          <w:p w14:paraId="1F442051" w14:textId="77777777" w:rsidR="005B2A22" w:rsidRPr="005B2A22" w:rsidRDefault="005B2A22" w:rsidP="005B2A22">
            <w:pPr>
              <w:pStyle w:val="BodyText"/>
              <w:rPr>
                <w:ins w:id="2768" w:author="Isha Gupta" w:date="2017-05-18T12:31:00Z"/>
                <w:lang w:val="en-IN" w:eastAsia="ja-JP"/>
              </w:rPr>
            </w:pPr>
            <w:ins w:id="2769" w:author="Isha Gupta" w:date="2017-05-18T12:31:00Z">
              <w:r w:rsidRPr="005B2A22">
                <w:rPr>
                  <w:lang w:val="en-IN" w:eastAsia="ja-JP"/>
                </w:rPr>
                <w:t>IPP-4</w:t>
              </w:r>
            </w:ins>
          </w:p>
        </w:tc>
        <w:tc>
          <w:tcPr>
            <w:tcW w:w="3520" w:type="dxa"/>
            <w:hideMark/>
          </w:tcPr>
          <w:p w14:paraId="13987974" w14:textId="77777777" w:rsidR="005B2A22" w:rsidRPr="005B2A22" w:rsidRDefault="005B2A22" w:rsidP="005B2A22">
            <w:pPr>
              <w:pStyle w:val="BodyText"/>
              <w:rPr>
                <w:ins w:id="2770" w:author="Isha Gupta" w:date="2017-05-18T12:31:00Z"/>
                <w:lang w:val="en-IN" w:eastAsia="ja-JP"/>
              </w:rPr>
            </w:pPr>
            <w:ins w:id="2771" w:author="Isha Gupta" w:date="2017-05-18T12:31:00Z">
              <w:r w:rsidRPr="005B2A22">
                <w:rPr>
                  <w:lang w:val="en-IN" w:eastAsia="ja-JP"/>
                </w:rPr>
                <w:t>Update Customer</w:t>
              </w:r>
            </w:ins>
          </w:p>
        </w:tc>
        <w:tc>
          <w:tcPr>
            <w:tcW w:w="4780" w:type="dxa"/>
            <w:hideMark/>
          </w:tcPr>
          <w:p w14:paraId="5B780931" w14:textId="77777777" w:rsidR="005B2A22" w:rsidRPr="005B2A22" w:rsidRDefault="005B2A22" w:rsidP="005B2A22">
            <w:pPr>
              <w:pStyle w:val="BodyText"/>
              <w:rPr>
                <w:ins w:id="2772" w:author="Isha Gupta" w:date="2017-05-18T12:31:00Z"/>
                <w:lang w:val="en-IN" w:eastAsia="ja-JP"/>
              </w:rPr>
            </w:pPr>
            <w:ins w:id="2773" w:author="Isha Gupta" w:date="2017-05-18T12:31:00Z">
              <w:r w:rsidRPr="005B2A22">
                <w:rPr>
                  <w:lang w:val="en-IN" w:eastAsia="ja-JP"/>
                </w:rPr>
                <w:t>Admin, Agent, Underwriter, Auditor, Biller, Customer</w:t>
              </w:r>
            </w:ins>
          </w:p>
        </w:tc>
        <w:tc>
          <w:tcPr>
            <w:tcW w:w="10240" w:type="dxa"/>
            <w:hideMark/>
          </w:tcPr>
          <w:p w14:paraId="27058388" w14:textId="1DC4A831" w:rsidR="005B2A22" w:rsidRPr="005B2A22" w:rsidRDefault="005B2A22" w:rsidP="005B2A22">
            <w:pPr>
              <w:pStyle w:val="BodyText"/>
              <w:rPr>
                <w:ins w:id="2774" w:author="Isha Gupta" w:date="2017-05-18T12:31:00Z"/>
                <w:lang w:val="en-IN" w:eastAsia="ja-JP"/>
              </w:rPr>
            </w:pPr>
            <w:ins w:id="2775" w:author="Isha Gupta" w:date="2017-05-18T12:31:00Z">
              <w:r w:rsidRPr="005B2A22">
                <w:rPr>
                  <w:lang w:val="en-IN" w:eastAsia="ja-JP"/>
                </w:rPr>
                <w:t>All the provided user</w:t>
              </w:r>
              <w:r>
                <w:rPr>
                  <w:lang w:val="en-IN" w:eastAsia="ja-JP"/>
                </w:rPr>
                <w:t xml:space="preserve"> </w:t>
              </w:r>
              <w:r w:rsidRPr="005B2A22">
                <w:rPr>
                  <w:lang w:val="en-IN" w:eastAsia="ja-JP"/>
                </w:rPr>
                <w:t>types can update a customer information in the application based on operation being performed.</w:t>
              </w:r>
            </w:ins>
          </w:p>
        </w:tc>
      </w:tr>
      <w:tr w:rsidR="005B2A22" w:rsidRPr="005B2A22" w14:paraId="4187B3B5" w14:textId="77777777" w:rsidTr="005B2A22">
        <w:trPr>
          <w:trHeight w:val="285"/>
          <w:ins w:id="2776" w:author="Isha Gupta" w:date="2017-05-18T12:31:00Z"/>
        </w:trPr>
        <w:tc>
          <w:tcPr>
            <w:tcW w:w="1640" w:type="dxa"/>
            <w:hideMark/>
          </w:tcPr>
          <w:p w14:paraId="5160ECD5" w14:textId="77777777" w:rsidR="005B2A22" w:rsidRPr="005B2A22" w:rsidRDefault="005B2A22" w:rsidP="005B2A22">
            <w:pPr>
              <w:pStyle w:val="BodyText"/>
              <w:rPr>
                <w:ins w:id="2777" w:author="Isha Gupta" w:date="2017-05-18T12:31:00Z"/>
                <w:lang w:val="en-IN" w:eastAsia="ja-JP"/>
              </w:rPr>
            </w:pPr>
            <w:ins w:id="2778" w:author="Isha Gupta" w:date="2017-05-18T12:31:00Z">
              <w:r w:rsidRPr="005B2A22">
                <w:rPr>
                  <w:lang w:val="en-IN" w:eastAsia="ja-JP"/>
                </w:rPr>
                <w:t>EPIC-IPP-2</w:t>
              </w:r>
            </w:ins>
          </w:p>
        </w:tc>
        <w:tc>
          <w:tcPr>
            <w:tcW w:w="980" w:type="dxa"/>
            <w:hideMark/>
          </w:tcPr>
          <w:p w14:paraId="0E6A8FAF" w14:textId="77777777" w:rsidR="005B2A22" w:rsidRPr="005B2A22" w:rsidRDefault="005B2A22" w:rsidP="005B2A22">
            <w:pPr>
              <w:pStyle w:val="BodyText"/>
              <w:rPr>
                <w:ins w:id="2779" w:author="Isha Gupta" w:date="2017-05-18T12:31:00Z"/>
                <w:lang w:val="en-IN" w:eastAsia="ja-JP"/>
              </w:rPr>
            </w:pPr>
            <w:ins w:id="2780" w:author="Isha Gupta" w:date="2017-05-18T12:31:00Z">
              <w:r w:rsidRPr="005B2A22">
                <w:rPr>
                  <w:lang w:val="en-IN" w:eastAsia="ja-JP"/>
                </w:rPr>
                <w:t>IPP-5</w:t>
              </w:r>
            </w:ins>
          </w:p>
        </w:tc>
        <w:tc>
          <w:tcPr>
            <w:tcW w:w="3520" w:type="dxa"/>
            <w:hideMark/>
          </w:tcPr>
          <w:p w14:paraId="2916DA0F" w14:textId="77777777" w:rsidR="005B2A22" w:rsidRPr="005B2A22" w:rsidRDefault="005B2A22" w:rsidP="005B2A22">
            <w:pPr>
              <w:pStyle w:val="BodyText"/>
              <w:rPr>
                <w:ins w:id="2781" w:author="Isha Gupta" w:date="2017-05-18T12:31:00Z"/>
                <w:lang w:val="en-IN" w:eastAsia="ja-JP"/>
              </w:rPr>
            </w:pPr>
            <w:ins w:id="2782" w:author="Isha Gupta" w:date="2017-05-18T12:31:00Z">
              <w:r w:rsidRPr="005B2A22">
                <w:rPr>
                  <w:lang w:val="en-IN" w:eastAsia="ja-JP"/>
                </w:rPr>
                <w:t>Deactivate Customer</w:t>
              </w:r>
            </w:ins>
          </w:p>
        </w:tc>
        <w:tc>
          <w:tcPr>
            <w:tcW w:w="4780" w:type="dxa"/>
            <w:hideMark/>
          </w:tcPr>
          <w:p w14:paraId="6CB82EBD" w14:textId="77777777" w:rsidR="005B2A22" w:rsidRPr="005B2A22" w:rsidRDefault="005B2A22" w:rsidP="005B2A22">
            <w:pPr>
              <w:pStyle w:val="BodyText"/>
              <w:rPr>
                <w:ins w:id="2783" w:author="Isha Gupta" w:date="2017-05-18T12:31:00Z"/>
                <w:lang w:val="en-IN" w:eastAsia="ja-JP"/>
              </w:rPr>
            </w:pPr>
            <w:ins w:id="2784" w:author="Isha Gupta" w:date="2017-05-18T12:31:00Z">
              <w:r w:rsidRPr="005B2A22">
                <w:rPr>
                  <w:lang w:val="en-IN" w:eastAsia="ja-JP"/>
                </w:rPr>
                <w:t>Admin</w:t>
              </w:r>
            </w:ins>
          </w:p>
        </w:tc>
        <w:tc>
          <w:tcPr>
            <w:tcW w:w="10240" w:type="dxa"/>
            <w:hideMark/>
          </w:tcPr>
          <w:p w14:paraId="70E5F8D3" w14:textId="2F20480E" w:rsidR="005B2A22" w:rsidRPr="005B2A22" w:rsidRDefault="005B2A22" w:rsidP="005B2A22">
            <w:pPr>
              <w:pStyle w:val="BodyText"/>
              <w:rPr>
                <w:ins w:id="2785" w:author="Isha Gupta" w:date="2017-05-18T12:31:00Z"/>
                <w:lang w:val="en-IN" w:eastAsia="ja-JP"/>
              </w:rPr>
            </w:pPr>
            <w:ins w:id="2786" w:author="Isha Gupta" w:date="2017-05-18T12:31:00Z">
              <w:r w:rsidRPr="005B2A22">
                <w:rPr>
                  <w:lang w:val="en-IN" w:eastAsia="ja-JP"/>
                </w:rPr>
                <w:t>Administrator can delete</w:t>
              </w:r>
              <w:r>
                <w:rPr>
                  <w:lang w:val="en-IN" w:eastAsia="ja-JP"/>
                </w:rPr>
                <w:t xml:space="preserve"> </w:t>
              </w:r>
              <w:r w:rsidRPr="005B2A22">
                <w:rPr>
                  <w:lang w:val="en-IN" w:eastAsia="ja-JP"/>
                </w:rPr>
                <w:t>(soft delete) a customer in the application</w:t>
              </w:r>
            </w:ins>
          </w:p>
        </w:tc>
      </w:tr>
      <w:tr w:rsidR="005B2A22" w:rsidRPr="005B2A22" w14:paraId="716BA70D" w14:textId="77777777" w:rsidTr="005B2A22">
        <w:trPr>
          <w:trHeight w:val="285"/>
          <w:ins w:id="2787" w:author="Isha Gupta" w:date="2017-05-18T12:31:00Z"/>
        </w:trPr>
        <w:tc>
          <w:tcPr>
            <w:tcW w:w="1640" w:type="dxa"/>
            <w:hideMark/>
          </w:tcPr>
          <w:p w14:paraId="0E0606BE" w14:textId="77777777" w:rsidR="005B2A22" w:rsidRPr="005B2A22" w:rsidRDefault="005B2A22" w:rsidP="005B2A22">
            <w:pPr>
              <w:pStyle w:val="BodyText"/>
              <w:rPr>
                <w:ins w:id="2788" w:author="Isha Gupta" w:date="2017-05-18T12:31:00Z"/>
                <w:lang w:val="en-IN" w:eastAsia="ja-JP"/>
              </w:rPr>
            </w:pPr>
            <w:ins w:id="2789" w:author="Isha Gupta" w:date="2017-05-18T12:31:00Z">
              <w:r w:rsidRPr="005B2A22">
                <w:rPr>
                  <w:lang w:val="en-IN" w:eastAsia="ja-JP"/>
                </w:rPr>
                <w:t>EPIC-IPP-3</w:t>
              </w:r>
            </w:ins>
          </w:p>
        </w:tc>
        <w:tc>
          <w:tcPr>
            <w:tcW w:w="980" w:type="dxa"/>
            <w:hideMark/>
          </w:tcPr>
          <w:p w14:paraId="183D4E4A" w14:textId="77777777" w:rsidR="005B2A22" w:rsidRPr="005B2A22" w:rsidRDefault="005B2A22" w:rsidP="005B2A22">
            <w:pPr>
              <w:pStyle w:val="BodyText"/>
              <w:rPr>
                <w:ins w:id="2790" w:author="Isha Gupta" w:date="2017-05-18T12:31:00Z"/>
                <w:lang w:val="en-IN" w:eastAsia="ja-JP"/>
              </w:rPr>
            </w:pPr>
            <w:ins w:id="2791" w:author="Isha Gupta" w:date="2017-05-18T12:31:00Z">
              <w:r w:rsidRPr="005B2A22">
                <w:rPr>
                  <w:lang w:val="en-IN" w:eastAsia="ja-JP"/>
                </w:rPr>
                <w:t>IPP-6</w:t>
              </w:r>
            </w:ins>
          </w:p>
        </w:tc>
        <w:tc>
          <w:tcPr>
            <w:tcW w:w="3520" w:type="dxa"/>
            <w:hideMark/>
          </w:tcPr>
          <w:p w14:paraId="02F12742" w14:textId="77777777" w:rsidR="005B2A22" w:rsidRPr="005B2A22" w:rsidRDefault="005B2A22" w:rsidP="005B2A22">
            <w:pPr>
              <w:pStyle w:val="BodyText"/>
              <w:rPr>
                <w:ins w:id="2792" w:author="Isha Gupta" w:date="2017-05-18T12:31:00Z"/>
                <w:lang w:val="en-IN" w:eastAsia="ja-JP"/>
              </w:rPr>
            </w:pPr>
            <w:ins w:id="2793" w:author="Isha Gupta" w:date="2017-05-18T12:31:00Z">
              <w:r w:rsidRPr="005B2A22">
                <w:rPr>
                  <w:lang w:val="en-IN" w:eastAsia="ja-JP"/>
                </w:rPr>
                <w:t xml:space="preserve">Add Insurance Policy </w:t>
              </w:r>
            </w:ins>
          </w:p>
        </w:tc>
        <w:tc>
          <w:tcPr>
            <w:tcW w:w="4780" w:type="dxa"/>
            <w:hideMark/>
          </w:tcPr>
          <w:p w14:paraId="787BAF31" w14:textId="77777777" w:rsidR="005B2A22" w:rsidRPr="005B2A22" w:rsidRDefault="005B2A22" w:rsidP="005B2A22">
            <w:pPr>
              <w:pStyle w:val="BodyText"/>
              <w:rPr>
                <w:ins w:id="2794" w:author="Isha Gupta" w:date="2017-05-18T12:31:00Z"/>
                <w:lang w:val="en-IN" w:eastAsia="ja-JP"/>
              </w:rPr>
            </w:pPr>
            <w:ins w:id="2795" w:author="Isha Gupta" w:date="2017-05-18T12:31:00Z">
              <w:r w:rsidRPr="005B2A22">
                <w:rPr>
                  <w:lang w:val="en-IN" w:eastAsia="ja-JP"/>
                </w:rPr>
                <w:t>Admin</w:t>
              </w:r>
            </w:ins>
          </w:p>
        </w:tc>
        <w:tc>
          <w:tcPr>
            <w:tcW w:w="10240" w:type="dxa"/>
            <w:hideMark/>
          </w:tcPr>
          <w:p w14:paraId="3BFCEF0D" w14:textId="77777777" w:rsidR="005B2A22" w:rsidRPr="005B2A22" w:rsidRDefault="005B2A22" w:rsidP="005B2A22">
            <w:pPr>
              <w:pStyle w:val="BodyText"/>
              <w:rPr>
                <w:ins w:id="2796" w:author="Isha Gupta" w:date="2017-05-18T12:31:00Z"/>
                <w:lang w:val="en-IN" w:eastAsia="ja-JP"/>
              </w:rPr>
            </w:pPr>
            <w:ins w:id="2797" w:author="Isha Gupta" w:date="2017-05-18T12:31:00Z">
              <w:r w:rsidRPr="005B2A22">
                <w:rPr>
                  <w:lang w:val="en-IN" w:eastAsia="ja-JP"/>
                </w:rPr>
                <w:t>Administrator can add a new insurance policy to the application</w:t>
              </w:r>
            </w:ins>
          </w:p>
        </w:tc>
      </w:tr>
      <w:tr w:rsidR="005B2A22" w:rsidRPr="005B2A22" w14:paraId="78275B7D" w14:textId="77777777" w:rsidTr="005B2A22">
        <w:trPr>
          <w:trHeight w:val="285"/>
          <w:ins w:id="2798" w:author="Isha Gupta" w:date="2017-05-18T12:31:00Z"/>
        </w:trPr>
        <w:tc>
          <w:tcPr>
            <w:tcW w:w="1640" w:type="dxa"/>
            <w:hideMark/>
          </w:tcPr>
          <w:p w14:paraId="49F49C0D" w14:textId="77777777" w:rsidR="005B2A22" w:rsidRPr="005B2A22" w:rsidRDefault="005B2A22" w:rsidP="005B2A22">
            <w:pPr>
              <w:pStyle w:val="BodyText"/>
              <w:rPr>
                <w:ins w:id="2799" w:author="Isha Gupta" w:date="2017-05-18T12:31:00Z"/>
                <w:lang w:val="en-IN" w:eastAsia="ja-JP"/>
              </w:rPr>
            </w:pPr>
            <w:ins w:id="2800" w:author="Isha Gupta" w:date="2017-05-18T12:31:00Z">
              <w:r w:rsidRPr="005B2A22">
                <w:rPr>
                  <w:lang w:val="en-IN" w:eastAsia="ja-JP"/>
                </w:rPr>
                <w:t>EPIC-IPP-3</w:t>
              </w:r>
            </w:ins>
          </w:p>
        </w:tc>
        <w:tc>
          <w:tcPr>
            <w:tcW w:w="980" w:type="dxa"/>
            <w:hideMark/>
          </w:tcPr>
          <w:p w14:paraId="48138227" w14:textId="77777777" w:rsidR="005B2A22" w:rsidRPr="005B2A22" w:rsidRDefault="005B2A22" w:rsidP="005B2A22">
            <w:pPr>
              <w:pStyle w:val="BodyText"/>
              <w:rPr>
                <w:ins w:id="2801" w:author="Isha Gupta" w:date="2017-05-18T12:31:00Z"/>
                <w:lang w:val="en-IN" w:eastAsia="ja-JP"/>
              </w:rPr>
            </w:pPr>
            <w:ins w:id="2802" w:author="Isha Gupta" w:date="2017-05-18T12:31:00Z">
              <w:r w:rsidRPr="005B2A22">
                <w:rPr>
                  <w:lang w:val="en-IN" w:eastAsia="ja-JP"/>
                </w:rPr>
                <w:t>IPP-7</w:t>
              </w:r>
            </w:ins>
          </w:p>
        </w:tc>
        <w:tc>
          <w:tcPr>
            <w:tcW w:w="3520" w:type="dxa"/>
            <w:hideMark/>
          </w:tcPr>
          <w:p w14:paraId="2F74ED6F" w14:textId="77777777" w:rsidR="005B2A22" w:rsidRPr="005B2A22" w:rsidRDefault="005B2A22" w:rsidP="005B2A22">
            <w:pPr>
              <w:pStyle w:val="BodyText"/>
              <w:rPr>
                <w:ins w:id="2803" w:author="Isha Gupta" w:date="2017-05-18T12:31:00Z"/>
                <w:lang w:val="en-IN" w:eastAsia="ja-JP"/>
              </w:rPr>
            </w:pPr>
            <w:ins w:id="2804" w:author="Isha Gupta" w:date="2017-05-18T12:31:00Z">
              <w:r w:rsidRPr="005B2A22">
                <w:rPr>
                  <w:lang w:val="en-IN" w:eastAsia="ja-JP"/>
                </w:rPr>
                <w:t xml:space="preserve">Get Insurance Policy </w:t>
              </w:r>
            </w:ins>
          </w:p>
        </w:tc>
        <w:tc>
          <w:tcPr>
            <w:tcW w:w="4780" w:type="dxa"/>
            <w:hideMark/>
          </w:tcPr>
          <w:p w14:paraId="33C577F1" w14:textId="77777777" w:rsidR="005B2A22" w:rsidRPr="005B2A22" w:rsidRDefault="005B2A22" w:rsidP="005B2A22">
            <w:pPr>
              <w:pStyle w:val="BodyText"/>
              <w:rPr>
                <w:ins w:id="2805" w:author="Isha Gupta" w:date="2017-05-18T12:31:00Z"/>
                <w:lang w:val="en-IN" w:eastAsia="ja-JP"/>
              </w:rPr>
            </w:pPr>
            <w:ins w:id="2806" w:author="Isha Gupta" w:date="2017-05-18T12:31:00Z">
              <w:r w:rsidRPr="005B2A22">
                <w:rPr>
                  <w:lang w:val="en-IN" w:eastAsia="ja-JP"/>
                </w:rPr>
                <w:t>Admin, Agent, Underwriter, Auditor, Biller, Customer</w:t>
              </w:r>
            </w:ins>
          </w:p>
        </w:tc>
        <w:tc>
          <w:tcPr>
            <w:tcW w:w="10240" w:type="dxa"/>
            <w:hideMark/>
          </w:tcPr>
          <w:p w14:paraId="3997305E" w14:textId="78470062" w:rsidR="005B2A22" w:rsidRPr="005B2A22" w:rsidRDefault="005B2A22" w:rsidP="005B2A22">
            <w:pPr>
              <w:pStyle w:val="BodyText"/>
              <w:rPr>
                <w:ins w:id="2807" w:author="Isha Gupta" w:date="2017-05-18T12:31:00Z"/>
                <w:lang w:val="en-IN" w:eastAsia="ja-JP"/>
              </w:rPr>
            </w:pPr>
            <w:ins w:id="2808" w:author="Isha Gupta" w:date="2017-05-18T12:31:00Z">
              <w:r w:rsidRPr="005B2A22">
                <w:rPr>
                  <w:lang w:val="en-IN" w:eastAsia="ja-JP"/>
                </w:rPr>
                <w:t>All the provided user</w:t>
              </w:r>
              <w:r>
                <w:rPr>
                  <w:lang w:val="en-IN" w:eastAsia="ja-JP"/>
                </w:rPr>
                <w:t xml:space="preserve"> t</w:t>
              </w:r>
              <w:r w:rsidRPr="005B2A22">
                <w:rPr>
                  <w:lang w:val="en-IN" w:eastAsia="ja-JP"/>
                </w:rPr>
                <w:t>ypes can view an insurance policy details from the system</w:t>
              </w:r>
            </w:ins>
          </w:p>
        </w:tc>
      </w:tr>
      <w:tr w:rsidR="005B2A22" w:rsidRPr="005B2A22" w14:paraId="710B7134" w14:textId="77777777" w:rsidTr="005B2A22">
        <w:trPr>
          <w:trHeight w:val="285"/>
          <w:ins w:id="2809" w:author="Isha Gupta" w:date="2017-05-18T12:31:00Z"/>
        </w:trPr>
        <w:tc>
          <w:tcPr>
            <w:tcW w:w="1640" w:type="dxa"/>
            <w:hideMark/>
          </w:tcPr>
          <w:p w14:paraId="18EDC658" w14:textId="77777777" w:rsidR="005B2A22" w:rsidRPr="005B2A22" w:rsidRDefault="005B2A22" w:rsidP="005B2A22">
            <w:pPr>
              <w:pStyle w:val="BodyText"/>
              <w:rPr>
                <w:ins w:id="2810" w:author="Isha Gupta" w:date="2017-05-18T12:31:00Z"/>
                <w:lang w:val="en-IN" w:eastAsia="ja-JP"/>
              </w:rPr>
            </w:pPr>
            <w:ins w:id="2811" w:author="Isha Gupta" w:date="2017-05-18T12:31:00Z">
              <w:r w:rsidRPr="005B2A22">
                <w:rPr>
                  <w:lang w:val="en-IN" w:eastAsia="ja-JP"/>
                </w:rPr>
                <w:t>EPIC-IPP-3</w:t>
              </w:r>
            </w:ins>
          </w:p>
        </w:tc>
        <w:tc>
          <w:tcPr>
            <w:tcW w:w="980" w:type="dxa"/>
            <w:hideMark/>
          </w:tcPr>
          <w:p w14:paraId="74DEE23A" w14:textId="77777777" w:rsidR="005B2A22" w:rsidRPr="005B2A22" w:rsidRDefault="005B2A22" w:rsidP="005B2A22">
            <w:pPr>
              <w:pStyle w:val="BodyText"/>
              <w:rPr>
                <w:ins w:id="2812" w:author="Isha Gupta" w:date="2017-05-18T12:31:00Z"/>
                <w:lang w:val="en-IN" w:eastAsia="ja-JP"/>
              </w:rPr>
            </w:pPr>
            <w:ins w:id="2813" w:author="Isha Gupta" w:date="2017-05-18T12:31:00Z">
              <w:r w:rsidRPr="005B2A22">
                <w:rPr>
                  <w:lang w:val="en-IN" w:eastAsia="ja-JP"/>
                </w:rPr>
                <w:t>IPP-8</w:t>
              </w:r>
            </w:ins>
          </w:p>
        </w:tc>
        <w:tc>
          <w:tcPr>
            <w:tcW w:w="3520" w:type="dxa"/>
            <w:hideMark/>
          </w:tcPr>
          <w:p w14:paraId="2599B71E" w14:textId="77777777" w:rsidR="005B2A22" w:rsidRPr="005B2A22" w:rsidRDefault="005B2A22" w:rsidP="005B2A22">
            <w:pPr>
              <w:pStyle w:val="BodyText"/>
              <w:rPr>
                <w:ins w:id="2814" w:author="Isha Gupta" w:date="2017-05-18T12:31:00Z"/>
                <w:lang w:val="en-IN" w:eastAsia="ja-JP"/>
              </w:rPr>
            </w:pPr>
            <w:ins w:id="2815" w:author="Isha Gupta" w:date="2017-05-18T12:31:00Z">
              <w:r w:rsidRPr="005B2A22">
                <w:rPr>
                  <w:lang w:val="en-IN" w:eastAsia="ja-JP"/>
                </w:rPr>
                <w:t xml:space="preserve">Update Insurance Policy </w:t>
              </w:r>
            </w:ins>
          </w:p>
        </w:tc>
        <w:tc>
          <w:tcPr>
            <w:tcW w:w="4780" w:type="dxa"/>
            <w:hideMark/>
          </w:tcPr>
          <w:p w14:paraId="1512D10B" w14:textId="77777777" w:rsidR="005B2A22" w:rsidRPr="005B2A22" w:rsidRDefault="005B2A22" w:rsidP="005B2A22">
            <w:pPr>
              <w:pStyle w:val="BodyText"/>
              <w:rPr>
                <w:ins w:id="2816" w:author="Isha Gupta" w:date="2017-05-18T12:31:00Z"/>
                <w:lang w:val="en-IN" w:eastAsia="ja-JP"/>
              </w:rPr>
            </w:pPr>
            <w:ins w:id="2817" w:author="Isha Gupta" w:date="2017-05-18T12:31:00Z">
              <w:r w:rsidRPr="005B2A22">
                <w:rPr>
                  <w:lang w:val="en-IN" w:eastAsia="ja-JP"/>
                </w:rPr>
                <w:t>Admin</w:t>
              </w:r>
            </w:ins>
          </w:p>
        </w:tc>
        <w:tc>
          <w:tcPr>
            <w:tcW w:w="10240" w:type="dxa"/>
            <w:hideMark/>
          </w:tcPr>
          <w:p w14:paraId="0DEA4FFE" w14:textId="77777777" w:rsidR="005B2A22" w:rsidRPr="005B2A22" w:rsidRDefault="005B2A22" w:rsidP="005B2A22">
            <w:pPr>
              <w:pStyle w:val="BodyText"/>
              <w:rPr>
                <w:ins w:id="2818" w:author="Isha Gupta" w:date="2017-05-18T12:31:00Z"/>
                <w:lang w:val="en-IN" w:eastAsia="ja-JP"/>
              </w:rPr>
            </w:pPr>
            <w:ins w:id="2819" w:author="Isha Gupta" w:date="2017-05-18T12:31:00Z">
              <w:r w:rsidRPr="005B2A22">
                <w:rPr>
                  <w:lang w:val="en-IN" w:eastAsia="ja-JP"/>
                </w:rPr>
                <w:t>Administrator can update policy details in the application.</w:t>
              </w:r>
            </w:ins>
          </w:p>
        </w:tc>
      </w:tr>
      <w:tr w:rsidR="005B2A22" w:rsidRPr="005B2A22" w14:paraId="2430F570" w14:textId="77777777" w:rsidTr="005B2A22">
        <w:trPr>
          <w:trHeight w:val="285"/>
          <w:ins w:id="2820" w:author="Isha Gupta" w:date="2017-05-18T12:31:00Z"/>
        </w:trPr>
        <w:tc>
          <w:tcPr>
            <w:tcW w:w="1640" w:type="dxa"/>
            <w:hideMark/>
          </w:tcPr>
          <w:p w14:paraId="5F02BEFE" w14:textId="77777777" w:rsidR="005B2A22" w:rsidRPr="005B2A22" w:rsidRDefault="005B2A22" w:rsidP="005B2A22">
            <w:pPr>
              <w:pStyle w:val="BodyText"/>
              <w:rPr>
                <w:ins w:id="2821" w:author="Isha Gupta" w:date="2017-05-18T12:31:00Z"/>
                <w:lang w:val="en-IN" w:eastAsia="ja-JP"/>
              </w:rPr>
            </w:pPr>
            <w:ins w:id="2822" w:author="Isha Gupta" w:date="2017-05-18T12:31:00Z">
              <w:r w:rsidRPr="005B2A22">
                <w:rPr>
                  <w:lang w:val="en-IN" w:eastAsia="ja-JP"/>
                </w:rPr>
                <w:t>EPIC-IPP-3</w:t>
              </w:r>
            </w:ins>
          </w:p>
        </w:tc>
        <w:tc>
          <w:tcPr>
            <w:tcW w:w="980" w:type="dxa"/>
            <w:hideMark/>
          </w:tcPr>
          <w:p w14:paraId="0765EDB8" w14:textId="77777777" w:rsidR="005B2A22" w:rsidRPr="005B2A22" w:rsidRDefault="005B2A22" w:rsidP="005B2A22">
            <w:pPr>
              <w:pStyle w:val="BodyText"/>
              <w:rPr>
                <w:ins w:id="2823" w:author="Isha Gupta" w:date="2017-05-18T12:31:00Z"/>
                <w:lang w:val="en-IN" w:eastAsia="ja-JP"/>
              </w:rPr>
            </w:pPr>
            <w:ins w:id="2824" w:author="Isha Gupta" w:date="2017-05-18T12:31:00Z">
              <w:r w:rsidRPr="005B2A22">
                <w:rPr>
                  <w:lang w:val="en-IN" w:eastAsia="ja-JP"/>
                </w:rPr>
                <w:t>IPP-9</w:t>
              </w:r>
            </w:ins>
          </w:p>
        </w:tc>
        <w:tc>
          <w:tcPr>
            <w:tcW w:w="3520" w:type="dxa"/>
            <w:hideMark/>
          </w:tcPr>
          <w:p w14:paraId="6C5D5E58" w14:textId="77777777" w:rsidR="005B2A22" w:rsidRPr="005B2A22" w:rsidRDefault="005B2A22" w:rsidP="005B2A22">
            <w:pPr>
              <w:pStyle w:val="BodyText"/>
              <w:rPr>
                <w:ins w:id="2825" w:author="Isha Gupta" w:date="2017-05-18T12:31:00Z"/>
                <w:lang w:val="en-IN" w:eastAsia="ja-JP"/>
              </w:rPr>
            </w:pPr>
            <w:ins w:id="2826" w:author="Isha Gupta" w:date="2017-05-18T12:31:00Z">
              <w:r w:rsidRPr="005B2A22">
                <w:rPr>
                  <w:lang w:val="en-IN" w:eastAsia="ja-JP"/>
                </w:rPr>
                <w:t xml:space="preserve">Delete Insurance Policy </w:t>
              </w:r>
            </w:ins>
          </w:p>
        </w:tc>
        <w:tc>
          <w:tcPr>
            <w:tcW w:w="4780" w:type="dxa"/>
            <w:hideMark/>
          </w:tcPr>
          <w:p w14:paraId="54F94024" w14:textId="77777777" w:rsidR="005B2A22" w:rsidRPr="005B2A22" w:rsidRDefault="005B2A22" w:rsidP="005B2A22">
            <w:pPr>
              <w:pStyle w:val="BodyText"/>
              <w:rPr>
                <w:ins w:id="2827" w:author="Isha Gupta" w:date="2017-05-18T12:31:00Z"/>
                <w:lang w:val="en-IN" w:eastAsia="ja-JP"/>
              </w:rPr>
            </w:pPr>
            <w:ins w:id="2828" w:author="Isha Gupta" w:date="2017-05-18T12:31:00Z">
              <w:r w:rsidRPr="005B2A22">
                <w:rPr>
                  <w:lang w:val="en-IN" w:eastAsia="ja-JP"/>
                </w:rPr>
                <w:t>Admin</w:t>
              </w:r>
            </w:ins>
          </w:p>
        </w:tc>
        <w:tc>
          <w:tcPr>
            <w:tcW w:w="10240" w:type="dxa"/>
            <w:hideMark/>
          </w:tcPr>
          <w:p w14:paraId="791E8DC0" w14:textId="77777777" w:rsidR="005B2A22" w:rsidRPr="005B2A22" w:rsidRDefault="005B2A22" w:rsidP="005B2A22">
            <w:pPr>
              <w:pStyle w:val="BodyText"/>
              <w:rPr>
                <w:ins w:id="2829" w:author="Isha Gupta" w:date="2017-05-18T12:31:00Z"/>
                <w:lang w:val="en-IN" w:eastAsia="ja-JP"/>
              </w:rPr>
            </w:pPr>
            <w:ins w:id="2830" w:author="Isha Gupta" w:date="2017-05-18T12:31:00Z">
              <w:r w:rsidRPr="005B2A22">
                <w:rPr>
                  <w:lang w:val="en-IN" w:eastAsia="ja-JP"/>
                </w:rPr>
                <w:t>Administrator can delete or deactivate policy details in the application.</w:t>
              </w:r>
            </w:ins>
          </w:p>
        </w:tc>
      </w:tr>
      <w:tr w:rsidR="005B2A22" w:rsidRPr="005B2A22" w14:paraId="593ADA75" w14:textId="77777777" w:rsidTr="005B2A22">
        <w:trPr>
          <w:trHeight w:val="285"/>
          <w:ins w:id="2831" w:author="Isha Gupta" w:date="2017-05-18T12:31:00Z"/>
        </w:trPr>
        <w:tc>
          <w:tcPr>
            <w:tcW w:w="1640" w:type="dxa"/>
            <w:hideMark/>
          </w:tcPr>
          <w:p w14:paraId="054498BE" w14:textId="77777777" w:rsidR="005B2A22" w:rsidRPr="005B2A22" w:rsidRDefault="005B2A22" w:rsidP="005B2A22">
            <w:pPr>
              <w:pStyle w:val="BodyText"/>
              <w:rPr>
                <w:ins w:id="2832" w:author="Isha Gupta" w:date="2017-05-18T12:31:00Z"/>
                <w:lang w:val="en-IN" w:eastAsia="ja-JP"/>
              </w:rPr>
            </w:pPr>
            <w:ins w:id="2833" w:author="Isha Gupta" w:date="2017-05-18T12:31:00Z">
              <w:r w:rsidRPr="005B2A22">
                <w:rPr>
                  <w:lang w:val="en-IN" w:eastAsia="ja-JP"/>
                </w:rPr>
                <w:t>EPIC-IPP-4</w:t>
              </w:r>
            </w:ins>
          </w:p>
        </w:tc>
        <w:tc>
          <w:tcPr>
            <w:tcW w:w="980" w:type="dxa"/>
            <w:hideMark/>
          </w:tcPr>
          <w:p w14:paraId="33A45657" w14:textId="77777777" w:rsidR="005B2A22" w:rsidRPr="005B2A22" w:rsidRDefault="005B2A22" w:rsidP="005B2A22">
            <w:pPr>
              <w:pStyle w:val="BodyText"/>
              <w:rPr>
                <w:ins w:id="2834" w:author="Isha Gupta" w:date="2017-05-18T12:31:00Z"/>
                <w:lang w:val="en-IN" w:eastAsia="ja-JP"/>
              </w:rPr>
            </w:pPr>
            <w:ins w:id="2835" w:author="Isha Gupta" w:date="2017-05-18T12:31:00Z">
              <w:r w:rsidRPr="005B2A22">
                <w:rPr>
                  <w:lang w:val="en-IN" w:eastAsia="ja-JP"/>
                </w:rPr>
                <w:t>IPP-10</w:t>
              </w:r>
            </w:ins>
          </w:p>
        </w:tc>
        <w:tc>
          <w:tcPr>
            <w:tcW w:w="3520" w:type="dxa"/>
            <w:hideMark/>
          </w:tcPr>
          <w:p w14:paraId="42910C9D" w14:textId="77777777" w:rsidR="005B2A22" w:rsidRPr="005B2A22" w:rsidRDefault="005B2A22" w:rsidP="005B2A22">
            <w:pPr>
              <w:pStyle w:val="BodyText"/>
              <w:rPr>
                <w:ins w:id="2836" w:author="Isha Gupta" w:date="2017-05-18T12:31:00Z"/>
                <w:lang w:val="en-IN" w:eastAsia="ja-JP"/>
              </w:rPr>
            </w:pPr>
            <w:ins w:id="2837" w:author="Isha Gupta" w:date="2017-05-18T12:31:00Z">
              <w:r w:rsidRPr="005B2A22">
                <w:rPr>
                  <w:lang w:val="en-IN" w:eastAsia="ja-JP"/>
                </w:rPr>
                <w:t>Pay Premium</w:t>
              </w:r>
            </w:ins>
          </w:p>
        </w:tc>
        <w:tc>
          <w:tcPr>
            <w:tcW w:w="4780" w:type="dxa"/>
            <w:hideMark/>
          </w:tcPr>
          <w:p w14:paraId="519DC80A" w14:textId="77777777" w:rsidR="005B2A22" w:rsidRPr="005B2A22" w:rsidRDefault="005B2A22" w:rsidP="005B2A22">
            <w:pPr>
              <w:pStyle w:val="BodyText"/>
              <w:rPr>
                <w:ins w:id="2838" w:author="Isha Gupta" w:date="2017-05-18T12:31:00Z"/>
                <w:lang w:val="en-IN" w:eastAsia="ja-JP"/>
              </w:rPr>
            </w:pPr>
            <w:ins w:id="2839" w:author="Isha Gupta" w:date="2017-05-18T12:31:00Z">
              <w:r w:rsidRPr="005B2A22">
                <w:rPr>
                  <w:lang w:val="en-IN" w:eastAsia="ja-JP"/>
                </w:rPr>
                <w:t>Customer</w:t>
              </w:r>
            </w:ins>
          </w:p>
        </w:tc>
        <w:tc>
          <w:tcPr>
            <w:tcW w:w="10240" w:type="dxa"/>
            <w:hideMark/>
          </w:tcPr>
          <w:p w14:paraId="2D0FFBC7" w14:textId="77777777" w:rsidR="005B2A22" w:rsidRPr="005B2A22" w:rsidRDefault="005B2A22" w:rsidP="005B2A22">
            <w:pPr>
              <w:pStyle w:val="BodyText"/>
              <w:rPr>
                <w:ins w:id="2840" w:author="Isha Gupta" w:date="2017-05-18T12:31:00Z"/>
                <w:lang w:val="en-IN" w:eastAsia="ja-JP"/>
              </w:rPr>
            </w:pPr>
            <w:ins w:id="2841" w:author="Isha Gupta" w:date="2017-05-18T12:31:00Z">
              <w:r w:rsidRPr="005B2A22">
                <w:rPr>
                  <w:lang w:val="en-IN" w:eastAsia="ja-JP"/>
                </w:rPr>
                <w:t>Customer can login to the application and pay the policy premium</w:t>
              </w:r>
            </w:ins>
          </w:p>
        </w:tc>
      </w:tr>
      <w:tr w:rsidR="005B2A22" w:rsidRPr="005B2A22" w14:paraId="518D4D2D" w14:textId="77777777" w:rsidTr="005B2A22">
        <w:trPr>
          <w:trHeight w:val="285"/>
          <w:ins w:id="2842" w:author="Isha Gupta" w:date="2017-05-18T12:31:00Z"/>
        </w:trPr>
        <w:tc>
          <w:tcPr>
            <w:tcW w:w="1640" w:type="dxa"/>
            <w:hideMark/>
          </w:tcPr>
          <w:p w14:paraId="41DB9A30" w14:textId="77777777" w:rsidR="005B2A22" w:rsidRPr="005B2A22" w:rsidRDefault="005B2A22" w:rsidP="005B2A22">
            <w:pPr>
              <w:pStyle w:val="BodyText"/>
              <w:rPr>
                <w:ins w:id="2843" w:author="Isha Gupta" w:date="2017-05-18T12:31:00Z"/>
                <w:lang w:val="en-IN" w:eastAsia="ja-JP"/>
              </w:rPr>
            </w:pPr>
            <w:ins w:id="2844" w:author="Isha Gupta" w:date="2017-05-18T12:31:00Z">
              <w:r w:rsidRPr="005B2A22">
                <w:rPr>
                  <w:lang w:val="en-IN" w:eastAsia="ja-JP"/>
                </w:rPr>
                <w:t>EPIC-IPP-5</w:t>
              </w:r>
            </w:ins>
          </w:p>
        </w:tc>
        <w:tc>
          <w:tcPr>
            <w:tcW w:w="980" w:type="dxa"/>
            <w:hideMark/>
          </w:tcPr>
          <w:p w14:paraId="20B6FB8E" w14:textId="77777777" w:rsidR="005B2A22" w:rsidRPr="005B2A22" w:rsidRDefault="005B2A22" w:rsidP="005B2A22">
            <w:pPr>
              <w:pStyle w:val="BodyText"/>
              <w:rPr>
                <w:ins w:id="2845" w:author="Isha Gupta" w:date="2017-05-18T12:31:00Z"/>
                <w:lang w:val="en-IN" w:eastAsia="ja-JP"/>
              </w:rPr>
            </w:pPr>
            <w:ins w:id="2846" w:author="Isha Gupta" w:date="2017-05-18T12:31:00Z">
              <w:r w:rsidRPr="005B2A22">
                <w:rPr>
                  <w:lang w:val="en-IN" w:eastAsia="ja-JP"/>
                </w:rPr>
                <w:t>IPP-11</w:t>
              </w:r>
            </w:ins>
          </w:p>
        </w:tc>
        <w:tc>
          <w:tcPr>
            <w:tcW w:w="3520" w:type="dxa"/>
            <w:hideMark/>
          </w:tcPr>
          <w:p w14:paraId="26DD4171" w14:textId="77777777" w:rsidR="005B2A22" w:rsidRPr="005B2A22" w:rsidRDefault="005B2A22" w:rsidP="005B2A22">
            <w:pPr>
              <w:pStyle w:val="BodyText"/>
              <w:rPr>
                <w:ins w:id="2847" w:author="Isha Gupta" w:date="2017-05-18T12:31:00Z"/>
                <w:lang w:val="en-IN" w:eastAsia="ja-JP"/>
              </w:rPr>
            </w:pPr>
            <w:ins w:id="2848" w:author="Isha Gupta" w:date="2017-05-18T12:31:00Z">
              <w:r w:rsidRPr="005B2A22">
                <w:rPr>
                  <w:lang w:val="en-IN" w:eastAsia="ja-JP"/>
                </w:rPr>
                <w:t>Upload documents</w:t>
              </w:r>
            </w:ins>
          </w:p>
        </w:tc>
        <w:tc>
          <w:tcPr>
            <w:tcW w:w="4780" w:type="dxa"/>
            <w:hideMark/>
          </w:tcPr>
          <w:p w14:paraId="11245123" w14:textId="77777777" w:rsidR="005B2A22" w:rsidRPr="005B2A22" w:rsidRDefault="005B2A22" w:rsidP="005B2A22">
            <w:pPr>
              <w:pStyle w:val="BodyText"/>
              <w:rPr>
                <w:ins w:id="2849" w:author="Isha Gupta" w:date="2017-05-18T12:31:00Z"/>
                <w:lang w:val="en-IN" w:eastAsia="ja-JP"/>
              </w:rPr>
            </w:pPr>
            <w:ins w:id="2850" w:author="Isha Gupta" w:date="2017-05-18T12:31:00Z">
              <w:r w:rsidRPr="005B2A22">
                <w:rPr>
                  <w:lang w:val="en-IN" w:eastAsia="ja-JP"/>
                </w:rPr>
                <w:t>Agent</w:t>
              </w:r>
            </w:ins>
          </w:p>
        </w:tc>
        <w:tc>
          <w:tcPr>
            <w:tcW w:w="10240" w:type="dxa"/>
            <w:hideMark/>
          </w:tcPr>
          <w:p w14:paraId="39497153" w14:textId="77777777" w:rsidR="005B2A22" w:rsidRPr="005B2A22" w:rsidRDefault="005B2A22" w:rsidP="005B2A22">
            <w:pPr>
              <w:pStyle w:val="BodyText"/>
              <w:rPr>
                <w:ins w:id="2851" w:author="Isha Gupta" w:date="2017-05-18T12:31:00Z"/>
                <w:lang w:val="en-IN" w:eastAsia="ja-JP"/>
              </w:rPr>
            </w:pPr>
            <w:ins w:id="2852" w:author="Isha Gupta" w:date="2017-05-18T12:31:00Z">
              <w:r w:rsidRPr="005B2A22">
                <w:rPr>
                  <w:lang w:val="en-IN" w:eastAsia="ja-JP"/>
                </w:rPr>
                <w:t>Agent can upload the customer documents on the portal</w:t>
              </w:r>
            </w:ins>
          </w:p>
        </w:tc>
      </w:tr>
      <w:tr w:rsidR="005B2A22" w:rsidRPr="005B2A22" w14:paraId="17A692D2" w14:textId="77777777" w:rsidTr="005B2A22">
        <w:trPr>
          <w:trHeight w:val="285"/>
          <w:ins w:id="2853" w:author="Isha Gupta" w:date="2017-05-18T12:31:00Z"/>
        </w:trPr>
        <w:tc>
          <w:tcPr>
            <w:tcW w:w="1640" w:type="dxa"/>
            <w:hideMark/>
          </w:tcPr>
          <w:p w14:paraId="34D690E3" w14:textId="77777777" w:rsidR="005B2A22" w:rsidRPr="005B2A22" w:rsidRDefault="005B2A22" w:rsidP="005B2A22">
            <w:pPr>
              <w:pStyle w:val="BodyText"/>
              <w:rPr>
                <w:ins w:id="2854" w:author="Isha Gupta" w:date="2017-05-18T12:31:00Z"/>
                <w:lang w:val="en-IN" w:eastAsia="ja-JP"/>
              </w:rPr>
            </w:pPr>
            <w:ins w:id="2855" w:author="Isha Gupta" w:date="2017-05-18T12:31:00Z">
              <w:r w:rsidRPr="005B2A22">
                <w:rPr>
                  <w:lang w:val="en-IN" w:eastAsia="ja-JP"/>
                </w:rPr>
                <w:t>EPIC-WMS-4</w:t>
              </w:r>
            </w:ins>
          </w:p>
        </w:tc>
        <w:tc>
          <w:tcPr>
            <w:tcW w:w="980" w:type="dxa"/>
            <w:hideMark/>
          </w:tcPr>
          <w:p w14:paraId="268130A1" w14:textId="77777777" w:rsidR="005B2A22" w:rsidRPr="005B2A22" w:rsidRDefault="005B2A22" w:rsidP="005B2A22">
            <w:pPr>
              <w:pStyle w:val="BodyText"/>
              <w:rPr>
                <w:ins w:id="2856" w:author="Isha Gupta" w:date="2017-05-18T12:31:00Z"/>
                <w:lang w:val="en-IN" w:eastAsia="ja-JP"/>
              </w:rPr>
            </w:pPr>
            <w:ins w:id="2857" w:author="Isha Gupta" w:date="2017-05-18T12:31:00Z">
              <w:r w:rsidRPr="005B2A22">
                <w:rPr>
                  <w:lang w:val="en-IN" w:eastAsia="ja-JP"/>
                </w:rPr>
                <w:t>IPP-12</w:t>
              </w:r>
            </w:ins>
          </w:p>
        </w:tc>
        <w:tc>
          <w:tcPr>
            <w:tcW w:w="3520" w:type="dxa"/>
            <w:hideMark/>
          </w:tcPr>
          <w:p w14:paraId="45335400" w14:textId="4B0175AA" w:rsidR="005B2A22" w:rsidRPr="005B2A22" w:rsidRDefault="005B2A22" w:rsidP="005B2A22">
            <w:pPr>
              <w:pStyle w:val="BodyText"/>
              <w:rPr>
                <w:ins w:id="2858" w:author="Isha Gupta" w:date="2017-05-18T12:31:00Z"/>
                <w:lang w:val="en-IN" w:eastAsia="ja-JP"/>
              </w:rPr>
            </w:pPr>
            <w:ins w:id="2859" w:author="Isha Gupta" w:date="2017-05-18T12:31:00Z">
              <w:r w:rsidRPr="005B2A22">
                <w:rPr>
                  <w:lang w:val="en-IN" w:eastAsia="ja-JP"/>
                </w:rPr>
                <w:t>Issue</w:t>
              </w:r>
              <w:r>
                <w:rPr>
                  <w:lang w:val="en-IN" w:eastAsia="ja-JP"/>
                </w:rPr>
                <w:t xml:space="preserve"> </w:t>
              </w:r>
              <w:r w:rsidRPr="005B2A22">
                <w:rPr>
                  <w:lang w:val="en-IN" w:eastAsia="ja-JP"/>
                </w:rPr>
                <w:t>Policy</w:t>
              </w:r>
            </w:ins>
          </w:p>
        </w:tc>
        <w:tc>
          <w:tcPr>
            <w:tcW w:w="4780" w:type="dxa"/>
            <w:hideMark/>
          </w:tcPr>
          <w:p w14:paraId="5D2A50BA" w14:textId="77777777" w:rsidR="005B2A22" w:rsidRPr="005B2A22" w:rsidRDefault="005B2A22" w:rsidP="005B2A22">
            <w:pPr>
              <w:pStyle w:val="BodyText"/>
              <w:rPr>
                <w:ins w:id="2860" w:author="Isha Gupta" w:date="2017-05-18T12:31:00Z"/>
                <w:lang w:val="en-IN" w:eastAsia="ja-JP"/>
              </w:rPr>
            </w:pPr>
            <w:ins w:id="2861" w:author="Isha Gupta" w:date="2017-05-18T12:31:00Z">
              <w:r w:rsidRPr="005B2A22">
                <w:rPr>
                  <w:lang w:val="en-IN" w:eastAsia="ja-JP"/>
                </w:rPr>
                <w:t>Underwriter</w:t>
              </w:r>
            </w:ins>
          </w:p>
        </w:tc>
        <w:tc>
          <w:tcPr>
            <w:tcW w:w="10240" w:type="dxa"/>
            <w:hideMark/>
          </w:tcPr>
          <w:p w14:paraId="3B67C969" w14:textId="77777777" w:rsidR="005B2A22" w:rsidRPr="005B2A22" w:rsidRDefault="005B2A22" w:rsidP="005B2A22">
            <w:pPr>
              <w:pStyle w:val="BodyText"/>
              <w:rPr>
                <w:ins w:id="2862" w:author="Isha Gupta" w:date="2017-05-18T12:31:00Z"/>
                <w:lang w:val="en-IN" w:eastAsia="ja-JP"/>
              </w:rPr>
            </w:pPr>
            <w:ins w:id="2863" w:author="Isha Gupta" w:date="2017-05-18T12:31:00Z">
              <w:r w:rsidRPr="005B2A22">
                <w:rPr>
                  <w:lang w:val="en-IN" w:eastAsia="ja-JP"/>
                </w:rPr>
                <w:t>Underwriter should be able to validate the policy details based on main frame results &amp; issue the policy accordingly.</w:t>
              </w:r>
            </w:ins>
          </w:p>
        </w:tc>
      </w:tr>
    </w:tbl>
    <w:p w14:paraId="756B6424" w14:textId="6ACEF9AE" w:rsidR="00AA2249" w:rsidRDefault="00AA2249" w:rsidP="00AA2249">
      <w:pPr>
        <w:pStyle w:val="BodyText"/>
        <w:rPr>
          <w:ins w:id="2864" w:author="Isha Gupta" w:date="2017-05-18T12:26:00Z"/>
          <w:lang w:val="en-US" w:eastAsia="ja-JP"/>
        </w:rPr>
        <w:pPrChange w:id="2865" w:author="Isha Gupta" w:date="2017-05-18T12:26:00Z">
          <w:pPr>
            <w:pStyle w:val="Heading1"/>
          </w:pPr>
        </w:pPrChange>
      </w:pPr>
    </w:p>
    <w:p w14:paraId="214D8425" w14:textId="318C4950" w:rsidR="00CE13A2" w:rsidRPr="00CE13A2" w:rsidRDefault="00CE13A2" w:rsidP="00CE13A2">
      <w:pPr>
        <w:pStyle w:val="Heading2"/>
        <w:pPrChange w:id="2866" w:author="Isha Gupta" w:date="2017-05-18T12:26:00Z">
          <w:pPr>
            <w:pStyle w:val="Heading1"/>
          </w:pPr>
        </w:pPrChange>
      </w:pPr>
      <w:ins w:id="2867" w:author="Isha Gupta" w:date="2017-05-18T12:26:00Z">
        <w:r>
          <w:lastRenderedPageBreak/>
          <w:t>Glossary</w:t>
        </w:r>
      </w:ins>
    </w:p>
    <w:p w14:paraId="50E13C5E" w14:textId="6CA21B03" w:rsidR="00106186" w:rsidDel="00AF700C" w:rsidRDefault="00106186" w:rsidP="00106186">
      <w:pPr>
        <w:pStyle w:val="Heading2"/>
        <w:rPr>
          <w:del w:id="2868" w:author="Isha Gupta" w:date="2017-05-17T13:10:00Z"/>
        </w:rPr>
      </w:pPr>
      <w:bookmarkStart w:id="2869" w:name="_Toc482009656"/>
      <w:del w:id="2870" w:author="Isha Gupta" w:date="2017-05-17T13:10:00Z">
        <w:r w:rsidDel="00AF700C">
          <w:delText>Requirements Traceability Matrix</w:delText>
        </w:r>
        <w:bookmarkEnd w:id="2869"/>
      </w:del>
    </w:p>
    <w:p w14:paraId="6BD5C0EE" w14:textId="0B6E5291" w:rsidR="00106186" w:rsidRPr="00B16E93" w:rsidDel="00AF700C" w:rsidRDefault="00106186" w:rsidP="00106186">
      <w:pPr>
        <w:pStyle w:val="BodyText"/>
        <w:rPr>
          <w:del w:id="2871" w:author="Isha Gupta" w:date="2017-05-17T13:10:00Z"/>
          <w:lang w:val="en-US" w:eastAsia="ja-JP"/>
        </w:rPr>
      </w:pPr>
      <w:del w:id="2872" w:author="Isha Gupta" w:date="2017-05-17T13:10:00Z">
        <w:r w:rsidDel="00AF700C">
          <w:rPr>
            <w:lang w:val="en-US" w:eastAsia="ja-JP"/>
          </w:rPr>
          <w:delText>[todo]</w:delText>
        </w:r>
      </w:del>
    </w:p>
    <w:p w14:paraId="0257620D" w14:textId="693EFD79" w:rsidR="00106186" w:rsidRPr="00106186" w:rsidDel="00AF700C" w:rsidRDefault="00106186" w:rsidP="00106186">
      <w:pPr>
        <w:pStyle w:val="Heading2"/>
        <w:rPr>
          <w:del w:id="2873" w:author="Isha Gupta" w:date="2017-05-17T13:10:00Z"/>
        </w:rPr>
      </w:pPr>
      <w:bookmarkStart w:id="2874" w:name="_Toc482009657"/>
      <w:del w:id="2875" w:author="Isha Gupta" w:date="2017-05-17T13:10:00Z">
        <w:r w:rsidDel="00AF700C">
          <w:delText>Terms</w:delText>
        </w:r>
        <w:bookmarkEnd w:id="2874"/>
      </w:del>
    </w:p>
    <w:p w14:paraId="6D593C4D" w14:textId="77777777" w:rsidR="00106186" w:rsidRDefault="00106186" w:rsidP="00106186">
      <w:pPr>
        <w:pStyle w:val="Caption"/>
        <w:keepNext/>
      </w:pPr>
      <w:r>
        <w:t xml:space="preserve">Table </w:t>
      </w:r>
      <w:r>
        <w:fldChar w:fldCharType="begin"/>
      </w:r>
      <w:r>
        <w:instrText xml:space="preserve"> SEQ Table \* ARABIC </w:instrText>
      </w:r>
      <w:r>
        <w:fldChar w:fldCharType="separate"/>
      </w:r>
      <w:r w:rsidR="00C3108A">
        <w:rPr>
          <w:noProof/>
        </w:rPr>
        <w:t>1</w:t>
      </w:r>
      <w:r>
        <w:fldChar w:fldCharType="end"/>
      </w:r>
      <w:r>
        <w:t>: Glossary Terms and Definition</w:t>
      </w:r>
    </w:p>
    <w:tbl>
      <w:tblPr>
        <w:tblW w:w="0" w:type="auto"/>
        <w:tblInd w:w="227" w:type="dxa"/>
        <w:tblLayout w:type="fixed"/>
        <w:tblCellMar>
          <w:top w:w="85" w:type="dxa"/>
          <w:bottom w:w="28" w:type="dxa"/>
        </w:tblCellMar>
        <w:tblLook w:val="04A0" w:firstRow="1" w:lastRow="0" w:firstColumn="1" w:lastColumn="0" w:noHBand="0" w:noVBand="1"/>
      </w:tblPr>
      <w:tblGrid>
        <w:gridCol w:w="2008"/>
        <w:gridCol w:w="6804"/>
      </w:tblGrid>
      <w:tr w:rsidR="00B41856" w14:paraId="59116238" w14:textId="77777777" w:rsidTr="007F11FD">
        <w:trPr>
          <w:tblHeader/>
        </w:trPr>
        <w:tc>
          <w:tcPr>
            <w:tcW w:w="2008" w:type="dxa"/>
            <w:shd w:val="clear" w:color="auto" w:fill="FBE4D5" w:themeFill="accent2" w:themeFillTint="33"/>
          </w:tcPr>
          <w:p w14:paraId="136B3CEE" w14:textId="77777777" w:rsidR="00B41856" w:rsidRPr="001A598F" w:rsidRDefault="00B41856" w:rsidP="00A77DD6">
            <w:pPr>
              <w:pStyle w:val="TableHeader"/>
            </w:pPr>
            <w:r>
              <w:t>Glossary Term</w:t>
            </w:r>
          </w:p>
        </w:tc>
        <w:tc>
          <w:tcPr>
            <w:tcW w:w="6804" w:type="dxa"/>
            <w:shd w:val="clear" w:color="auto" w:fill="FBE4D5" w:themeFill="accent2" w:themeFillTint="33"/>
          </w:tcPr>
          <w:p w14:paraId="140D30AF" w14:textId="77777777" w:rsidR="00B41856" w:rsidRPr="001A598F" w:rsidRDefault="00B41856" w:rsidP="00A77DD6">
            <w:pPr>
              <w:pStyle w:val="TableHeader"/>
            </w:pPr>
            <w:r>
              <w:t>Definition</w:t>
            </w:r>
          </w:p>
        </w:tc>
      </w:tr>
      <w:tr w:rsidR="00B41856" w14:paraId="557ED2D8" w14:textId="77777777" w:rsidTr="001B22C2">
        <w:tc>
          <w:tcPr>
            <w:tcW w:w="2008" w:type="dxa"/>
          </w:tcPr>
          <w:p w14:paraId="0AF1E479" w14:textId="77777777" w:rsidR="00B41856" w:rsidRPr="005902FF" w:rsidRDefault="00B41856" w:rsidP="001B22C2">
            <w:pPr>
              <w:pStyle w:val="GlossaryTerm"/>
            </w:pPr>
            <w:r>
              <w:t>&lt;Term one&gt;</w:t>
            </w:r>
          </w:p>
        </w:tc>
        <w:tc>
          <w:tcPr>
            <w:tcW w:w="6804" w:type="dxa"/>
            <w:vAlign w:val="center"/>
          </w:tcPr>
          <w:p w14:paraId="7CD6BF89" w14:textId="77777777" w:rsidR="00B41856" w:rsidRPr="005902FF" w:rsidRDefault="00B41856" w:rsidP="001B22C2">
            <w:r>
              <w:t xml:space="preserve">&lt;Definition one&gt; </w:t>
            </w:r>
            <w:r w:rsidRPr="00470410">
              <w:rPr>
                <w:rStyle w:val="TableTextChar"/>
              </w:rPr>
              <w:t>Lorem ipsum dolor sit amet, consectetur adipiscing elit. Etiam at porta est, et lobortis sem. Duis imperdiet in nisl sed luctus. Vivamus hendrerit molestie urna, eu viverra velit porttitor sit amet. Donec nec ligula vitae elit venenatis tincidunt. Curabitur in est placerat, lobortis ante sit amet, tincidunt tortor. Duis ligula dui, tincidunt ut aliquam quis, gravida in libero. Nunc vel lacinia turpis. Etiam metus neque, ultricies eget odio eu, mollis ultricies lectus. Vestibulum consectetur turpis eget diam dignissim posuere.</w:t>
            </w:r>
          </w:p>
        </w:tc>
      </w:tr>
      <w:tr w:rsidR="00B41856" w:rsidRPr="00DE22E0" w14:paraId="48BEE310" w14:textId="77777777" w:rsidTr="001B22C2">
        <w:trPr>
          <w:trHeight w:val="226"/>
        </w:trPr>
        <w:tc>
          <w:tcPr>
            <w:tcW w:w="2008" w:type="dxa"/>
          </w:tcPr>
          <w:p w14:paraId="7D6B8DD8" w14:textId="77777777" w:rsidR="00B41856" w:rsidRPr="005902FF" w:rsidRDefault="00B41856" w:rsidP="001B22C2">
            <w:pPr>
              <w:pStyle w:val="GlossaryTerm"/>
            </w:pPr>
            <w:r>
              <w:t>&lt;Term two&gt;</w:t>
            </w:r>
          </w:p>
        </w:tc>
        <w:tc>
          <w:tcPr>
            <w:tcW w:w="6804" w:type="dxa"/>
            <w:vAlign w:val="center"/>
          </w:tcPr>
          <w:p w14:paraId="222D8E75" w14:textId="77777777" w:rsidR="00B41856" w:rsidRPr="005902FF" w:rsidRDefault="00B41856" w:rsidP="001B22C2">
            <w:r>
              <w:t xml:space="preserve">&lt;Definition two&gt; </w:t>
            </w:r>
            <w:r w:rsidRPr="008B5EA9">
              <w:rPr>
                <w:rStyle w:val="TableTextChar"/>
              </w:rPr>
              <w:t>Lorem ipsum dolor sit amet, consectetur adipiscing elit. Etiam at porta est, et lobortis sem. Duis imperdiet in nisl sed luctus. Vivamus hendrerit molestie urna, eu viverra velit porttitor sit amet. Donec nec ligula vitae elit venenatis tincidunt. Curabitur in est placerat, lobortis ante sit amet, tincidunt tortor. Duis ligula dui, tincidunt ut aliquam quis, gravida in libero. Nunc vel lacinia turpis. Etiam metus neque, ultricies eget odio eu, mollis ultricies lectus. Vestibulum consectetur turpis eget diam dignissim posuere.</w:t>
            </w:r>
          </w:p>
        </w:tc>
      </w:tr>
      <w:tr w:rsidR="00B41856" w:rsidRPr="00DE22E0" w14:paraId="76B989BE" w14:textId="77777777" w:rsidTr="001B22C2">
        <w:tc>
          <w:tcPr>
            <w:tcW w:w="2008" w:type="dxa"/>
          </w:tcPr>
          <w:p w14:paraId="5E19BE5E" w14:textId="77777777" w:rsidR="00B41856" w:rsidRDefault="00B41856" w:rsidP="001B22C2">
            <w:pPr>
              <w:pStyle w:val="GlossaryTerm"/>
            </w:pPr>
            <w:r>
              <w:t>&lt;Term N&gt;</w:t>
            </w:r>
          </w:p>
        </w:tc>
        <w:tc>
          <w:tcPr>
            <w:tcW w:w="6804" w:type="dxa"/>
            <w:vAlign w:val="center"/>
          </w:tcPr>
          <w:p w14:paraId="1CA90906" w14:textId="77777777" w:rsidR="00B41856" w:rsidRPr="008B5EA9" w:rsidRDefault="00B41856" w:rsidP="001B22C2">
            <w:pPr>
              <w:rPr>
                <w:rStyle w:val="TableTextChar"/>
              </w:rPr>
            </w:pPr>
            <w:r>
              <w:t>&lt;</w:t>
            </w:r>
            <w:r w:rsidRPr="008B5EA9">
              <w:rPr>
                <w:rStyle w:val="TableTextChar"/>
              </w:rPr>
              <w:t>Definition N&gt; Lorem ipsum dolor sit amet, consectetur adipiscing elit. Etiam at porta est, et lobortis sem. Duis imperdiet in nisl sed luctus. Vivamus hendrerit molestie urna, eu viverra velit porttitor sit amet. Donec nec ligula vitae elit venenatis tincidunt. Curabitur in est placerat, lobortis ante sit amet, tincidunt tortor. Duis ligula dui, tincidunt ut aliquam quis, gravida in libero. Nunc vel lacinia turpis. Etiam metus neque, ultricies eget odio eu, mollis ultricies lectus. Vestibulum consectetur turpis eget diam dignissim posuere.</w:t>
            </w:r>
          </w:p>
          <w:p w14:paraId="1BCBDBBC" w14:textId="77777777" w:rsidR="00B41856" w:rsidRDefault="00B41856" w:rsidP="00A77DD6">
            <w:pPr>
              <w:pStyle w:val="TableText"/>
            </w:pPr>
          </w:p>
        </w:tc>
      </w:tr>
      <w:tr w:rsidR="00B41856" w:rsidRPr="00DE22E0" w14:paraId="3EDF9E34" w14:textId="77777777" w:rsidTr="001B22C2">
        <w:tc>
          <w:tcPr>
            <w:tcW w:w="2008" w:type="dxa"/>
          </w:tcPr>
          <w:p w14:paraId="46E6450B" w14:textId="77777777" w:rsidR="00B41856" w:rsidRDefault="00B41856" w:rsidP="00A77DD6">
            <w:pPr>
              <w:pStyle w:val="TableText"/>
            </w:pPr>
          </w:p>
        </w:tc>
        <w:tc>
          <w:tcPr>
            <w:tcW w:w="6804" w:type="dxa"/>
          </w:tcPr>
          <w:p w14:paraId="0AF39D20" w14:textId="77777777" w:rsidR="00B41856" w:rsidRDefault="00B41856" w:rsidP="00A77DD6">
            <w:pPr>
              <w:pStyle w:val="TableText"/>
            </w:pPr>
          </w:p>
        </w:tc>
      </w:tr>
    </w:tbl>
    <w:p w14:paraId="23C518F8" w14:textId="77777777" w:rsidR="00B41856" w:rsidRPr="00B41856" w:rsidRDefault="00B41856" w:rsidP="00B41856">
      <w:pPr>
        <w:pStyle w:val="BodyText"/>
        <w:rPr>
          <w:lang w:val="en-US" w:eastAsia="ja-JP"/>
        </w:rPr>
      </w:pPr>
    </w:p>
    <w:p w14:paraId="5B5BA108" w14:textId="4470FDB2" w:rsidR="005F6D5A" w:rsidDel="00FC1EFB" w:rsidRDefault="005971E4" w:rsidP="005971E4">
      <w:pPr>
        <w:pStyle w:val="Heading2"/>
        <w:rPr>
          <w:del w:id="2876" w:author="Isha Gupta" w:date="2017-05-16T14:30:00Z"/>
        </w:rPr>
      </w:pPr>
      <w:bookmarkStart w:id="2877" w:name="_Toc482009658"/>
      <w:del w:id="2878" w:author="Isha Gupta" w:date="2017-05-16T14:30:00Z">
        <w:r w:rsidDel="00FC1EFB">
          <w:delText>Technology POCs</w:delText>
        </w:r>
        <w:bookmarkEnd w:id="2877"/>
      </w:del>
    </w:p>
    <w:p w14:paraId="653D9FEC" w14:textId="3FBA46BA" w:rsidR="005971E4" w:rsidRPr="00B16E93" w:rsidDel="00FC1EFB" w:rsidRDefault="005971E4" w:rsidP="005971E4">
      <w:pPr>
        <w:pStyle w:val="BodyText"/>
        <w:rPr>
          <w:del w:id="2879" w:author="Isha Gupta" w:date="2017-05-16T14:30:00Z"/>
          <w:lang w:val="en-US" w:eastAsia="ja-JP"/>
        </w:rPr>
      </w:pPr>
      <w:del w:id="2880" w:author="Isha Gupta" w:date="2017-05-16T14:30:00Z">
        <w:r w:rsidDel="00FC1EFB">
          <w:rPr>
            <w:lang w:val="en-US" w:eastAsia="ja-JP"/>
          </w:rPr>
          <w:delText>[todo]</w:delText>
        </w:r>
      </w:del>
    </w:p>
    <w:p w14:paraId="082D0FC8" w14:textId="1D783BD5" w:rsidR="005971E4" w:rsidDel="00FC1EFB" w:rsidRDefault="005971E4" w:rsidP="005971E4">
      <w:pPr>
        <w:pStyle w:val="Heading3"/>
        <w:rPr>
          <w:del w:id="2881" w:author="Isha Gupta" w:date="2017-05-16T14:30:00Z"/>
        </w:rPr>
      </w:pPr>
      <w:bookmarkStart w:id="2882" w:name="_Toc482009659"/>
      <w:del w:id="2883" w:author="Isha Gupta" w:date="2017-05-16T14:30:00Z">
        <w:r w:rsidDel="00FC1EFB">
          <w:delText>&lt;POC1&gt;</w:delText>
        </w:r>
        <w:bookmarkEnd w:id="2882"/>
      </w:del>
    </w:p>
    <w:p w14:paraId="43C3267A" w14:textId="0A7DE62D" w:rsidR="005971E4" w:rsidRPr="00B16E93" w:rsidDel="00FC1EFB" w:rsidRDefault="005971E4" w:rsidP="005971E4">
      <w:pPr>
        <w:pStyle w:val="BodyText"/>
        <w:rPr>
          <w:del w:id="2884" w:author="Isha Gupta" w:date="2017-05-16T14:30:00Z"/>
          <w:lang w:val="en-US" w:eastAsia="ja-JP"/>
        </w:rPr>
      </w:pPr>
      <w:del w:id="2885" w:author="Isha Gupta" w:date="2017-05-16T14:30:00Z">
        <w:r w:rsidDel="00FC1EFB">
          <w:rPr>
            <w:lang w:val="en-US" w:eastAsia="ja-JP"/>
          </w:rPr>
          <w:delText>[todo]</w:delText>
        </w:r>
      </w:del>
    </w:p>
    <w:p w14:paraId="30A7E05A" w14:textId="671C3F3A" w:rsidR="005971E4" w:rsidDel="00FC1EFB" w:rsidRDefault="005971E4" w:rsidP="005971E4">
      <w:pPr>
        <w:pStyle w:val="Heading3"/>
        <w:rPr>
          <w:del w:id="2886" w:author="Isha Gupta" w:date="2017-05-16T14:30:00Z"/>
        </w:rPr>
      </w:pPr>
      <w:bookmarkStart w:id="2887" w:name="_Toc482009660"/>
      <w:del w:id="2888" w:author="Isha Gupta" w:date="2017-05-16T14:30:00Z">
        <w:r w:rsidDel="00FC1EFB">
          <w:delText>&lt;POC2&gt;</w:delText>
        </w:r>
        <w:bookmarkEnd w:id="2887"/>
      </w:del>
    </w:p>
    <w:p w14:paraId="3356A1DB" w14:textId="7717FF54" w:rsidR="005971E4" w:rsidRPr="00B16E93" w:rsidDel="00FC1EFB" w:rsidRDefault="005971E4" w:rsidP="005971E4">
      <w:pPr>
        <w:pStyle w:val="BodyText"/>
        <w:rPr>
          <w:del w:id="2889" w:author="Isha Gupta" w:date="2017-05-16T14:30:00Z"/>
          <w:lang w:val="en-US" w:eastAsia="ja-JP"/>
        </w:rPr>
      </w:pPr>
      <w:del w:id="2890" w:author="Isha Gupta" w:date="2017-05-16T14:30:00Z">
        <w:r w:rsidDel="00FC1EFB">
          <w:rPr>
            <w:lang w:val="en-US" w:eastAsia="ja-JP"/>
          </w:rPr>
          <w:delText>[todo]</w:delText>
        </w:r>
      </w:del>
    </w:p>
    <w:p w14:paraId="1D8C1B23" w14:textId="77777777" w:rsidR="005971E4" w:rsidRPr="005971E4" w:rsidRDefault="005971E4" w:rsidP="005971E4">
      <w:pPr>
        <w:pStyle w:val="BodyText"/>
        <w:rPr>
          <w:lang w:val="en-US" w:eastAsia="ja-JP"/>
        </w:rPr>
      </w:pPr>
    </w:p>
    <w:p w14:paraId="22F9D99F" w14:textId="77777777" w:rsidR="004C75EC" w:rsidRDefault="004C75EC">
      <w:r>
        <w:br w:type="page"/>
      </w:r>
    </w:p>
    <w:p w14:paraId="661E5C4F" w14:textId="77777777" w:rsidR="00012E81" w:rsidRDefault="00012E81">
      <w:pPr>
        <w:sectPr w:rsidR="00012E81" w:rsidSect="000328AB">
          <w:headerReference w:type="default" r:id="rId25"/>
          <w:footerReference w:type="default" r:id="rId26"/>
          <w:headerReference w:type="first" r:id="rId27"/>
          <w:footerReference w:type="first" r:id="rId28"/>
          <w:pgSz w:w="11906" w:h="16838"/>
          <w:pgMar w:top="1440" w:right="1080" w:bottom="1440" w:left="1080" w:header="708" w:footer="708" w:gutter="0"/>
          <w:pgNumType w:start="0"/>
          <w:cols w:space="708"/>
          <w:titlePg/>
          <w:docGrid w:linePitch="360"/>
        </w:sectPr>
      </w:pPr>
    </w:p>
    <w:p w14:paraId="35C841B4" w14:textId="77777777" w:rsidR="00012E81" w:rsidRDefault="00012E81" w:rsidP="00012E81"/>
    <w:p w14:paraId="5E8D6BA8" w14:textId="77777777" w:rsidR="00012E81" w:rsidRDefault="00DB2839" w:rsidP="00012E81">
      <w:r w:rsidRPr="00DB2839">
        <w:rPr>
          <w:noProof/>
          <w:lang w:val="en-US"/>
        </w:rPr>
        <mc:AlternateContent>
          <mc:Choice Requires="wps">
            <w:drawing>
              <wp:anchor distT="0" distB="0" distL="114300" distR="114300" simplePos="0" relativeHeight="251649536" behindDoc="0" locked="0" layoutInCell="1" allowOverlap="1" wp14:anchorId="40335F59" wp14:editId="0ED2CF3F">
                <wp:simplePos x="0" y="0"/>
                <wp:positionH relativeFrom="column">
                  <wp:posOffset>-652780</wp:posOffset>
                </wp:positionH>
                <wp:positionV relativeFrom="paragraph">
                  <wp:posOffset>5809615</wp:posOffset>
                </wp:positionV>
                <wp:extent cx="3641725" cy="3782060"/>
                <wp:effectExtent l="0" t="0" r="15875" b="27940"/>
                <wp:wrapNone/>
                <wp:docPr id="27702" name="Rectangle 27702"/>
                <wp:cNvGraphicFramePr/>
                <a:graphic xmlns:a="http://schemas.openxmlformats.org/drawingml/2006/main">
                  <a:graphicData uri="http://schemas.microsoft.com/office/word/2010/wordprocessingShape">
                    <wps:wsp>
                      <wps:cNvSpPr/>
                      <wps:spPr>
                        <a:xfrm>
                          <a:off x="0" y="0"/>
                          <a:ext cx="3641725" cy="3782060"/>
                        </a:xfrm>
                        <a:prstGeom prst="rect">
                          <a:avLst/>
                        </a:prstGeom>
                        <a:noFill/>
                        <a:ln>
                          <a:solidFill>
                            <a:schemeClr val="accent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92AD87" id="Rectangle 27702" o:spid="_x0000_s1026" style="position:absolute;margin-left:-51.4pt;margin-top:457.45pt;width:286.75pt;height:297.8pt;z-index:251649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" filled="f" strokecolor="#f4b083 [1941]" strokeweight="1pt"/>
            </w:pict>
          </mc:Fallback>
        </mc:AlternateContent>
      </w:r>
      <w:r w:rsidRPr="00DB2839">
        <w:rPr>
          <w:noProof/>
          <w:lang w:val="en-US"/>
        </w:rPr>
        <w:drawing>
          <wp:anchor distT="0" distB="0" distL="114300" distR="114300" simplePos="0" relativeHeight="251648512" behindDoc="0" locked="0" layoutInCell="1" allowOverlap="1" wp14:anchorId="0ED31DC7" wp14:editId="48656A65">
            <wp:simplePos x="0" y="0"/>
            <wp:positionH relativeFrom="column">
              <wp:posOffset>-479358</wp:posOffset>
            </wp:positionH>
            <wp:positionV relativeFrom="paragraph">
              <wp:posOffset>5636260</wp:posOffset>
            </wp:positionV>
            <wp:extent cx="2647950" cy="3924935"/>
            <wp:effectExtent l="0" t="0" r="0" b="0"/>
            <wp:wrapNone/>
            <wp:docPr id="27701" name="Picture 27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01" name="Picture 27701"/>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2647950" cy="3924935"/>
                    </a:xfrm>
                    <a:prstGeom prst="rect">
                      <a:avLst/>
                    </a:prstGeom>
                  </pic:spPr>
                </pic:pic>
              </a:graphicData>
            </a:graphic>
          </wp:anchor>
        </w:drawing>
      </w:r>
      <w:r w:rsidR="00495D29">
        <w:rPr>
          <w:noProof/>
          <w:lang w:val="en-US"/>
        </w:rPr>
        <w:drawing>
          <wp:anchor distT="0" distB="0" distL="114300" distR="114300" simplePos="0" relativeHeight="251637248" behindDoc="0" locked="0" layoutInCell="1" allowOverlap="1" wp14:anchorId="6E45D910" wp14:editId="75AF7B9B">
            <wp:simplePos x="0" y="0"/>
            <wp:positionH relativeFrom="column">
              <wp:posOffset>3337560</wp:posOffset>
            </wp:positionH>
            <wp:positionV relativeFrom="paragraph">
              <wp:posOffset>6400800</wp:posOffset>
            </wp:positionV>
            <wp:extent cx="1165225" cy="387985"/>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1165225" cy="387985"/>
                    </a:xfrm>
                    <a:prstGeom prst="rect">
                      <a:avLst/>
                    </a:prstGeom>
                    <a:solidFill>
                      <a:schemeClr val="bg1"/>
                    </a:solidFill>
                    <a:ln>
                      <a:noFill/>
                    </a:ln>
                  </pic:spPr>
                </pic:pic>
              </a:graphicData>
            </a:graphic>
            <wp14:sizeRelH relativeFrom="margin">
              <wp14:pctWidth>0</wp14:pctWidth>
            </wp14:sizeRelH>
            <wp14:sizeRelV relativeFrom="margin">
              <wp14:pctHeight>0</wp14:pctHeight>
            </wp14:sizeRelV>
          </wp:anchor>
        </w:drawing>
      </w:r>
      <w:r w:rsidR="00495D29">
        <w:rPr>
          <w:noProof/>
          <w:lang w:val="en-US"/>
        </w:rPr>
        <w:drawing>
          <wp:anchor distT="0" distB="0" distL="114300" distR="114300" simplePos="0" relativeHeight="251638272" behindDoc="0" locked="0" layoutInCell="1" allowOverlap="1" wp14:anchorId="41694D28" wp14:editId="6825DE1F">
            <wp:simplePos x="0" y="0"/>
            <wp:positionH relativeFrom="column">
              <wp:posOffset>5121275</wp:posOffset>
            </wp:positionH>
            <wp:positionV relativeFrom="paragraph">
              <wp:posOffset>6229350</wp:posOffset>
            </wp:positionV>
            <wp:extent cx="1118235" cy="561340"/>
            <wp:effectExtent l="0" t="0" r="5715" b="0"/>
            <wp:wrapNone/>
            <wp:docPr id="17" name="Picture 17"/>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9">
                      <a:extLst>
                        <a:ext uri="{28A0092B-C50C-407E-A947-70E740481C1C}">
                          <a14:useLocalDpi xmlns:a14="http://schemas.microsoft.com/office/drawing/2010/main" val="0"/>
                        </a:ext>
                      </a:extLst>
                    </a:blip>
                    <a:stretch>
                      <a:fillRect/>
                    </a:stretch>
                  </pic:blipFill>
                  <pic:spPr bwMode="auto">
                    <a:xfrm>
                      <a:off x="0" y="0"/>
                      <a:ext cx="1118235" cy="561340"/>
                    </a:xfrm>
                    <a:prstGeom prst="rect">
                      <a:avLst/>
                    </a:prstGeom>
                    <a:solidFill>
                      <a:schemeClr val="bg1"/>
                    </a:solidFill>
                    <a:ln>
                      <a:noFill/>
                    </a:ln>
                  </pic:spPr>
                </pic:pic>
              </a:graphicData>
            </a:graphic>
            <wp14:sizeRelH relativeFrom="margin">
              <wp14:pctWidth>0</wp14:pctWidth>
            </wp14:sizeRelH>
            <wp14:sizeRelV relativeFrom="margin">
              <wp14:pctHeight>0</wp14:pctHeight>
            </wp14:sizeRelV>
          </wp:anchor>
        </w:drawing>
      </w:r>
      <w:r w:rsidR="00012E81">
        <w:rPr>
          <w:noProof/>
          <w:lang w:val="en-US"/>
        </w:rPr>
        <mc:AlternateContent>
          <mc:Choice Requires="wps">
            <w:drawing>
              <wp:anchor distT="0" distB="0" distL="114300" distR="114300" simplePos="0" relativeHeight="251639296" behindDoc="0" locked="0" layoutInCell="1" allowOverlap="1" wp14:anchorId="46A17CAE" wp14:editId="0FC72BFF">
                <wp:simplePos x="0" y="0"/>
                <wp:positionH relativeFrom="column">
                  <wp:posOffset>3093720</wp:posOffset>
                </wp:positionH>
                <wp:positionV relativeFrom="paragraph">
                  <wp:posOffset>6572250</wp:posOffset>
                </wp:positionV>
                <wp:extent cx="3657600" cy="2755900"/>
                <wp:effectExtent l="0" t="0" r="0" b="6350"/>
                <wp:wrapNone/>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7600" cy="2755900"/>
                        </a:xfrm>
                        <a:prstGeom prst="rect">
                          <a:avLst/>
                        </a:prstGeom>
                        <a:noFill/>
                        <a:ln w="9525">
                          <a:noFill/>
                          <a:miter lim="800000"/>
                          <a:headEnd/>
                          <a:tailEnd/>
                        </a:ln>
                        <a:effectLst/>
                      </wps:spPr>
                      <wps:txbx>
                        <w:txbxContent>
                          <w:p w14:paraId="42FBCBFB" w14:textId="77777777" w:rsidR="001324D5" w:rsidRPr="00B61E62" w:rsidRDefault="001324D5" w:rsidP="00012E81">
                            <w:pPr>
                              <w:pStyle w:val="NormalWeb"/>
                              <w:spacing w:before="0" w:beforeAutospacing="0" w:after="0" w:afterAutospacing="0"/>
                              <w:textAlignment w:val="baseline"/>
                              <w:rPr>
                                <w:color w:val="808080" w:themeColor="background1" w:themeShade="80"/>
                              </w:rPr>
                            </w:pPr>
                            <w:r w:rsidRPr="00B61E62">
                              <w:rPr>
                                <w:rFonts w:asciiTheme="majorHAnsi" w:eastAsia="Calibri" w:hAnsi="Calibri Light"/>
                                <w:b/>
                                <w:bCs/>
                                <w:color w:val="808080" w:themeColor="background1" w:themeShade="80"/>
                                <w:kern w:val="24"/>
                                <w:lang w:val="en-US"/>
                              </w:rPr>
                              <w:t>COPYRIGHT NOTICE</w:t>
                            </w:r>
                          </w:p>
                          <w:p w14:paraId="50CD36B2" w14:textId="77777777" w:rsidR="001324D5" w:rsidRDefault="001324D5" w:rsidP="00012E81">
                            <w:pPr>
                              <w:pStyle w:val="NormalWeb"/>
                              <w:kinsoku w:val="0"/>
                              <w:overflowPunct w:val="0"/>
                              <w:spacing w:before="0" w:beforeAutospacing="0" w:after="0" w:afterAutospacing="0"/>
                              <w:textAlignment w:val="baseline"/>
                              <w:rPr>
                                <w:rFonts w:asciiTheme="majorHAnsi" w:eastAsia="Calibri" w:hAnsi="Calibri Light"/>
                                <w:b/>
                                <w:bCs/>
                                <w:color w:val="808080" w:themeColor="background1" w:themeShade="80"/>
                                <w:kern w:val="24"/>
                                <w:lang w:val="en-US"/>
                              </w:rPr>
                            </w:pPr>
                            <w:r w:rsidRPr="00B61E62">
                              <w:rPr>
                                <w:rFonts w:asciiTheme="majorHAnsi" w:eastAsia="Calibri" w:hAnsi="Calibri Light"/>
                                <w:color w:val="808080" w:themeColor="background1" w:themeShade="80"/>
                                <w:kern w:val="24"/>
                                <w:lang w:val="en-US"/>
                              </w:rPr>
                              <w:t xml:space="preserve">Copyright © 2013-15 </w:t>
                            </w:r>
                            <w:r w:rsidRPr="00B61E62">
                              <w:rPr>
                                <w:rFonts w:asciiTheme="majorHAnsi" w:hAnsi="Calibri Light"/>
                                <w:color w:val="808080" w:themeColor="background1" w:themeShade="80"/>
                                <w:kern w:val="24"/>
                                <w:lang w:val="en-US"/>
                              </w:rPr>
                              <w:t>Nagarro Software Pvt.</w:t>
                            </w:r>
                            <w:r w:rsidRPr="00B61E62">
                              <w:rPr>
                                <w:rFonts w:asciiTheme="majorHAnsi" w:eastAsia="Calibri" w:hAnsi="Calibri Light"/>
                                <w:color w:val="808080" w:themeColor="background1" w:themeShade="80"/>
                                <w:kern w:val="24"/>
                                <w:lang w:val="en-US"/>
                              </w:rPr>
                              <w:t xml:space="preserve"> Ltd</w:t>
                            </w:r>
                            <w:r w:rsidRPr="00B61E62">
                              <w:rPr>
                                <w:rFonts w:asciiTheme="majorHAnsi" w:hAnsi="Calibri Light"/>
                                <w:color w:val="808080" w:themeColor="background1" w:themeShade="80"/>
                                <w:kern w:val="24"/>
                                <w:lang w:val="en-US"/>
                              </w:rPr>
                              <w:t xml:space="preserve">. </w:t>
                            </w:r>
                            <w:r w:rsidRPr="00B61E62">
                              <w:rPr>
                                <w:rFonts w:asciiTheme="majorHAnsi" w:eastAsia="Calibri" w:hAnsi="Calibri Light"/>
                                <w:b/>
                                <w:bCs/>
                                <w:color w:val="808080" w:themeColor="background1" w:themeShade="80"/>
                                <w:kern w:val="24"/>
                                <w:lang w:val="en-US"/>
                              </w:rPr>
                              <w:t xml:space="preserve">All rights reserved. </w:t>
                            </w:r>
                          </w:p>
                          <w:p w14:paraId="6BB834AF" w14:textId="77777777" w:rsidR="001324D5" w:rsidRDefault="001324D5" w:rsidP="00012E81">
                            <w:pPr>
                              <w:pStyle w:val="NormalWeb"/>
                              <w:kinsoku w:val="0"/>
                              <w:overflowPunct w:val="0"/>
                              <w:spacing w:before="0" w:beforeAutospacing="0" w:after="0" w:afterAutospacing="0"/>
                              <w:textAlignment w:val="baseline"/>
                              <w:rPr>
                                <w:rFonts w:asciiTheme="majorHAnsi" w:eastAsia="Calibri" w:hAnsi="Calibri Light"/>
                                <w:b/>
                                <w:bCs/>
                                <w:color w:val="808080" w:themeColor="background1" w:themeShade="80"/>
                                <w:kern w:val="24"/>
                                <w:lang w:val="en-US"/>
                              </w:rPr>
                            </w:pPr>
                          </w:p>
                          <w:p w14:paraId="14CA1E9B" w14:textId="77777777" w:rsidR="001324D5" w:rsidRPr="00B61E62" w:rsidRDefault="001324D5" w:rsidP="00012E81">
                            <w:pPr>
                              <w:pStyle w:val="NormalWeb"/>
                              <w:kinsoku w:val="0"/>
                              <w:overflowPunct w:val="0"/>
                              <w:spacing w:before="0" w:beforeAutospacing="0" w:after="0" w:afterAutospacing="0"/>
                              <w:textAlignment w:val="baseline"/>
                              <w:rPr>
                                <w:color w:val="808080" w:themeColor="background1" w:themeShade="80"/>
                              </w:rPr>
                            </w:pPr>
                            <w:r w:rsidRPr="00B61E62">
                              <w:rPr>
                                <w:rFonts w:asciiTheme="majorHAnsi" w:eastAsia="Calibri" w:hAnsi="Calibri Light"/>
                                <w:color w:val="808080" w:themeColor="background1" w:themeShade="80"/>
                                <w:kern w:val="24"/>
                                <w:lang w:val="en-US"/>
                              </w:rPr>
                              <w:t xml:space="preserve">This document is confidential and proprietary to </w:t>
                            </w:r>
                            <w:r w:rsidRPr="00B61E62">
                              <w:rPr>
                                <w:rFonts w:asciiTheme="majorHAnsi" w:hAnsi="Calibri Light"/>
                                <w:color w:val="808080" w:themeColor="background1" w:themeShade="80"/>
                                <w:kern w:val="24"/>
                                <w:lang w:val="en-US"/>
                              </w:rPr>
                              <w:t>Nagarro Software Pvt. Ltd.</w:t>
                            </w:r>
                            <w:r w:rsidRPr="00B61E62">
                              <w:rPr>
                                <w:rFonts w:asciiTheme="majorHAnsi" w:eastAsia="Calibri" w:hAnsi="Calibri Light"/>
                                <w:color w:val="808080" w:themeColor="background1" w:themeShade="80"/>
                                <w:kern w:val="24"/>
                                <w:lang w:val="en-US"/>
                              </w:rPr>
                              <w:t xml:space="preserve"> and no part of it should be reproduced, published, transmitted or distributed in any form or by any means, electronic, mechanical, photocopying, recording or otherwise, or stored in any information storage or retrieval system of any nature nor should it be disclosed to third parties without the prior express written authorization of </w:t>
                            </w:r>
                            <w:r w:rsidRPr="00B61E62">
                              <w:rPr>
                                <w:rFonts w:asciiTheme="majorHAnsi" w:hAnsi="Calibri Light"/>
                                <w:color w:val="808080" w:themeColor="background1" w:themeShade="80"/>
                                <w:kern w:val="24"/>
                                <w:lang w:val="en-US"/>
                              </w:rPr>
                              <w:t>Nagarro Software Pvt. Ltd.</w:t>
                            </w:r>
                            <w:r w:rsidRPr="00B61E62">
                              <w:rPr>
                                <w:rFonts w:asciiTheme="majorHAnsi" w:hAnsi="Calibri Light" w:cstheme="minorBidi"/>
                                <w:color w:val="808080" w:themeColor="background1" w:themeShade="80"/>
                                <w:kern w:val="24"/>
                                <w:lang w:val="en-GB"/>
                              </w:rPr>
                              <w:t xml:space="preserve"> </w:t>
                            </w:r>
                          </w:p>
                        </w:txbxContent>
                      </wps:txbx>
                      <wps:bodyPr vert="horz" wrap="square" lIns="0" tIns="0" rIns="0" bIns="0" numCol="1" anchor="b" anchorCtr="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A17CAE" id="Rectangle 18" o:spid="_x0000_s1070" style="position:absolute;margin-left:243.6pt;margin-top:517.5pt;width:4in;height:217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" filled="f" stroked="f">
                <v:textbox inset="0,0,0,0">
                  <w:txbxContent>
                    <w:p w14:paraId="42FBCBFB" w14:textId="77777777" w:rsidR="001324D5" w:rsidRPr="00B61E62" w:rsidRDefault="001324D5" w:rsidP="00012E81">
                      <w:pPr>
                        <w:pStyle w:val="NormalWeb"/>
                        <w:spacing w:before="0" w:beforeAutospacing="0" w:after="0" w:afterAutospacing="0"/>
                        <w:textAlignment w:val="baseline"/>
                        <w:rPr>
                          <w:color w:val="808080" w:themeColor="background1" w:themeShade="80"/>
                        </w:rPr>
                      </w:pPr>
                      <w:r w:rsidRPr="00B61E62">
                        <w:rPr>
                          <w:rFonts w:asciiTheme="majorHAnsi" w:eastAsia="Calibri" w:hAnsi="Calibri Light"/>
                          <w:b/>
                          <w:bCs/>
                          <w:color w:val="808080" w:themeColor="background1" w:themeShade="80"/>
                          <w:kern w:val="24"/>
                          <w:lang w:val="en-US"/>
                        </w:rPr>
                        <w:t>COPYRIGHT NOTICE</w:t>
                      </w:r>
                    </w:p>
                    <w:p w14:paraId="50CD36B2" w14:textId="77777777" w:rsidR="001324D5" w:rsidRDefault="001324D5" w:rsidP="00012E81">
                      <w:pPr>
                        <w:pStyle w:val="NormalWeb"/>
                        <w:kinsoku w:val="0"/>
                        <w:overflowPunct w:val="0"/>
                        <w:spacing w:before="0" w:beforeAutospacing="0" w:after="0" w:afterAutospacing="0"/>
                        <w:textAlignment w:val="baseline"/>
                        <w:rPr>
                          <w:rFonts w:asciiTheme="majorHAnsi" w:eastAsia="Calibri" w:hAnsi="Calibri Light"/>
                          <w:b/>
                          <w:bCs/>
                          <w:color w:val="808080" w:themeColor="background1" w:themeShade="80"/>
                          <w:kern w:val="24"/>
                          <w:lang w:val="en-US"/>
                        </w:rPr>
                      </w:pPr>
                      <w:r w:rsidRPr="00B61E62">
                        <w:rPr>
                          <w:rFonts w:asciiTheme="majorHAnsi" w:eastAsia="Calibri" w:hAnsi="Calibri Light"/>
                          <w:color w:val="808080" w:themeColor="background1" w:themeShade="80"/>
                          <w:kern w:val="24"/>
                          <w:lang w:val="en-US"/>
                        </w:rPr>
                        <w:t xml:space="preserve">Copyright © 2013-15 </w:t>
                      </w:r>
                      <w:r w:rsidRPr="00B61E62">
                        <w:rPr>
                          <w:rFonts w:asciiTheme="majorHAnsi" w:hAnsi="Calibri Light"/>
                          <w:color w:val="808080" w:themeColor="background1" w:themeShade="80"/>
                          <w:kern w:val="24"/>
                          <w:lang w:val="en-US"/>
                        </w:rPr>
                        <w:t>Nagarro Software Pvt.</w:t>
                      </w:r>
                      <w:r w:rsidRPr="00B61E62">
                        <w:rPr>
                          <w:rFonts w:asciiTheme="majorHAnsi" w:eastAsia="Calibri" w:hAnsi="Calibri Light"/>
                          <w:color w:val="808080" w:themeColor="background1" w:themeShade="80"/>
                          <w:kern w:val="24"/>
                          <w:lang w:val="en-US"/>
                        </w:rPr>
                        <w:t xml:space="preserve"> Ltd</w:t>
                      </w:r>
                      <w:r w:rsidRPr="00B61E62">
                        <w:rPr>
                          <w:rFonts w:asciiTheme="majorHAnsi" w:hAnsi="Calibri Light"/>
                          <w:color w:val="808080" w:themeColor="background1" w:themeShade="80"/>
                          <w:kern w:val="24"/>
                          <w:lang w:val="en-US"/>
                        </w:rPr>
                        <w:t xml:space="preserve">. </w:t>
                      </w:r>
                      <w:r w:rsidRPr="00B61E62">
                        <w:rPr>
                          <w:rFonts w:asciiTheme="majorHAnsi" w:eastAsia="Calibri" w:hAnsi="Calibri Light"/>
                          <w:b/>
                          <w:bCs/>
                          <w:color w:val="808080" w:themeColor="background1" w:themeShade="80"/>
                          <w:kern w:val="24"/>
                          <w:lang w:val="en-US"/>
                        </w:rPr>
                        <w:t xml:space="preserve">All rights reserved. </w:t>
                      </w:r>
                    </w:p>
                    <w:p w14:paraId="6BB834AF" w14:textId="77777777" w:rsidR="001324D5" w:rsidRDefault="001324D5" w:rsidP="00012E81">
                      <w:pPr>
                        <w:pStyle w:val="NormalWeb"/>
                        <w:kinsoku w:val="0"/>
                        <w:overflowPunct w:val="0"/>
                        <w:spacing w:before="0" w:beforeAutospacing="0" w:after="0" w:afterAutospacing="0"/>
                        <w:textAlignment w:val="baseline"/>
                        <w:rPr>
                          <w:rFonts w:asciiTheme="majorHAnsi" w:eastAsia="Calibri" w:hAnsi="Calibri Light"/>
                          <w:b/>
                          <w:bCs/>
                          <w:color w:val="808080" w:themeColor="background1" w:themeShade="80"/>
                          <w:kern w:val="24"/>
                          <w:lang w:val="en-US"/>
                        </w:rPr>
                      </w:pPr>
                    </w:p>
                    <w:p w14:paraId="14CA1E9B" w14:textId="77777777" w:rsidR="001324D5" w:rsidRPr="00B61E62" w:rsidRDefault="001324D5" w:rsidP="00012E81">
                      <w:pPr>
                        <w:pStyle w:val="NormalWeb"/>
                        <w:kinsoku w:val="0"/>
                        <w:overflowPunct w:val="0"/>
                        <w:spacing w:before="0" w:beforeAutospacing="0" w:after="0" w:afterAutospacing="0"/>
                        <w:textAlignment w:val="baseline"/>
                        <w:rPr>
                          <w:color w:val="808080" w:themeColor="background1" w:themeShade="80"/>
                        </w:rPr>
                      </w:pPr>
                      <w:r w:rsidRPr="00B61E62">
                        <w:rPr>
                          <w:rFonts w:asciiTheme="majorHAnsi" w:eastAsia="Calibri" w:hAnsi="Calibri Light"/>
                          <w:color w:val="808080" w:themeColor="background1" w:themeShade="80"/>
                          <w:kern w:val="24"/>
                          <w:lang w:val="en-US"/>
                        </w:rPr>
                        <w:t xml:space="preserve">This document is confidential and proprietary to </w:t>
                      </w:r>
                      <w:r w:rsidRPr="00B61E62">
                        <w:rPr>
                          <w:rFonts w:asciiTheme="majorHAnsi" w:hAnsi="Calibri Light"/>
                          <w:color w:val="808080" w:themeColor="background1" w:themeShade="80"/>
                          <w:kern w:val="24"/>
                          <w:lang w:val="en-US"/>
                        </w:rPr>
                        <w:t>Nagarro Software Pvt. Ltd.</w:t>
                      </w:r>
                      <w:r w:rsidRPr="00B61E62">
                        <w:rPr>
                          <w:rFonts w:asciiTheme="majorHAnsi" w:eastAsia="Calibri" w:hAnsi="Calibri Light"/>
                          <w:color w:val="808080" w:themeColor="background1" w:themeShade="80"/>
                          <w:kern w:val="24"/>
                          <w:lang w:val="en-US"/>
                        </w:rPr>
                        <w:t xml:space="preserve"> and no part of it should be reproduced, published, transmitted or distributed in any form or by any means, electronic, mechanical, photocopying, recording or otherwise, or stored in any information storage or retrieval system of any nature nor should it be disclosed to third parties without the prior express written authorization of </w:t>
                      </w:r>
                      <w:r w:rsidRPr="00B61E62">
                        <w:rPr>
                          <w:rFonts w:asciiTheme="majorHAnsi" w:hAnsi="Calibri Light"/>
                          <w:color w:val="808080" w:themeColor="background1" w:themeShade="80"/>
                          <w:kern w:val="24"/>
                          <w:lang w:val="en-US"/>
                        </w:rPr>
                        <w:t>Nagarro Software Pvt. Ltd.</w:t>
                      </w:r>
                      <w:r w:rsidRPr="00B61E62">
                        <w:rPr>
                          <w:rFonts w:asciiTheme="majorHAnsi" w:hAnsi="Calibri Light" w:cstheme="minorBidi"/>
                          <w:color w:val="808080" w:themeColor="background1" w:themeShade="80"/>
                          <w:kern w:val="24"/>
                          <w:lang w:val="en-GB"/>
                        </w:rPr>
                        <w:t xml:space="preserve"> </w:t>
                      </w:r>
                    </w:p>
                  </w:txbxContent>
                </v:textbox>
              </v:rect>
            </w:pict>
          </mc:Fallback>
        </mc:AlternateContent>
      </w:r>
      <w:r w:rsidR="00012E81">
        <w:br w:type="page"/>
      </w:r>
    </w:p>
    <w:p w14:paraId="726800FE" w14:textId="77777777" w:rsidR="00012E81" w:rsidRDefault="00012E81" w:rsidP="00012E81">
      <w:pPr>
        <w:sectPr w:rsidR="00012E81" w:rsidSect="000328AB">
          <w:headerReference w:type="first" r:id="rId31"/>
          <w:pgSz w:w="11906" w:h="16838"/>
          <w:pgMar w:top="1440" w:right="1080" w:bottom="1440" w:left="1080" w:header="708" w:footer="708" w:gutter="0"/>
          <w:pgNumType w:start="0"/>
          <w:cols w:space="708"/>
          <w:titlePg/>
          <w:docGrid w:linePitch="360"/>
        </w:sectPr>
      </w:pPr>
    </w:p>
    <w:tbl>
      <w:tblPr>
        <w:tblStyle w:val="TableGrid"/>
        <w:tblW w:w="9929"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1005"/>
        <w:gridCol w:w="1500"/>
        <w:gridCol w:w="3064"/>
        <w:gridCol w:w="4360"/>
      </w:tblGrid>
      <w:tr w:rsidR="00012E81" w14:paraId="52815A5B" w14:textId="77777777" w:rsidTr="001B22C2">
        <w:trPr>
          <w:trHeight w:val="271"/>
        </w:trPr>
        <w:tc>
          <w:tcPr>
            <w:tcW w:w="5569" w:type="dxa"/>
            <w:gridSpan w:val="3"/>
            <w:tcBorders>
              <w:top w:val="dotted" w:sz="4" w:space="0" w:color="auto"/>
              <w:left w:val="dotted" w:sz="4" w:space="0" w:color="auto"/>
              <w:bottom w:val="dotted" w:sz="4" w:space="0" w:color="auto"/>
              <w:right w:val="dotted" w:sz="4" w:space="0" w:color="auto"/>
            </w:tcBorders>
            <w:hideMark/>
          </w:tcPr>
          <w:p w14:paraId="1AFAFEDF" w14:textId="77777777" w:rsidR="00012E81" w:rsidRDefault="00012E81" w:rsidP="001B22C2">
            <w:pPr>
              <w:rPr>
                <w:b/>
              </w:rPr>
            </w:pPr>
            <w:r>
              <w:rPr>
                <w:b/>
              </w:rPr>
              <w:lastRenderedPageBreak/>
              <w:t>Revision History</w:t>
            </w:r>
          </w:p>
        </w:tc>
        <w:tc>
          <w:tcPr>
            <w:tcW w:w="4360" w:type="dxa"/>
            <w:tcBorders>
              <w:top w:val="dotted" w:sz="4" w:space="0" w:color="auto"/>
              <w:left w:val="dotted" w:sz="4" w:space="0" w:color="auto"/>
              <w:bottom w:val="dotted" w:sz="4" w:space="0" w:color="auto"/>
              <w:right w:val="dotted" w:sz="4" w:space="0" w:color="auto"/>
            </w:tcBorders>
          </w:tcPr>
          <w:p w14:paraId="2A106863" w14:textId="77777777" w:rsidR="00012E81" w:rsidRDefault="00012E81" w:rsidP="001B22C2">
            <w:pPr>
              <w:rPr>
                <w:b/>
              </w:rPr>
            </w:pPr>
          </w:p>
        </w:tc>
      </w:tr>
      <w:tr w:rsidR="00012E81" w14:paraId="6A3A70A2" w14:textId="77777777" w:rsidTr="001B22C2">
        <w:trPr>
          <w:trHeight w:val="271"/>
        </w:trPr>
        <w:tc>
          <w:tcPr>
            <w:tcW w:w="1005" w:type="dxa"/>
            <w:tcBorders>
              <w:top w:val="dotted" w:sz="4" w:space="0" w:color="auto"/>
              <w:left w:val="dotted" w:sz="4" w:space="0" w:color="auto"/>
              <w:bottom w:val="dotted" w:sz="4" w:space="0" w:color="auto"/>
              <w:right w:val="dotted" w:sz="4" w:space="0" w:color="auto"/>
            </w:tcBorders>
            <w:shd w:val="clear" w:color="auto" w:fill="D9D9D9" w:themeFill="background1" w:themeFillShade="D9"/>
            <w:hideMark/>
          </w:tcPr>
          <w:p w14:paraId="47743E55" w14:textId="77777777" w:rsidR="00012E81" w:rsidRDefault="00012E81" w:rsidP="001B22C2">
            <w:r>
              <w:t>Version</w:t>
            </w:r>
          </w:p>
        </w:tc>
        <w:tc>
          <w:tcPr>
            <w:tcW w:w="1500" w:type="dxa"/>
            <w:tcBorders>
              <w:top w:val="dotted" w:sz="4" w:space="0" w:color="auto"/>
              <w:left w:val="dotted" w:sz="4" w:space="0" w:color="auto"/>
              <w:bottom w:val="dotted" w:sz="4" w:space="0" w:color="auto"/>
              <w:right w:val="dotted" w:sz="4" w:space="0" w:color="auto"/>
            </w:tcBorders>
            <w:shd w:val="clear" w:color="auto" w:fill="D9D9D9" w:themeFill="background1" w:themeFillShade="D9"/>
            <w:hideMark/>
          </w:tcPr>
          <w:p w14:paraId="51882496" w14:textId="77777777" w:rsidR="00012E81" w:rsidRDefault="00012E81" w:rsidP="001B22C2">
            <w:r>
              <w:t>Date</w:t>
            </w:r>
          </w:p>
        </w:tc>
        <w:tc>
          <w:tcPr>
            <w:tcW w:w="3064" w:type="dxa"/>
            <w:tcBorders>
              <w:top w:val="dotted" w:sz="4" w:space="0" w:color="auto"/>
              <w:left w:val="dotted" w:sz="4" w:space="0" w:color="auto"/>
              <w:bottom w:val="dotted" w:sz="4" w:space="0" w:color="auto"/>
              <w:right w:val="dotted" w:sz="4" w:space="0" w:color="auto"/>
            </w:tcBorders>
            <w:shd w:val="clear" w:color="auto" w:fill="D9D9D9" w:themeFill="background1" w:themeFillShade="D9"/>
            <w:hideMark/>
          </w:tcPr>
          <w:p w14:paraId="6EF062EF" w14:textId="77777777" w:rsidR="00012E81" w:rsidRDefault="00012E81" w:rsidP="001B22C2">
            <w:r>
              <w:t>Author/Contributor</w:t>
            </w:r>
          </w:p>
        </w:tc>
        <w:tc>
          <w:tcPr>
            <w:tcW w:w="4360" w:type="dxa"/>
            <w:tcBorders>
              <w:top w:val="dotted" w:sz="4" w:space="0" w:color="auto"/>
              <w:left w:val="dotted" w:sz="4" w:space="0" w:color="auto"/>
              <w:bottom w:val="dotted" w:sz="4" w:space="0" w:color="auto"/>
              <w:right w:val="dotted" w:sz="4" w:space="0" w:color="auto"/>
            </w:tcBorders>
            <w:shd w:val="clear" w:color="auto" w:fill="D9D9D9" w:themeFill="background1" w:themeFillShade="D9"/>
            <w:hideMark/>
          </w:tcPr>
          <w:p w14:paraId="17105FDD" w14:textId="77777777" w:rsidR="00012E81" w:rsidRDefault="00012E81" w:rsidP="001B22C2">
            <w:r>
              <w:t>Comments</w:t>
            </w:r>
          </w:p>
        </w:tc>
      </w:tr>
      <w:tr w:rsidR="00012E81" w14:paraId="5FBEDABA" w14:textId="77777777" w:rsidTr="001B22C2">
        <w:trPr>
          <w:trHeight w:val="271"/>
        </w:trPr>
        <w:tc>
          <w:tcPr>
            <w:tcW w:w="1005" w:type="dxa"/>
            <w:tcBorders>
              <w:top w:val="dotted" w:sz="4" w:space="0" w:color="auto"/>
              <w:left w:val="dotted" w:sz="4" w:space="0" w:color="auto"/>
              <w:bottom w:val="dotted" w:sz="4" w:space="0" w:color="auto"/>
              <w:right w:val="dotted" w:sz="4" w:space="0" w:color="auto"/>
            </w:tcBorders>
          </w:tcPr>
          <w:p w14:paraId="5EFFDE67" w14:textId="77777777" w:rsidR="00012E81" w:rsidRDefault="00012E81" w:rsidP="00012E81">
            <w:r>
              <w:t>0.1</w:t>
            </w:r>
          </w:p>
        </w:tc>
        <w:tc>
          <w:tcPr>
            <w:tcW w:w="1500" w:type="dxa"/>
            <w:tcBorders>
              <w:top w:val="dotted" w:sz="4" w:space="0" w:color="auto"/>
              <w:left w:val="dotted" w:sz="4" w:space="0" w:color="auto"/>
              <w:bottom w:val="dotted" w:sz="4" w:space="0" w:color="auto"/>
              <w:right w:val="dotted" w:sz="4" w:space="0" w:color="auto"/>
            </w:tcBorders>
          </w:tcPr>
          <w:p w14:paraId="1903F04F" w14:textId="2644EF10" w:rsidR="00012E81" w:rsidRDefault="00845AA2" w:rsidP="00012E81">
            <w:ins w:id="2891" w:author="Isha Gupta" w:date="2017-04-30T17:16:00Z">
              <w:r>
                <w:t>10-04-2017</w:t>
              </w:r>
            </w:ins>
            <w:del w:id="2892" w:author="Isha Gupta" w:date="2017-04-30T17:16:00Z">
              <w:r w:rsidR="00012E81" w:rsidDel="00845AA2">
                <w:delText>[dd-mm-yyyy]</w:delText>
              </w:r>
            </w:del>
          </w:p>
        </w:tc>
        <w:tc>
          <w:tcPr>
            <w:tcW w:w="3064" w:type="dxa"/>
            <w:tcBorders>
              <w:top w:val="dotted" w:sz="4" w:space="0" w:color="auto"/>
              <w:left w:val="dotted" w:sz="4" w:space="0" w:color="auto"/>
              <w:bottom w:val="dotted" w:sz="4" w:space="0" w:color="auto"/>
              <w:right w:val="dotted" w:sz="4" w:space="0" w:color="auto"/>
            </w:tcBorders>
          </w:tcPr>
          <w:p w14:paraId="4726C6D6" w14:textId="63BED31D" w:rsidR="00012E81" w:rsidRDefault="00845AA2" w:rsidP="00012E81">
            <w:ins w:id="2893" w:author="Isha Gupta" w:date="2017-04-30T17:17:00Z">
              <w:r>
                <w:t>Isha Gupta</w:t>
              </w:r>
            </w:ins>
            <w:del w:id="2894" w:author="Isha Gupta" w:date="2017-04-30T17:17:00Z">
              <w:r w:rsidR="00012E81" w:rsidDel="00845AA2">
                <w:delText>[name/name]</w:delText>
              </w:r>
            </w:del>
          </w:p>
        </w:tc>
        <w:tc>
          <w:tcPr>
            <w:tcW w:w="4360" w:type="dxa"/>
            <w:tcBorders>
              <w:top w:val="dotted" w:sz="4" w:space="0" w:color="auto"/>
              <w:left w:val="dotted" w:sz="4" w:space="0" w:color="auto"/>
              <w:bottom w:val="dotted" w:sz="4" w:space="0" w:color="auto"/>
              <w:right w:val="dotted" w:sz="4" w:space="0" w:color="auto"/>
            </w:tcBorders>
          </w:tcPr>
          <w:p w14:paraId="35A6EC2A" w14:textId="4309802E" w:rsidR="00012E81" w:rsidRDefault="00845AA2" w:rsidP="00012E81">
            <w:ins w:id="2895" w:author="Isha Gupta" w:date="2017-04-30T17:17:00Z">
              <w:r>
                <w:t>First Draft</w:t>
              </w:r>
            </w:ins>
            <w:del w:id="2896" w:author="Isha Gupta" w:date="2017-04-30T17:17:00Z">
              <w:r w:rsidR="00012E81" w:rsidDel="00845AA2">
                <w:delText>[comments]</w:delText>
              </w:r>
            </w:del>
          </w:p>
        </w:tc>
      </w:tr>
      <w:tr w:rsidR="00012E81" w14:paraId="7C6A7E40" w14:textId="77777777" w:rsidTr="001B22C2">
        <w:trPr>
          <w:trHeight w:val="257"/>
        </w:trPr>
        <w:tc>
          <w:tcPr>
            <w:tcW w:w="1005" w:type="dxa"/>
            <w:tcBorders>
              <w:top w:val="dotted" w:sz="4" w:space="0" w:color="auto"/>
              <w:left w:val="dotted" w:sz="4" w:space="0" w:color="auto"/>
              <w:bottom w:val="dotted" w:sz="4" w:space="0" w:color="auto"/>
              <w:right w:val="dotted" w:sz="4" w:space="0" w:color="auto"/>
            </w:tcBorders>
          </w:tcPr>
          <w:p w14:paraId="37D9F8BF" w14:textId="52D216EA" w:rsidR="00012E81" w:rsidRDefault="00103395" w:rsidP="001B22C2">
            <w:ins w:id="2897" w:author="Isha Gupta" w:date="2017-05-18T12:32:00Z">
              <w:r>
                <w:t>1.0</w:t>
              </w:r>
            </w:ins>
          </w:p>
        </w:tc>
        <w:tc>
          <w:tcPr>
            <w:tcW w:w="1500" w:type="dxa"/>
            <w:tcBorders>
              <w:top w:val="dotted" w:sz="4" w:space="0" w:color="auto"/>
              <w:left w:val="dotted" w:sz="4" w:space="0" w:color="auto"/>
              <w:bottom w:val="dotted" w:sz="4" w:space="0" w:color="auto"/>
              <w:right w:val="dotted" w:sz="4" w:space="0" w:color="auto"/>
            </w:tcBorders>
          </w:tcPr>
          <w:p w14:paraId="402895CC" w14:textId="3387C0E8" w:rsidR="00012E81" w:rsidRDefault="00103395" w:rsidP="001B22C2">
            <w:ins w:id="2898" w:author="Isha Gupta" w:date="2017-05-18T12:32:00Z">
              <w:r>
                <w:t>18-05-2017</w:t>
              </w:r>
            </w:ins>
          </w:p>
        </w:tc>
        <w:tc>
          <w:tcPr>
            <w:tcW w:w="3064" w:type="dxa"/>
            <w:tcBorders>
              <w:top w:val="dotted" w:sz="4" w:space="0" w:color="auto"/>
              <w:left w:val="dotted" w:sz="4" w:space="0" w:color="auto"/>
              <w:bottom w:val="dotted" w:sz="4" w:space="0" w:color="auto"/>
              <w:right w:val="dotted" w:sz="4" w:space="0" w:color="auto"/>
            </w:tcBorders>
          </w:tcPr>
          <w:p w14:paraId="700787DA" w14:textId="18D7E94B" w:rsidR="00012E81" w:rsidRDefault="00103395" w:rsidP="001B22C2">
            <w:ins w:id="2899" w:author="Isha Gupta" w:date="2017-05-18T12:32:00Z">
              <w:r>
                <w:t>Isha Gupta</w:t>
              </w:r>
            </w:ins>
          </w:p>
        </w:tc>
        <w:tc>
          <w:tcPr>
            <w:tcW w:w="4360" w:type="dxa"/>
            <w:tcBorders>
              <w:top w:val="dotted" w:sz="4" w:space="0" w:color="auto"/>
              <w:left w:val="dotted" w:sz="4" w:space="0" w:color="auto"/>
              <w:bottom w:val="dotted" w:sz="4" w:space="0" w:color="auto"/>
              <w:right w:val="dotted" w:sz="4" w:space="0" w:color="auto"/>
            </w:tcBorders>
          </w:tcPr>
          <w:p w14:paraId="6BF3A0BE" w14:textId="6CBDE30C" w:rsidR="00012E81" w:rsidRDefault="00103395" w:rsidP="001B22C2">
            <w:ins w:id="2900" w:author="Isha Gupta" w:date="2017-05-18T12:32:00Z">
              <w:r>
                <w:t>Updated System specifications</w:t>
              </w:r>
            </w:ins>
            <w:bookmarkStart w:id="2901" w:name="_GoBack"/>
            <w:bookmarkEnd w:id="2901"/>
          </w:p>
        </w:tc>
      </w:tr>
    </w:tbl>
    <w:p w14:paraId="1C7A4660" w14:textId="77777777" w:rsidR="00012E81" w:rsidRDefault="00012E81" w:rsidP="00012E81"/>
    <w:p w14:paraId="19EAA4B9" w14:textId="77777777" w:rsidR="00012E81" w:rsidRPr="009110BB" w:rsidRDefault="00012E81" w:rsidP="00012E81"/>
    <w:sectPr w:rsidR="00012E81" w:rsidRPr="009110BB" w:rsidSect="000328AB">
      <w:headerReference w:type="first" r:id="rId32"/>
      <w:footerReference w:type="first" r:id="rId33"/>
      <w:pgSz w:w="11906" w:h="16838"/>
      <w:pgMar w:top="1440" w:right="1080" w:bottom="1440" w:left="1080"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577" w:author="Isha Gupta" w:date="2017-04-20T15:28:00Z" w:initials="IG">
    <w:p w14:paraId="023236AD" w14:textId="77777777" w:rsidR="001324D5" w:rsidRDefault="001324D5">
      <w:pPr>
        <w:pStyle w:val="CommentText"/>
      </w:pPr>
      <w:r>
        <w:rPr>
          <w:rStyle w:val="CommentReference"/>
        </w:rPr>
        <w:annotationRef/>
      </w:r>
      <w:r>
        <w:t>This is a business validation and not a NFR.</w:t>
      </w:r>
    </w:p>
  </w:comment>
  <w:comment w:id="585" w:author="Isha Gupta" w:date="2017-04-20T15:30:00Z" w:initials="IG">
    <w:p w14:paraId="5B68303C" w14:textId="77777777" w:rsidR="001324D5" w:rsidRDefault="001324D5">
      <w:pPr>
        <w:pStyle w:val="CommentText"/>
      </w:pPr>
      <w:r>
        <w:rPr>
          <w:rStyle w:val="CommentReference"/>
        </w:rPr>
        <w:annotationRef/>
      </w:r>
    </w:p>
  </w:comment>
  <w:comment w:id="596" w:author="Isha Gupta" w:date="2017-04-20T15:31:00Z" w:initials="IG">
    <w:p w14:paraId="470F6024" w14:textId="77777777" w:rsidR="001324D5" w:rsidRDefault="001324D5">
      <w:pPr>
        <w:pStyle w:val="CommentText"/>
      </w:pPr>
      <w:r>
        <w:rPr>
          <w:rStyle w:val="CommentReference"/>
        </w:rPr>
        <w:annotationRef/>
      </w:r>
      <w:r>
        <w:t>Subset of learnability</w:t>
      </w:r>
    </w:p>
  </w:comment>
  <w:comment w:id="618" w:author="Isha Gupta" w:date="2017-04-20T15:32:00Z" w:initials="IG">
    <w:p w14:paraId="33E8169A" w14:textId="77777777" w:rsidR="001324D5" w:rsidRDefault="001324D5">
      <w:pPr>
        <w:pStyle w:val="CommentText"/>
      </w:pPr>
      <w:r>
        <w:rPr>
          <w:rStyle w:val="CommentReference"/>
        </w:rPr>
        <w:annotationRef/>
      </w:r>
      <w:r>
        <w:t>NA in this case study</w:t>
      </w:r>
    </w:p>
  </w:comment>
  <w:comment w:id="871" w:author="Isha Gupta" w:date="2017-04-20T15:28:00Z" w:initials="IG">
    <w:p w14:paraId="1FFF3792" w14:textId="77777777" w:rsidR="007F3F75" w:rsidRDefault="007F3F75" w:rsidP="007F3F75">
      <w:pPr>
        <w:pStyle w:val="CommentText"/>
      </w:pPr>
      <w:r>
        <w:rPr>
          <w:rStyle w:val="CommentReference"/>
        </w:rPr>
        <w:annotationRef/>
      </w:r>
      <w:r>
        <w:t>This is a business validation and not a NFR.</w:t>
      </w:r>
    </w:p>
  </w:comment>
  <w:comment w:id="886" w:author="Isha Gupta" w:date="2017-04-20T15:30:00Z" w:initials="IG">
    <w:p w14:paraId="1D03A1F3" w14:textId="77777777" w:rsidR="007F3F75" w:rsidRDefault="007F3F75" w:rsidP="007F3F75">
      <w:pPr>
        <w:pStyle w:val="CommentText"/>
      </w:pPr>
      <w:r>
        <w:rPr>
          <w:rStyle w:val="CommentReference"/>
        </w:rPr>
        <w:annotationRef/>
      </w:r>
    </w:p>
  </w:comment>
  <w:comment w:id="915" w:author="Isha Gupta" w:date="2017-04-20T15:31:00Z" w:initials="IG">
    <w:p w14:paraId="2F68ACD0" w14:textId="77777777" w:rsidR="007F3F75" w:rsidRDefault="007F3F75" w:rsidP="007F3F75">
      <w:pPr>
        <w:pStyle w:val="CommentText"/>
      </w:pPr>
      <w:r>
        <w:rPr>
          <w:rStyle w:val="CommentReference"/>
        </w:rPr>
        <w:annotationRef/>
      </w:r>
      <w:r>
        <w:t>Subset of learnability</w:t>
      </w:r>
    </w:p>
  </w:comment>
  <w:comment w:id="961" w:author="Isha Gupta" w:date="2017-04-20T15:32:00Z" w:initials="IG">
    <w:p w14:paraId="5DBA709E" w14:textId="77777777" w:rsidR="007F3F75" w:rsidRDefault="007F3F75" w:rsidP="007F3F75">
      <w:pPr>
        <w:pStyle w:val="CommentText"/>
      </w:pPr>
      <w:r>
        <w:rPr>
          <w:rStyle w:val="CommentReference"/>
        </w:rPr>
        <w:annotationRef/>
      </w:r>
      <w:r>
        <w:t>NA in this case study</w:t>
      </w:r>
    </w:p>
  </w:comment>
  <w:comment w:id="1939" w:author="Isha Gupta" w:date="2017-04-20T15:28:00Z" w:initials="IG">
    <w:p w14:paraId="5E0FEC44" w14:textId="77777777" w:rsidR="001324D5" w:rsidRDefault="001324D5" w:rsidP="00BF658A">
      <w:pPr>
        <w:pStyle w:val="CommentText"/>
      </w:pPr>
      <w:r>
        <w:rPr>
          <w:rStyle w:val="CommentReference"/>
        </w:rPr>
        <w:annotationRef/>
      </w:r>
      <w:r>
        <w:t>This is a business validation and not a NFR.</w:t>
      </w:r>
    </w:p>
  </w:comment>
  <w:comment w:id="1954" w:author="Isha Gupta" w:date="2017-04-20T15:30:00Z" w:initials="IG">
    <w:p w14:paraId="23E7D155" w14:textId="77777777" w:rsidR="001324D5" w:rsidRDefault="001324D5" w:rsidP="00BF658A">
      <w:pPr>
        <w:pStyle w:val="CommentText"/>
      </w:pPr>
      <w:r>
        <w:rPr>
          <w:rStyle w:val="CommentReference"/>
        </w:rPr>
        <w:annotationRef/>
      </w:r>
    </w:p>
  </w:comment>
  <w:comment w:id="1984" w:author="Isha Gupta" w:date="2017-04-20T15:31:00Z" w:initials="IG">
    <w:p w14:paraId="0F56818C" w14:textId="77777777" w:rsidR="001324D5" w:rsidRDefault="001324D5" w:rsidP="00BF658A">
      <w:pPr>
        <w:pStyle w:val="CommentText"/>
      </w:pPr>
      <w:r>
        <w:rPr>
          <w:rStyle w:val="CommentReference"/>
        </w:rPr>
        <w:annotationRef/>
      </w:r>
      <w:r>
        <w:t>Subset of learnability</w:t>
      </w:r>
    </w:p>
  </w:comment>
  <w:comment w:id="2033" w:author="Isha Gupta" w:date="2017-04-20T15:32:00Z" w:initials="IG">
    <w:p w14:paraId="04B49F45" w14:textId="77777777" w:rsidR="001324D5" w:rsidRDefault="001324D5" w:rsidP="00BF658A">
      <w:pPr>
        <w:pStyle w:val="CommentText"/>
      </w:pPr>
      <w:r>
        <w:rPr>
          <w:rStyle w:val="CommentReference"/>
        </w:rPr>
        <w:annotationRef/>
      </w:r>
      <w:r>
        <w:t>NA in this case study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23236AD" w15:done="0"/>
  <w15:commentEx w15:paraId="5B68303C" w15:done="0"/>
  <w15:commentEx w15:paraId="470F6024" w15:done="0"/>
  <w15:commentEx w15:paraId="33E8169A" w15:done="0"/>
  <w15:commentEx w15:paraId="1FFF3792" w15:done="0"/>
  <w15:commentEx w15:paraId="1D03A1F3" w15:done="0"/>
  <w15:commentEx w15:paraId="2F68ACD0" w15:done="0"/>
  <w15:commentEx w15:paraId="5DBA709E" w15:done="0"/>
  <w15:commentEx w15:paraId="5E0FEC44" w15:done="0"/>
  <w15:commentEx w15:paraId="23E7D155" w15:done="0"/>
  <w15:commentEx w15:paraId="0F56818C" w15:done="0"/>
  <w15:commentEx w15:paraId="04B49F45"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1B22581" w14:textId="77777777" w:rsidR="0076228D" w:rsidRDefault="0076228D" w:rsidP="00DD4638">
      <w:pPr>
        <w:spacing w:after="0" w:line="240" w:lineRule="auto"/>
      </w:pPr>
      <w:r>
        <w:separator/>
      </w:r>
    </w:p>
  </w:endnote>
  <w:endnote w:type="continuationSeparator" w:id="0">
    <w:p w14:paraId="23E4D6A8" w14:textId="77777777" w:rsidR="0076228D" w:rsidRDefault="0076228D" w:rsidP="00DD46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68457C" w14:textId="262210E7" w:rsidR="001324D5" w:rsidRDefault="001324D5" w:rsidP="009D77CA">
    <w:pPr>
      <w:pStyle w:val="Footer"/>
      <w:tabs>
        <w:tab w:val="clear" w:pos="9026"/>
        <w:tab w:val="right" w:pos="9639"/>
      </w:tabs>
    </w:pPr>
    <w:r w:rsidRPr="00DD4638">
      <w:rPr>
        <w:noProof/>
        <w:lang w:val="en-US"/>
      </w:rPr>
      <w:drawing>
        <wp:anchor distT="0" distB="0" distL="114300" distR="114300" simplePos="0" relativeHeight="251664384" behindDoc="0" locked="0" layoutInCell="1" allowOverlap="1" wp14:anchorId="4B5C6244" wp14:editId="32329A94">
          <wp:simplePos x="0" y="0"/>
          <wp:positionH relativeFrom="margin">
            <wp:posOffset>-88900</wp:posOffset>
          </wp:positionH>
          <wp:positionV relativeFrom="margin">
            <wp:posOffset>9086850</wp:posOffset>
          </wp:positionV>
          <wp:extent cx="721995" cy="362585"/>
          <wp:effectExtent l="0" t="0" r="190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3.gstatic.com/images?q=tbn:ANd9GcTIpBQSLwu9uGh6aqvfM7ysSgYaZeeG_QJDu4k3_0pNYEDfr6g&amp;t=1&amp;usg=__nAJFFWxJIs1IOkoIcLbYUKnnqRY="/>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721995" cy="362585"/>
                  </a:xfrm>
                  <a:prstGeom prst="rect">
                    <a:avLst/>
                  </a:prstGeom>
                  <a:noFill/>
                  <a:ln>
                    <a:noFill/>
                  </a:ln>
                  <a:effectLst/>
                </pic:spPr>
              </pic:pic>
            </a:graphicData>
          </a:graphic>
          <wp14:sizeRelH relativeFrom="margin">
            <wp14:pctWidth>0</wp14:pctWidth>
          </wp14:sizeRelH>
          <wp14:sizeRelV relativeFrom="margin">
            <wp14:pctHeight>0</wp14:pctHeight>
          </wp14:sizeRelV>
        </wp:anchor>
      </w:drawing>
    </w:r>
    <w:r>
      <w:tab/>
      <w:t xml:space="preserve">Version </w:t>
    </w:r>
    <w:fldSimple w:instr=" DOCPROPERTY  Version  \* MERGEFORMAT ">
      <w:r>
        <w:t>0.1</w:t>
      </w:r>
    </w:fldSimple>
    <w:r>
      <w:tab/>
    </w:r>
    <w:r w:rsidRPr="00023BAF">
      <w:fldChar w:fldCharType="begin"/>
    </w:r>
    <w:r w:rsidRPr="00023BAF">
      <w:instrText xml:space="preserve"> PAGE  \* Arabic  \* MERGEFORMAT </w:instrText>
    </w:r>
    <w:r w:rsidRPr="00023BAF">
      <w:fldChar w:fldCharType="separate"/>
    </w:r>
    <w:r w:rsidR="00103395">
      <w:rPr>
        <w:noProof/>
      </w:rPr>
      <w:t>24</w:t>
    </w:r>
    <w:r w:rsidRPr="00023BAF">
      <w:fldChar w:fldCharType="end"/>
    </w:r>
    <w:r w:rsidRPr="00023BAF">
      <w:t xml:space="preserve"> / </w:t>
    </w:r>
    <w:fldSimple w:instr=" NUMPAGES  \* Arabic  \* MERGEFORMAT ">
      <w:r w:rsidR="00103395">
        <w:rPr>
          <w:noProof/>
        </w:rPr>
        <w:t>26</w:t>
      </w:r>
    </w:fldSimple>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37FC66" w14:textId="77777777" w:rsidR="001324D5" w:rsidRDefault="001324D5">
    <w:pPr>
      <w:pStyle w:val="Footer"/>
    </w:pPr>
    <w:r>
      <w:rPr>
        <w:noProof/>
        <w:lang w:val="en-US"/>
      </w:rPr>
      <w:drawing>
        <wp:anchor distT="0" distB="0" distL="114300" distR="114300" simplePos="0" relativeHeight="251676672" behindDoc="0" locked="0" layoutInCell="1" allowOverlap="1" wp14:anchorId="5AD590FD" wp14:editId="4E2815EC">
          <wp:simplePos x="0" y="0"/>
          <wp:positionH relativeFrom="column">
            <wp:posOffset>-679450</wp:posOffset>
          </wp:positionH>
          <wp:positionV relativeFrom="paragraph">
            <wp:posOffset>-2093595</wp:posOffset>
          </wp:positionV>
          <wp:extent cx="2066925" cy="2714625"/>
          <wp:effectExtent l="0" t="0" r="9525"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duotone>
                      <a:schemeClr val="accent2">
                        <a:shade val="45000"/>
                        <a:satMod val="135000"/>
                      </a:schemeClr>
                      <a:prstClr val="white"/>
                    </a:duotone>
                    <a:extLst>
                      <a:ext uri="{28A0092B-C50C-407E-A947-70E740481C1C}">
                        <a14:useLocalDpi xmlns:a14="http://schemas.microsoft.com/office/drawing/2010/main" val="0"/>
                      </a:ext>
                    </a:extLst>
                  </a:blip>
                  <a:stretch>
                    <a:fillRect/>
                  </a:stretch>
                </pic:blipFill>
                <pic:spPr>
                  <a:xfrm flipH="1">
                    <a:off x="0" y="0"/>
                    <a:ext cx="2066925" cy="2714625"/>
                  </a:xfrm>
                  <a:prstGeom prst="rect">
                    <a:avLst/>
                  </a:prstGeom>
                </pic:spPr>
              </pic:pic>
            </a:graphicData>
          </a:graphic>
          <wp14:sizeRelH relativeFrom="page">
            <wp14:pctWidth>0</wp14:pctWidth>
          </wp14:sizeRelH>
          <wp14:sizeRelV relativeFrom="page">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B97F94" w14:textId="77777777" w:rsidR="001324D5" w:rsidRDefault="001324D5">
    <w:pPr>
      <w:pStyle w:val="Footer"/>
    </w:pPr>
    <w:r>
      <w:rPr>
        <w:noProof/>
        <w:lang w:val="en-US"/>
      </w:rPr>
      <w:drawing>
        <wp:anchor distT="0" distB="0" distL="114300" distR="114300" simplePos="0" relativeHeight="251678720" behindDoc="0" locked="0" layoutInCell="1" allowOverlap="1" wp14:anchorId="5348B461" wp14:editId="273CD3E4">
          <wp:simplePos x="0" y="0"/>
          <wp:positionH relativeFrom="column">
            <wp:posOffset>-679450</wp:posOffset>
          </wp:positionH>
          <wp:positionV relativeFrom="paragraph">
            <wp:posOffset>-2093595</wp:posOffset>
          </wp:positionV>
          <wp:extent cx="2066925" cy="2714625"/>
          <wp:effectExtent l="0" t="0" r="9525" b="9525"/>
          <wp:wrapSquare wrapText="bothSides"/>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duotone>
                      <a:schemeClr val="accent2">
                        <a:shade val="45000"/>
                        <a:satMod val="135000"/>
                      </a:schemeClr>
                      <a:prstClr val="white"/>
                    </a:duotone>
                    <a:extLst>
                      <a:ext uri="{28A0092B-C50C-407E-A947-70E740481C1C}">
                        <a14:useLocalDpi xmlns:a14="http://schemas.microsoft.com/office/drawing/2010/main" val="0"/>
                      </a:ext>
                    </a:extLst>
                  </a:blip>
                  <a:stretch>
                    <a:fillRect/>
                  </a:stretch>
                </pic:blipFill>
                <pic:spPr>
                  <a:xfrm flipH="1">
                    <a:off x="0" y="0"/>
                    <a:ext cx="2066925" cy="2714625"/>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610AA78" w14:textId="77777777" w:rsidR="0076228D" w:rsidRDefault="0076228D" w:rsidP="00DD4638">
      <w:pPr>
        <w:spacing w:after="0" w:line="240" w:lineRule="auto"/>
      </w:pPr>
      <w:r>
        <w:separator/>
      </w:r>
    </w:p>
  </w:footnote>
  <w:footnote w:type="continuationSeparator" w:id="0">
    <w:p w14:paraId="1E753B49" w14:textId="77777777" w:rsidR="0076228D" w:rsidRDefault="0076228D" w:rsidP="00DD463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75728A" w14:textId="77777777" w:rsidR="001324D5" w:rsidRPr="00FB1D86" w:rsidRDefault="001324D5" w:rsidP="00EB375F">
    <w:pPr>
      <w:tabs>
        <w:tab w:val="right" w:pos="9746"/>
      </w:tabs>
      <w:rPr>
        <w:sz w:val="36"/>
        <w:szCs w:val="36"/>
      </w:rPr>
    </w:pPr>
    <w:r>
      <w:rPr>
        <w:noProof/>
        <w:lang w:val="en-US"/>
      </w:rPr>
      <w:drawing>
        <wp:anchor distT="0" distB="0" distL="114300" distR="114300" simplePos="0" relativeHeight="251663359" behindDoc="1" locked="0" layoutInCell="1" allowOverlap="1" wp14:anchorId="46A2346D" wp14:editId="57C212E9">
          <wp:simplePos x="0" y="0"/>
          <wp:positionH relativeFrom="column">
            <wp:posOffset>6174105</wp:posOffset>
          </wp:positionH>
          <wp:positionV relativeFrom="paragraph">
            <wp:posOffset>-449580</wp:posOffset>
          </wp:positionV>
          <wp:extent cx="695960" cy="914400"/>
          <wp:effectExtent l="0" t="0" r="8890" b="0"/>
          <wp:wrapSquare wrapText="bothSides"/>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duotone>
                      <a:schemeClr val="accent2">
                        <a:shade val="45000"/>
                        <a:satMod val="135000"/>
                      </a:schemeClr>
                      <a:prstClr val="white"/>
                    </a:duotone>
                    <a:extLst>
                      <a:ext uri="{BEBA8EAE-BF5A-486C-A8C5-ECC9F3942E4B}">
                        <a14:imgProps xmlns:a14="http://schemas.microsoft.com/office/drawing/2010/main">
                          <a14:imgLayer r:embed="rId2">
                            <a14:imgEffect>
                              <a14:brightnessContrast contrast="-40000"/>
                            </a14:imgEffect>
                          </a14:imgLayer>
                        </a14:imgProps>
                      </a:ext>
                      <a:ext uri="{28A0092B-C50C-407E-A947-70E740481C1C}">
                        <a14:useLocalDpi xmlns:a14="http://schemas.microsoft.com/office/drawing/2010/main" val="0"/>
                      </a:ext>
                    </a:extLst>
                  </a:blip>
                  <a:stretch>
                    <a:fillRect/>
                  </a:stretch>
                </pic:blipFill>
                <pic:spPr>
                  <a:xfrm flipV="1">
                    <a:off x="0" y="0"/>
                    <a:ext cx="695960" cy="914400"/>
                  </a:xfrm>
                  <a:prstGeom prst="rect">
                    <a:avLst/>
                  </a:prstGeom>
                </pic:spPr>
              </pic:pic>
            </a:graphicData>
          </a:graphic>
          <wp14:sizeRelH relativeFrom="page">
            <wp14:pctWidth>0</wp14:pctWidth>
          </wp14:sizeRelH>
          <wp14:sizeRelV relativeFrom="page">
            <wp14:pctHeight>0</wp14:pctHeight>
          </wp14:sizeRelV>
        </wp:anchor>
      </w:drawing>
    </w:r>
    <w:sdt>
      <w:sdtPr>
        <w:rPr>
          <w:color w:val="833C0B" w:themeColor="accent2" w:themeShade="80"/>
        </w:rPr>
        <w:alias w:val="Title"/>
        <w:tag w:val=""/>
        <w:id w:val="-1199697411"/>
        <w:dataBinding w:prefixMappings="xmlns:ns0='http://purl.org/dc/elements/1.1/' xmlns:ns1='http://schemas.openxmlformats.org/package/2006/metadata/core-properties' " w:xpath="/ns1:coreProperties[1]/ns0:title[1]" w:storeItemID="{6C3C8BC8-F283-45AE-878A-BAB7291924A1}"/>
        <w:text/>
      </w:sdtPr>
      <w:sdtContent>
        <w:r>
          <w:rPr>
            <w:color w:val="833C0B" w:themeColor="accent2" w:themeShade="80"/>
          </w:rPr>
          <w:t>Electronic Insurance Policy</w:t>
        </w:r>
      </w:sdtContent>
    </w:sdt>
    <w:r>
      <w:tab/>
    </w:r>
    <w:sdt>
      <w:sdtPr>
        <w:rPr>
          <w:color w:val="833C0B" w:themeColor="accent2" w:themeShade="80"/>
        </w:rPr>
        <w:alias w:val="Subtitle"/>
        <w:tag w:val=""/>
        <w:id w:val="1419062193"/>
        <w:dataBinding w:prefixMappings="xmlns:ns0='http://purl.org/dc/elements/1.1/' xmlns:ns1='http://schemas.openxmlformats.org/package/2006/metadata/core-properties' " w:xpath="/ns1:coreProperties[1]/ns0:subject[1]" w:storeItemID="{6C3C8BC8-F283-45AE-878A-BAB7291924A1}"/>
        <w:text/>
      </w:sdtPr>
      <w:sdtEndPr>
        <w:rPr>
          <w:b/>
        </w:rPr>
      </w:sdtEndPr>
      <w:sdtContent>
        <w:r>
          <w:rPr>
            <w:color w:val="833C0B" w:themeColor="accent2" w:themeShade="80"/>
          </w:rPr>
          <w:t>High Level Design Document</w: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075EC1" w14:textId="77777777" w:rsidR="001324D5" w:rsidRDefault="001324D5">
    <w:pPr>
      <w:pStyle w:val="Header"/>
    </w:pPr>
    <w:r w:rsidRPr="00647E3B">
      <w:rPr>
        <w:noProof/>
        <w:lang w:val="en-US"/>
      </w:rPr>
      <mc:AlternateContent>
        <mc:Choice Requires="wps">
          <w:drawing>
            <wp:anchor distT="0" distB="0" distL="114300" distR="114300" simplePos="0" relativeHeight="251671552" behindDoc="0" locked="0" layoutInCell="1" allowOverlap="1" wp14:anchorId="5A60EB5E" wp14:editId="5332598D">
              <wp:simplePos x="0" y="0"/>
              <wp:positionH relativeFrom="column">
                <wp:posOffset>2941320</wp:posOffset>
              </wp:positionH>
              <wp:positionV relativeFrom="paragraph">
                <wp:posOffset>6168390</wp:posOffset>
              </wp:positionV>
              <wp:extent cx="0" cy="4345940"/>
              <wp:effectExtent l="95250" t="38100" r="57150" b="16510"/>
              <wp:wrapNone/>
              <wp:docPr id="41" name="Straight Arrow Connector 41"/>
              <wp:cNvGraphicFramePr/>
              <a:graphic xmlns:a="http://schemas.openxmlformats.org/drawingml/2006/main">
                <a:graphicData uri="http://schemas.microsoft.com/office/word/2010/wordprocessingShape">
                  <wps:wsp>
                    <wps:cNvCnPr/>
                    <wps:spPr>
                      <a:xfrm flipV="1">
                        <a:off x="0" y="0"/>
                        <a:ext cx="0" cy="4345940"/>
                      </a:xfrm>
                      <a:prstGeom prst="straightConnector1">
                        <a:avLst/>
                      </a:prstGeom>
                      <a:ln>
                        <a:solidFill>
                          <a:schemeClr val="accent2">
                            <a:lumMod val="60000"/>
                            <a:lumOff val="40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B9C3FA4" id="_x0000_t32" coordsize="21600,21600" o:spt="32" o:oned="t" path="m,l21600,21600e" filled="f">
              <v:path arrowok="t" fillok="f" o:connecttype="none"/>
              <o:lock v:ext="edit" shapetype="t"/>
            </v:shapetype>
            <v:shape id="Straight Arrow Connector 41" o:spid="_x0000_s1026" type="#_x0000_t32" style="position:absolute;margin-left:231.6pt;margin-top:485.7pt;width:0;height:342.2pt;flip:y;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" strokecolor="#f4b083 [1941]" strokeweight=".5pt">
              <v:stroke endarrow="open" joinstyle="miter"/>
            </v:shape>
          </w:pict>
        </mc:Fallback>
      </mc:AlternateContent>
    </w:r>
    <w:r w:rsidRPr="00647E3B">
      <w:rPr>
        <w:noProof/>
        <w:lang w:val="en-US"/>
      </w:rPr>
      <mc:AlternateContent>
        <mc:Choice Requires="wps">
          <w:drawing>
            <wp:anchor distT="0" distB="0" distL="114300" distR="114300" simplePos="0" relativeHeight="251672576" behindDoc="0" locked="0" layoutInCell="1" allowOverlap="1" wp14:anchorId="4DA25F59" wp14:editId="6930AD1A">
              <wp:simplePos x="0" y="0"/>
              <wp:positionH relativeFrom="column">
                <wp:posOffset>3034665</wp:posOffset>
              </wp:positionH>
              <wp:positionV relativeFrom="paragraph">
                <wp:posOffset>5431790</wp:posOffset>
              </wp:positionV>
              <wp:extent cx="0" cy="5083175"/>
              <wp:effectExtent l="95250" t="38100" r="57150" b="22225"/>
              <wp:wrapNone/>
              <wp:docPr id="42" name="Straight Arrow Connector 42"/>
              <wp:cNvGraphicFramePr/>
              <a:graphic xmlns:a="http://schemas.openxmlformats.org/drawingml/2006/main">
                <a:graphicData uri="http://schemas.microsoft.com/office/word/2010/wordprocessingShape">
                  <wps:wsp>
                    <wps:cNvCnPr/>
                    <wps:spPr>
                      <a:xfrm flipV="1">
                        <a:off x="0" y="0"/>
                        <a:ext cx="0" cy="5083175"/>
                      </a:xfrm>
                      <a:prstGeom prst="straightConnector1">
                        <a:avLst/>
                      </a:prstGeom>
                      <a:ln>
                        <a:solidFill>
                          <a:schemeClr val="accent2">
                            <a:lumMod val="60000"/>
                            <a:lumOff val="40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8D8CB9B" id="Straight Arrow Connector 42" o:spid="_x0000_s1026" type="#_x0000_t32" style="position:absolute;margin-left:238.95pt;margin-top:427.7pt;width:0;height:400.25pt;flip:y;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" strokecolor="#f4b083 [1941]" strokeweight=".5pt">
              <v:stroke endarrow="open" joinstyle="miter"/>
            </v:shape>
          </w:pict>
        </mc:Fallback>
      </mc:AlternateContent>
    </w:r>
    <w:r w:rsidRPr="00647E3B">
      <w:rPr>
        <w:noProof/>
        <w:lang w:val="en-US"/>
      </w:rPr>
      <mc:AlternateContent>
        <mc:Choice Requires="wps">
          <w:drawing>
            <wp:anchor distT="0" distB="0" distL="114300" distR="114300" simplePos="0" relativeHeight="251673600" behindDoc="0" locked="0" layoutInCell="1" allowOverlap="1" wp14:anchorId="0B6D9B23" wp14:editId="06E53548">
              <wp:simplePos x="0" y="0"/>
              <wp:positionH relativeFrom="column">
                <wp:posOffset>3116580</wp:posOffset>
              </wp:positionH>
              <wp:positionV relativeFrom="paragraph">
                <wp:posOffset>4812030</wp:posOffset>
              </wp:positionV>
              <wp:extent cx="0" cy="5819775"/>
              <wp:effectExtent l="95250" t="38100" r="57150" b="9525"/>
              <wp:wrapNone/>
              <wp:docPr id="43" name="Straight Arrow Connector 43"/>
              <wp:cNvGraphicFramePr/>
              <a:graphic xmlns:a="http://schemas.openxmlformats.org/drawingml/2006/main">
                <a:graphicData uri="http://schemas.microsoft.com/office/word/2010/wordprocessingShape">
                  <wps:wsp>
                    <wps:cNvCnPr/>
                    <wps:spPr>
                      <a:xfrm flipV="1">
                        <a:off x="0" y="0"/>
                        <a:ext cx="0" cy="5819775"/>
                      </a:xfrm>
                      <a:prstGeom prst="straightConnector1">
                        <a:avLst/>
                      </a:prstGeom>
                      <a:ln>
                        <a:solidFill>
                          <a:schemeClr val="accent2">
                            <a:lumMod val="60000"/>
                            <a:lumOff val="40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74E8467" id="Straight Arrow Connector 43" o:spid="_x0000_s1026" type="#_x0000_t32" style="position:absolute;margin-left:245.4pt;margin-top:378.9pt;width:0;height:458.25pt;flip:y;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" strokecolor="#f4b083 [1941]" strokeweight=".5pt">
              <v:stroke endarrow="open" joinstyle="miter"/>
            </v:shape>
          </w:pict>
        </mc:Fallback>
      </mc:AlternateContent>
    </w:r>
    <w:r w:rsidRPr="00647E3B">
      <w:rPr>
        <w:noProof/>
        <w:lang w:val="en-US"/>
      </w:rPr>
      <mc:AlternateContent>
        <mc:Choice Requires="wps">
          <w:drawing>
            <wp:anchor distT="0" distB="0" distL="114300" distR="114300" simplePos="0" relativeHeight="251674624" behindDoc="0" locked="0" layoutInCell="1" allowOverlap="1" wp14:anchorId="2239BB0A" wp14:editId="1BC924BC">
              <wp:simplePos x="0" y="0"/>
              <wp:positionH relativeFrom="column">
                <wp:posOffset>2860040</wp:posOffset>
              </wp:positionH>
              <wp:positionV relativeFrom="paragraph">
                <wp:posOffset>7410450</wp:posOffset>
              </wp:positionV>
              <wp:extent cx="0" cy="3103880"/>
              <wp:effectExtent l="95250" t="38100" r="57150" b="20320"/>
              <wp:wrapNone/>
              <wp:docPr id="44" name="Straight Arrow Connector 44"/>
              <wp:cNvGraphicFramePr/>
              <a:graphic xmlns:a="http://schemas.openxmlformats.org/drawingml/2006/main">
                <a:graphicData uri="http://schemas.microsoft.com/office/word/2010/wordprocessingShape">
                  <wps:wsp>
                    <wps:cNvCnPr/>
                    <wps:spPr>
                      <a:xfrm flipV="1">
                        <a:off x="0" y="0"/>
                        <a:ext cx="0" cy="3103880"/>
                      </a:xfrm>
                      <a:prstGeom prst="straightConnector1">
                        <a:avLst/>
                      </a:prstGeom>
                      <a:ln>
                        <a:solidFill>
                          <a:schemeClr val="accent2">
                            <a:lumMod val="60000"/>
                            <a:lumOff val="40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553B37B" id="Straight Arrow Connector 44" o:spid="_x0000_s1026" type="#_x0000_t32" style="position:absolute;margin-left:225.2pt;margin-top:583.5pt;width:0;height:244.4pt;flip:y;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" strokecolor="#f4b083 [1941]" strokeweight=".5pt">
              <v:stroke endarrow="open" joinstyle="miter"/>
            </v:shape>
          </w:pict>
        </mc:Fallback>
      </mc:AlternateContent>
    </w:r>
    <w:r w:rsidRPr="00647E3B">
      <w:rPr>
        <w:noProof/>
        <w:lang w:val="en-US"/>
      </w:rPr>
      <mc:AlternateContent>
        <mc:Choice Requires="wps">
          <w:drawing>
            <wp:anchor distT="0" distB="0" distL="114300" distR="114300" simplePos="0" relativeHeight="251666432" behindDoc="0" locked="0" layoutInCell="1" allowOverlap="1" wp14:anchorId="0E92F952" wp14:editId="37737B08">
              <wp:simplePos x="0" y="0"/>
              <wp:positionH relativeFrom="column">
                <wp:posOffset>4999355</wp:posOffset>
              </wp:positionH>
              <wp:positionV relativeFrom="paragraph">
                <wp:posOffset>830580</wp:posOffset>
              </wp:positionV>
              <wp:extent cx="0" cy="4345940"/>
              <wp:effectExtent l="0" t="77470" r="0" b="113030"/>
              <wp:wrapNone/>
              <wp:docPr id="45" name="Straight Arrow Connector 45"/>
              <wp:cNvGraphicFramePr/>
              <a:graphic xmlns:a="http://schemas.openxmlformats.org/drawingml/2006/main">
                <a:graphicData uri="http://schemas.microsoft.com/office/word/2010/wordprocessingShape">
                  <wps:wsp>
                    <wps:cNvCnPr/>
                    <wps:spPr>
                      <a:xfrm rot="16200000" flipV="1">
                        <a:off x="0" y="0"/>
                        <a:ext cx="0" cy="4345940"/>
                      </a:xfrm>
                      <a:prstGeom prst="straightConnector1">
                        <a:avLst/>
                      </a:prstGeom>
                      <a:ln>
                        <a:solidFill>
                          <a:schemeClr val="accent2">
                            <a:lumMod val="60000"/>
                            <a:lumOff val="40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111146A" id="Straight Arrow Connector 45" o:spid="_x0000_s1026" type="#_x0000_t32" style="position:absolute;margin-left:393.65pt;margin-top:65.4pt;width:0;height:342.2pt;rotation:90;flip:y;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" strokecolor="#f4b083 [1941]" strokeweight=".5pt">
              <v:stroke endarrow="open" joinstyle="miter"/>
            </v:shape>
          </w:pict>
        </mc:Fallback>
      </mc:AlternateContent>
    </w:r>
    <w:r w:rsidRPr="00647E3B">
      <w:rPr>
        <w:noProof/>
        <w:lang w:val="en-US"/>
      </w:rPr>
      <mc:AlternateContent>
        <mc:Choice Requires="wps">
          <w:drawing>
            <wp:anchor distT="0" distB="0" distL="114300" distR="114300" simplePos="0" relativeHeight="251667456" behindDoc="0" locked="0" layoutInCell="1" allowOverlap="1" wp14:anchorId="6443BD3E" wp14:editId="15BFDD7A">
              <wp:simplePos x="0" y="0"/>
              <wp:positionH relativeFrom="column">
                <wp:posOffset>4600258</wp:posOffset>
              </wp:positionH>
              <wp:positionV relativeFrom="paragraph">
                <wp:posOffset>377507</wp:posOffset>
              </wp:positionV>
              <wp:extent cx="0" cy="5083175"/>
              <wp:effectExtent l="0" t="84138" r="0" b="106362"/>
              <wp:wrapNone/>
              <wp:docPr id="46" name="Straight Arrow Connector 46"/>
              <wp:cNvGraphicFramePr/>
              <a:graphic xmlns:a="http://schemas.openxmlformats.org/drawingml/2006/main">
                <a:graphicData uri="http://schemas.microsoft.com/office/word/2010/wordprocessingShape">
                  <wps:wsp>
                    <wps:cNvCnPr/>
                    <wps:spPr>
                      <a:xfrm rot="16200000" flipV="1">
                        <a:off x="0" y="0"/>
                        <a:ext cx="0" cy="5083175"/>
                      </a:xfrm>
                      <a:prstGeom prst="straightConnector1">
                        <a:avLst/>
                      </a:prstGeom>
                      <a:ln>
                        <a:solidFill>
                          <a:schemeClr val="accent2">
                            <a:lumMod val="60000"/>
                            <a:lumOff val="40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8775E4" id="Straight Arrow Connector 46" o:spid="_x0000_s1026" type="#_x0000_t32" style="position:absolute;margin-left:362.25pt;margin-top:29.7pt;width:0;height:400.25pt;rotation:90;flip:y;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" strokecolor="#f4b083 [1941]" strokeweight=".5pt">
              <v:stroke endarrow="open" joinstyle="miter"/>
            </v:shape>
          </w:pict>
        </mc:Fallback>
      </mc:AlternateContent>
    </w:r>
    <w:r w:rsidRPr="00647E3B">
      <w:rPr>
        <w:noProof/>
        <w:lang w:val="en-US"/>
      </w:rPr>
      <mc:AlternateContent>
        <mc:Choice Requires="wps">
          <w:drawing>
            <wp:anchor distT="0" distB="0" distL="114300" distR="114300" simplePos="0" relativeHeight="251668480" behindDoc="0" locked="0" layoutInCell="1" allowOverlap="1" wp14:anchorId="7CA03EA6" wp14:editId="2A906263">
              <wp:simplePos x="0" y="0"/>
              <wp:positionH relativeFrom="column">
                <wp:posOffset>4425633</wp:posOffset>
              </wp:positionH>
              <wp:positionV relativeFrom="paragraph">
                <wp:posOffset>-66993</wp:posOffset>
              </wp:positionV>
              <wp:extent cx="0" cy="5819775"/>
              <wp:effectExtent l="4762" t="71438" r="0" b="119062"/>
              <wp:wrapNone/>
              <wp:docPr id="47" name="Straight Arrow Connector 47"/>
              <wp:cNvGraphicFramePr/>
              <a:graphic xmlns:a="http://schemas.openxmlformats.org/drawingml/2006/main">
                <a:graphicData uri="http://schemas.microsoft.com/office/word/2010/wordprocessingShape">
                  <wps:wsp>
                    <wps:cNvCnPr/>
                    <wps:spPr>
                      <a:xfrm rot="16200000" flipV="1">
                        <a:off x="0" y="0"/>
                        <a:ext cx="0" cy="5819775"/>
                      </a:xfrm>
                      <a:prstGeom prst="straightConnector1">
                        <a:avLst/>
                      </a:prstGeom>
                      <a:ln>
                        <a:solidFill>
                          <a:schemeClr val="accent2">
                            <a:lumMod val="60000"/>
                            <a:lumOff val="40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CAC759" id="Straight Arrow Connector 47" o:spid="_x0000_s1026" type="#_x0000_t32" style="position:absolute;margin-left:348.5pt;margin-top:-5.3pt;width:0;height:458.25pt;rotation:90;flip:y;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" strokecolor="#f4b083 [1941]" strokeweight=".5pt">
              <v:stroke endarrow="open" joinstyle="miter"/>
            </v:shape>
          </w:pict>
        </mc:Fallback>
      </mc:AlternateContent>
    </w:r>
    <w:r w:rsidRPr="00647E3B">
      <w:rPr>
        <w:noProof/>
        <w:lang w:val="en-US"/>
      </w:rPr>
      <mc:AlternateContent>
        <mc:Choice Requires="wps">
          <w:drawing>
            <wp:anchor distT="0" distB="0" distL="114300" distR="114300" simplePos="0" relativeHeight="251669504" behindDoc="0" locked="0" layoutInCell="1" allowOverlap="1" wp14:anchorId="001B4204" wp14:editId="30C042F5">
              <wp:simplePos x="0" y="0"/>
              <wp:positionH relativeFrom="column">
                <wp:posOffset>5612130</wp:posOffset>
              </wp:positionH>
              <wp:positionV relativeFrom="paragraph">
                <wp:posOffset>1538605</wp:posOffset>
              </wp:positionV>
              <wp:extent cx="0" cy="3103880"/>
              <wp:effectExtent l="0" t="85090" r="0" b="105410"/>
              <wp:wrapNone/>
              <wp:docPr id="48" name="Straight Arrow Connector 48"/>
              <wp:cNvGraphicFramePr/>
              <a:graphic xmlns:a="http://schemas.openxmlformats.org/drawingml/2006/main">
                <a:graphicData uri="http://schemas.microsoft.com/office/word/2010/wordprocessingShape">
                  <wps:wsp>
                    <wps:cNvCnPr/>
                    <wps:spPr>
                      <a:xfrm rot="16200000" flipV="1">
                        <a:off x="0" y="0"/>
                        <a:ext cx="0" cy="3103880"/>
                      </a:xfrm>
                      <a:prstGeom prst="straightConnector1">
                        <a:avLst/>
                      </a:prstGeom>
                      <a:ln>
                        <a:solidFill>
                          <a:schemeClr val="accent2">
                            <a:lumMod val="60000"/>
                            <a:lumOff val="40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31165E" id="Straight Arrow Connector 48" o:spid="_x0000_s1026" type="#_x0000_t32" style="position:absolute;margin-left:441.9pt;margin-top:121.15pt;width:0;height:244.4pt;rotation:90;flip:y;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" strokecolor="#f4b083 [1941]" strokeweight=".5pt">
              <v:stroke endarrow="open" joinstyle="miter"/>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EA5F13" w14:textId="77777777" w:rsidR="001324D5" w:rsidRDefault="001324D5">
    <w:pPr>
      <w:pStyle w:val="Header"/>
    </w:pPr>
    <w:r>
      <w:rPr>
        <w:noProof/>
        <w:lang w:val="en-US"/>
      </w:rPr>
      <w:drawing>
        <wp:anchor distT="0" distB="0" distL="114300" distR="114300" simplePos="0" relativeHeight="251680768" behindDoc="1" locked="0" layoutInCell="1" allowOverlap="1" wp14:anchorId="72DDDAAB" wp14:editId="441ACD74">
          <wp:simplePos x="0" y="0"/>
          <wp:positionH relativeFrom="column">
            <wp:posOffset>5255260</wp:posOffset>
          </wp:positionH>
          <wp:positionV relativeFrom="paragraph">
            <wp:posOffset>-417195</wp:posOffset>
          </wp:positionV>
          <wp:extent cx="1612265" cy="2117090"/>
          <wp:effectExtent l="0" t="0" r="6985" b="0"/>
          <wp:wrapSquare wrapText="bothSides"/>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duotone>
                      <a:schemeClr val="accent2">
                        <a:shade val="45000"/>
                        <a:satMod val="135000"/>
                      </a:schemeClr>
                      <a:prstClr val="white"/>
                    </a:duotone>
                    <a:extLst>
                      <a:ext uri="{28A0092B-C50C-407E-A947-70E740481C1C}">
                        <a14:useLocalDpi xmlns:a14="http://schemas.microsoft.com/office/drawing/2010/main" val="0"/>
                      </a:ext>
                    </a:extLst>
                  </a:blip>
                  <a:stretch>
                    <a:fillRect/>
                  </a:stretch>
                </pic:blipFill>
                <pic:spPr>
                  <a:xfrm flipV="1">
                    <a:off x="0" y="0"/>
                    <a:ext cx="1612265" cy="2117090"/>
                  </a:xfrm>
                  <a:prstGeom prst="rect">
                    <a:avLst/>
                  </a:prstGeom>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858456" w14:textId="77777777" w:rsidR="001324D5" w:rsidRDefault="001324D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1"/>
    <w:multiLevelType w:val="singleLevel"/>
    <w:tmpl w:val="4C2E07F6"/>
    <w:lvl w:ilvl="0">
      <w:start w:val="1"/>
      <w:numFmt w:val="bullet"/>
      <w:pStyle w:val="ListBullet4"/>
      <w:lvlText w:val=""/>
      <w:lvlJc w:val="left"/>
      <w:pPr>
        <w:tabs>
          <w:tab w:val="num" w:pos="1440"/>
        </w:tabs>
        <w:ind w:left="1440" w:hanging="360"/>
      </w:pPr>
      <w:rPr>
        <w:rFonts w:ascii="Symbol" w:hAnsi="Symbol" w:hint="default"/>
      </w:rPr>
    </w:lvl>
  </w:abstractNum>
  <w:abstractNum w:abstractNumId="1" w15:restartNumberingAfterBreak="0">
    <w:nsid w:val="0F1E2027"/>
    <w:multiLevelType w:val="multilevel"/>
    <w:tmpl w:val="566CC0D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 w15:restartNumberingAfterBreak="0">
    <w:nsid w:val="10291DEE"/>
    <w:multiLevelType w:val="multilevel"/>
    <w:tmpl w:val="BB809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76E1787"/>
    <w:multiLevelType w:val="multilevel"/>
    <w:tmpl w:val="ADB0BE12"/>
    <w:lvl w:ilvl="0">
      <w:start w:val="1"/>
      <w:numFmt w:val="upperLetter"/>
      <w:pStyle w:val="AppendixTitle"/>
      <w:suff w:val="space"/>
      <w:lvlText w:val="Appendix.%1"/>
      <w:lvlJc w:val="left"/>
      <w:pPr>
        <w:ind w:left="0" w:firstLine="0"/>
      </w:pPr>
      <w:rPr>
        <w:rFonts w:hint="default"/>
      </w:rPr>
    </w:lvl>
    <w:lvl w:ilvl="1">
      <w:start w:val="1"/>
      <w:numFmt w:val="decimal"/>
      <w:pStyle w:val="AppendixHeading1"/>
      <w:suff w:val="space"/>
      <w:lvlText w:val="%1.%2"/>
      <w:lvlJc w:val="left"/>
      <w:pPr>
        <w:ind w:left="-1049" w:firstLine="0"/>
      </w:pPr>
      <w:rPr>
        <w:rFonts w:hint="default"/>
      </w:rPr>
    </w:lvl>
    <w:lvl w:ilvl="2">
      <w:start w:val="1"/>
      <w:numFmt w:val="decimal"/>
      <w:pStyle w:val="AppendixHeading2"/>
      <w:suff w:val="space"/>
      <w:lvlText w:val="%1.%2.%3"/>
      <w:lvlJc w:val="left"/>
      <w:pPr>
        <w:ind w:left="0" w:firstLine="0"/>
      </w:pPr>
      <w:rPr>
        <w:rFonts w:hint="default"/>
      </w:rPr>
    </w:lvl>
    <w:lvl w:ilvl="3">
      <w:start w:val="1"/>
      <w:numFmt w:val="decimal"/>
      <w:suff w:val="space"/>
      <w:lvlText w:val="%1.%2.%3.%4"/>
      <w:lvlJc w:val="left"/>
      <w:pPr>
        <w:ind w:left="-1049" w:firstLine="0"/>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 w15:restartNumberingAfterBreak="0">
    <w:nsid w:val="1C4A0CBC"/>
    <w:multiLevelType w:val="hybridMultilevel"/>
    <w:tmpl w:val="C5A61B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DF0189"/>
    <w:multiLevelType w:val="hybridMultilevel"/>
    <w:tmpl w:val="25605256"/>
    <w:lvl w:ilvl="0" w:tplc="2CC264A0">
      <w:start w:val="1"/>
      <w:numFmt w:val="bullet"/>
      <w:pStyle w:val="BulletList1"/>
      <w:lvlText w:val=""/>
      <w:lvlJc w:val="left"/>
      <w:pPr>
        <w:ind w:left="360" w:hanging="360"/>
      </w:pPr>
      <w:rPr>
        <w:rFonts w:ascii="Symbol" w:hAnsi="Symbol" w:hint="default"/>
        <w:sz w:val="20"/>
        <w:szCs w:val="20"/>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 w15:restartNumberingAfterBreak="0">
    <w:nsid w:val="22526AFE"/>
    <w:multiLevelType w:val="hybridMultilevel"/>
    <w:tmpl w:val="A41A0FC2"/>
    <w:lvl w:ilvl="0" w:tplc="00F4E6F2">
      <w:start w:val="1"/>
      <w:numFmt w:val="bullet"/>
      <w:pStyle w:val="Table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24DB1C7A"/>
    <w:multiLevelType w:val="hybridMultilevel"/>
    <w:tmpl w:val="53FC3A44"/>
    <w:lvl w:ilvl="0" w:tplc="1EB8D40E">
      <w:start w:val="1"/>
      <w:numFmt w:val="lowerRoman"/>
      <w:pStyle w:val="Numberinglist2"/>
      <w:lvlText w:val="%1."/>
      <w:lvlJc w:val="left"/>
      <w:pPr>
        <w:ind w:left="1287" w:hanging="360"/>
      </w:pPr>
      <w:rPr>
        <w:rFonts w:hint="default"/>
        <w:b w:val="0"/>
      </w:rPr>
    </w:lvl>
    <w:lvl w:ilvl="1" w:tplc="40090019">
      <w:start w:val="1"/>
      <w:numFmt w:val="lowerLetter"/>
      <w:pStyle w:val="Numberinglist3"/>
      <w:lvlText w:val="%2."/>
      <w:lvlJc w:val="left"/>
      <w:pPr>
        <w:ind w:left="2007" w:hanging="360"/>
      </w:pPr>
    </w:lvl>
    <w:lvl w:ilvl="2" w:tplc="4009001B">
      <w:start w:val="1"/>
      <w:numFmt w:val="lowerRoman"/>
      <w:lvlText w:val="%3."/>
      <w:lvlJc w:val="right"/>
      <w:pPr>
        <w:ind w:left="2727" w:hanging="180"/>
      </w:pPr>
    </w:lvl>
    <w:lvl w:ilvl="3" w:tplc="4009000F" w:tentative="1">
      <w:start w:val="1"/>
      <w:numFmt w:val="decimal"/>
      <w:lvlText w:val="%4."/>
      <w:lvlJc w:val="left"/>
      <w:pPr>
        <w:ind w:left="3447" w:hanging="360"/>
      </w:pPr>
    </w:lvl>
    <w:lvl w:ilvl="4" w:tplc="40090019" w:tentative="1">
      <w:start w:val="1"/>
      <w:numFmt w:val="lowerLetter"/>
      <w:lvlText w:val="%5."/>
      <w:lvlJc w:val="left"/>
      <w:pPr>
        <w:ind w:left="4167" w:hanging="360"/>
      </w:pPr>
    </w:lvl>
    <w:lvl w:ilvl="5" w:tplc="4009001B" w:tentative="1">
      <w:start w:val="1"/>
      <w:numFmt w:val="lowerRoman"/>
      <w:lvlText w:val="%6."/>
      <w:lvlJc w:val="right"/>
      <w:pPr>
        <w:ind w:left="4887" w:hanging="180"/>
      </w:pPr>
    </w:lvl>
    <w:lvl w:ilvl="6" w:tplc="4009000F" w:tentative="1">
      <w:start w:val="1"/>
      <w:numFmt w:val="decimal"/>
      <w:lvlText w:val="%7."/>
      <w:lvlJc w:val="left"/>
      <w:pPr>
        <w:ind w:left="5607" w:hanging="360"/>
      </w:pPr>
    </w:lvl>
    <w:lvl w:ilvl="7" w:tplc="40090019" w:tentative="1">
      <w:start w:val="1"/>
      <w:numFmt w:val="lowerLetter"/>
      <w:lvlText w:val="%8."/>
      <w:lvlJc w:val="left"/>
      <w:pPr>
        <w:ind w:left="6327" w:hanging="360"/>
      </w:pPr>
    </w:lvl>
    <w:lvl w:ilvl="8" w:tplc="4009001B" w:tentative="1">
      <w:start w:val="1"/>
      <w:numFmt w:val="lowerRoman"/>
      <w:lvlText w:val="%9."/>
      <w:lvlJc w:val="right"/>
      <w:pPr>
        <w:ind w:left="7047" w:hanging="180"/>
      </w:pPr>
    </w:lvl>
  </w:abstractNum>
  <w:abstractNum w:abstractNumId="8" w15:restartNumberingAfterBreak="0">
    <w:nsid w:val="2A606443"/>
    <w:multiLevelType w:val="hybridMultilevel"/>
    <w:tmpl w:val="77B4A7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F533487"/>
    <w:multiLevelType w:val="hybridMultilevel"/>
    <w:tmpl w:val="B81A5EB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F980A5E"/>
    <w:multiLevelType w:val="hybridMultilevel"/>
    <w:tmpl w:val="093EDB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F6F46DC"/>
    <w:multiLevelType w:val="hybridMultilevel"/>
    <w:tmpl w:val="6C8CD7D8"/>
    <w:lvl w:ilvl="0" w:tplc="2CD69086">
      <w:start w:val="1"/>
      <w:numFmt w:val="decimal"/>
      <w:pStyle w:val="Numberinglist1"/>
      <w:lvlText w:val="%1."/>
      <w:lvlJc w:val="left"/>
      <w:pPr>
        <w:ind w:left="360" w:hanging="360"/>
      </w:pPr>
      <w:rPr>
        <w:b w:val="0"/>
        <w:bCs w:val="0"/>
        <w:i w:val="0"/>
        <w:iCs w:val="0"/>
        <w:caps w:val="0"/>
        <w:smallCaps w:val="0"/>
        <w:strike w:val="0"/>
        <w:dstrike w:val="0"/>
        <w:noProof w:val="0"/>
        <w:vanish w:val="0"/>
        <w:color w:val="auto"/>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98D23132">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2" w15:restartNumberingAfterBreak="0">
    <w:nsid w:val="42C82309"/>
    <w:multiLevelType w:val="multilevel"/>
    <w:tmpl w:val="14AA0C04"/>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15:restartNumberingAfterBreak="0">
    <w:nsid w:val="46FD249B"/>
    <w:multiLevelType w:val="hybridMultilevel"/>
    <w:tmpl w:val="302E9A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8C750D7"/>
    <w:multiLevelType w:val="hybridMultilevel"/>
    <w:tmpl w:val="0E2E36CE"/>
    <w:lvl w:ilvl="0" w:tplc="001A31B0">
      <w:start w:val="1"/>
      <w:numFmt w:val="bullet"/>
      <w:pStyle w:val="BulletList2"/>
      <w:lvlText w:val="o"/>
      <w:lvlJc w:val="left"/>
      <w:pPr>
        <w:ind w:left="1647" w:hanging="360"/>
      </w:pPr>
      <w:rPr>
        <w:rFonts w:ascii="Courier New" w:hAnsi="Courier New" w:cs="Courier New" w:hint="default"/>
      </w:rPr>
    </w:lvl>
    <w:lvl w:ilvl="1" w:tplc="40090003">
      <w:start w:val="1"/>
      <w:numFmt w:val="bullet"/>
      <w:lvlText w:val="o"/>
      <w:lvlJc w:val="left"/>
      <w:pPr>
        <w:ind w:left="2367" w:hanging="360"/>
      </w:pPr>
      <w:rPr>
        <w:rFonts w:ascii="Courier New" w:hAnsi="Courier New" w:cs="Courier New" w:hint="default"/>
      </w:rPr>
    </w:lvl>
    <w:lvl w:ilvl="2" w:tplc="7BC482E8">
      <w:start w:val="1"/>
      <w:numFmt w:val="bullet"/>
      <w:pStyle w:val="BulletList3"/>
      <w:lvlText w:val=""/>
      <w:lvlJc w:val="left"/>
      <w:pPr>
        <w:ind w:left="3087" w:hanging="360"/>
      </w:pPr>
      <w:rPr>
        <w:rFonts w:ascii="Wingdings" w:hAnsi="Wingdings" w:hint="default"/>
      </w:rPr>
    </w:lvl>
    <w:lvl w:ilvl="3" w:tplc="40090001" w:tentative="1">
      <w:start w:val="1"/>
      <w:numFmt w:val="bullet"/>
      <w:lvlText w:val=""/>
      <w:lvlJc w:val="left"/>
      <w:pPr>
        <w:ind w:left="3807" w:hanging="360"/>
      </w:pPr>
      <w:rPr>
        <w:rFonts w:ascii="Symbol" w:hAnsi="Symbol" w:hint="default"/>
      </w:rPr>
    </w:lvl>
    <w:lvl w:ilvl="4" w:tplc="40090003" w:tentative="1">
      <w:start w:val="1"/>
      <w:numFmt w:val="bullet"/>
      <w:lvlText w:val="o"/>
      <w:lvlJc w:val="left"/>
      <w:pPr>
        <w:ind w:left="4527" w:hanging="360"/>
      </w:pPr>
      <w:rPr>
        <w:rFonts w:ascii="Courier New" w:hAnsi="Courier New" w:cs="Courier New" w:hint="default"/>
      </w:rPr>
    </w:lvl>
    <w:lvl w:ilvl="5" w:tplc="40090005" w:tentative="1">
      <w:start w:val="1"/>
      <w:numFmt w:val="bullet"/>
      <w:lvlText w:val=""/>
      <w:lvlJc w:val="left"/>
      <w:pPr>
        <w:ind w:left="5247" w:hanging="360"/>
      </w:pPr>
      <w:rPr>
        <w:rFonts w:ascii="Wingdings" w:hAnsi="Wingdings" w:hint="default"/>
      </w:rPr>
    </w:lvl>
    <w:lvl w:ilvl="6" w:tplc="40090001" w:tentative="1">
      <w:start w:val="1"/>
      <w:numFmt w:val="bullet"/>
      <w:lvlText w:val=""/>
      <w:lvlJc w:val="left"/>
      <w:pPr>
        <w:ind w:left="5967" w:hanging="360"/>
      </w:pPr>
      <w:rPr>
        <w:rFonts w:ascii="Symbol" w:hAnsi="Symbol" w:hint="default"/>
      </w:rPr>
    </w:lvl>
    <w:lvl w:ilvl="7" w:tplc="40090003" w:tentative="1">
      <w:start w:val="1"/>
      <w:numFmt w:val="bullet"/>
      <w:lvlText w:val="o"/>
      <w:lvlJc w:val="left"/>
      <w:pPr>
        <w:ind w:left="6687" w:hanging="360"/>
      </w:pPr>
      <w:rPr>
        <w:rFonts w:ascii="Courier New" w:hAnsi="Courier New" w:cs="Courier New" w:hint="default"/>
      </w:rPr>
    </w:lvl>
    <w:lvl w:ilvl="8" w:tplc="40090005" w:tentative="1">
      <w:start w:val="1"/>
      <w:numFmt w:val="bullet"/>
      <w:lvlText w:val=""/>
      <w:lvlJc w:val="left"/>
      <w:pPr>
        <w:ind w:left="7407" w:hanging="360"/>
      </w:pPr>
      <w:rPr>
        <w:rFonts w:ascii="Wingdings" w:hAnsi="Wingdings" w:hint="default"/>
      </w:rPr>
    </w:lvl>
  </w:abstractNum>
  <w:abstractNum w:abstractNumId="15" w15:restartNumberingAfterBreak="0">
    <w:nsid w:val="4CD142FA"/>
    <w:multiLevelType w:val="hybridMultilevel"/>
    <w:tmpl w:val="1BE0AA7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F755835"/>
    <w:multiLevelType w:val="hybridMultilevel"/>
    <w:tmpl w:val="D7C8A2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8972D5E"/>
    <w:multiLevelType w:val="hybridMultilevel"/>
    <w:tmpl w:val="73D42F4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A03406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6C1521BD"/>
    <w:multiLevelType w:val="hybridMultilevel"/>
    <w:tmpl w:val="EAFED7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E916EEE"/>
    <w:multiLevelType w:val="hybridMultilevel"/>
    <w:tmpl w:val="C15A44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70BE7791"/>
    <w:multiLevelType w:val="hybridMultilevel"/>
    <w:tmpl w:val="BE92998A"/>
    <w:lvl w:ilvl="0" w:tplc="BA62BABC">
      <w:start w:val="1"/>
      <w:numFmt w:val="bullet"/>
      <w:pStyle w:val="BulletedNotes"/>
      <w:lvlText w:val=""/>
      <w:lvlJc w:val="left"/>
      <w:pPr>
        <w:ind w:left="1854" w:hanging="360"/>
      </w:pPr>
      <w:rPr>
        <w:rFonts w:ascii="Symbol" w:hAnsi="Symbol" w:hint="default"/>
      </w:rPr>
    </w:lvl>
    <w:lvl w:ilvl="1" w:tplc="40090003" w:tentative="1">
      <w:start w:val="1"/>
      <w:numFmt w:val="bullet"/>
      <w:lvlText w:val="o"/>
      <w:lvlJc w:val="left"/>
      <w:pPr>
        <w:ind w:left="2574" w:hanging="360"/>
      </w:pPr>
      <w:rPr>
        <w:rFonts w:ascii="Courier New" w:hAnsi="Courier New" w:cs="Courier New" w:hint="default"/>
      </w:rPr>
    </w:lvl>
    <w:lvl w:ilvl="2" w:tplc="40090005" w:tentative="1">
      <w:start w:val="1"/>
      <w:numFmt w:val="bullet"/>
      <w:lvlText w:val=""/>
      <w:lvlJc w:val="left"/>
      <w:pPr>
        <w:ind w:left="3294" w:hanging="360"/>
      </w:pPr>
      <w:rPr>
        <w:rFonts w:ascii="Wingdings" w:hAnsi="Wingdings" w:hint="default"/>
      </w:rPr>
    </w:lvl>
    <w:lvl w:ilvl="3" w:tplc="40090001" w:tentative="1">
      <w:start w:val="1"/>
      <w:numFmt w:val="bullet"/>
      <w:lvlText w:val=""/>
      <w:lvlJc w:val="left"/>
      <w:pPr>
        <w:ind w:left="4014" w:hanging="360"/>
      </w:pPr>
      <w:rPr>
        <w:rFonts w:ascii="Symbol" w:hAnsi="Symbol" w:hint="default"/>
      </w:rPr>
    </w:lvl>
    <w:lvl w:ilvl="4" w:tplc="40090003" w:tentative="1">
      <w:start w:val="1"/>
      <w:numFmt w:val="bullet"/>
      <w:lvlText w:val="o"/>
      <w:lvlJc w:val="left"/>
      <w:pPr>
        <w:ind w:left="4734" w:hanging="360"/>
      </w:pPr>
      <w:rPr>
        <w:rFonts w:ascii="Courier New" w:hAnsi="Courier New" w:cs="Courier New" w:hint="default"/>
      </w:rPr>
    </w:lvl>
    <w:lvl w:ilvl="5" w:tplc="40090005" w:tentative="1">
      <w:start w:val="1"/>
      <w:numFmt w:val="bullet"/>
      <w:lvlText w:val=""/>
      <w:lvlJc w:val="left"/>
      <w:pPr>
        <w:ind w:left="5454" w:hanging="360"/>
      </w:pPr>
      <w:rPr>
        <w:rFonts w:ascii="Wingdings" w:hAnsi="Wingdings" w:hint="default"/>
      </w:rPr>
    </w:lvl>
    <w:lvl w:ilvl="6" w:tplc="40090001" w:tentative="1">
      <w:start w:val="1"/>
      <w:numFmt w:val="bullet"/>
      <w:lvlText w:val=""/>
      <w:lvlJc w:val="left"/>
      <w:pPr>
        <w:ind w:left="6174" w:hanging="360"/>
      </w:pPr>
      <w:rPr>
        <w:rFonts w:ascii="Symbol" w:hAnsi="Symbol" w:hint="default"/>
      </w:rPr>
    </w:lvl>
    <w:lvl w:ilvl="7" w:tplc="40090003" w:tentative="1">
      <w:start w:val="1"/>
      <w:numFmt w:val="bullet"/>
      <w:lvlText w:val="o"/>
      <w:lvlJc w:val="left"/>
      <w:pPr>
        <w:ind w:left="6894" w:hanging="360"/>
      </w:pPr>
      <w:rPr>
        <w:rFonts w:ascii="Courier New" w:hAnsi="Courier New" w:cs="Courier New" w:hint="default"/>
      </w:rPr>
    </w:lvl>
    <w:lvl w:ilvl="8" w:tplc="40090005" w:tentative="1">
      <w:start w:val="1"/>
      <w:numFmt w:val="bullet"/>
      <w:lvlText w:val=""/>
      <w:lvlJc w:val="left"/>
      <w:pPr>
        <w:ind w:left="7614" w:hanging="360"/>
      </w:pPr>
      <w:rPr>
        <w:rFonts w:ascii="Wingdings" w:hAnsi="Wingdings" w:hint="default"/>
      </w:rPr>
    </w:lvl>
  </w:abstractNum>
  <w:abstractNum w:abstractNumId="22" w15:restartNumberingAfterBreak="0">
    <w:nsid w:val="7E265E6A"/>
    <w:multiLevelType w:val="hybridMultilevel"/>
    <w:tmpl w:val="B7FAA642"/>
    <w:lvl w:ilvl="0" w:tplc="40090001">
      <w:start w:val="1"/>
      <w:numFmt w:val="bullet"/>
      <w:lvlText w:val=""/>
      <w:lvlJc w:val="left"/>
      <w:pPr>
        <w:ind w:left="1152" w:hanging="360"/>
      </w:pPr>
      <w:rPr>
        <w:rFonts w:ascii="Symbol" w:hAnsi="Symbol" w:hint="default"/>
      </w:rPr>
    </w:lvl>
    <w:lvl w:ilvl="1" w:tplc="40090003">
      <w:start w:val="1"/>
      <w:numFmt w:val="bullet"/>
      <w:lvlText w:val="o"/>
      <w:lvlJc w:val="left"/>
      <w:pPr>
        <w:ind w:left="1872" w:hanging="360"/>
      </w:pPr>
      <w:rPr>
        <w:rFonts w:ascii="Courier New" w:hAnsi="Courier New" w:cs="Courier New" w:hint="default"/>
      </w:rPr>
    </w:lvl>
    <w:lvl w:ilvl="2" w:tplc="40090005">
      <w:start w:val="1"/>
      <w:numFmt w:val="bullet"/>
      <w:lvlText w:val=""/>
      <w:lvlJc w:val="left"/>
      <w:pPr>
        <w:ind w:left="2592" w:hanging="360"/>
      </w:pPr>
      <w:rPr>
        <w:rFonts w:ascii="Wingdings" w:hAnsi="Wingdings" w:hint="default"/>
      </w:rPr>
    </w:lvl>
    <w:lvl w:ilvl="3" w:tplc="40090001" w:tentative="1">
      <w:start w:val="1"/>
      <w:numFmt w:val="bullet"/>
      <w:lvlText w:val=""/>
      <w:lvlJc w:val="left"/>
      <w:pPr>
        <w:ind w:left="3312" w:hanging="360"/>
      </w:pPr>
      <w:rPr>
        <w:rFonts w:ascii="Symbol" w:hAnsi="Symbol" w:hint="default"/>
      </w:rPr>
    </w:lvl>
    <w:lvl w:ilvl="4" w:tplc="40090003" w:tentative="1">
      <w:start w:val="1"/>
      <w:numFmt w:val="bullet"/>
      <w:lvlText w:val="o"/>
      <w:lvlJc w:val="left"/>
      <w:pPr>
        <w:ind w:left="4032" w:hanging="360"/>
      </w:pPr>
      <w:rPr>
        <w:rFonts w:ascii="Courier New" w:hAnsi="Courier New" w:cs="Courier New" w:hint="default"/>
      </w:rPr>
    </w:lvl>
    <w:lvl w:ilvl="5" w:tplc="40090005" w:tentative="1">
      <w:start w:val="1"/>
      <w:numFmt w:val="bullet"/>
      <w:lvlText w:val=""/>
      <w:lvlJc w:val="left"/>
      <w:pPr>
        <w:ind w:left="4752" w:hanging="360"/>
      </w:pPr>
      <w:rPr>
        <w:rFonts w:ascii="Wingdings" w:hAnsi="Wingdings" w:hint="default"/>
      </w:rPr>
    </w:lvl>
    <w:lvl w:ilvl="6" w:tplc="40090001" w:tentative="1">
      <w:start w:val="1"/>
      <w:numFmt w:val="bullet"/>
      <w:lvlText w:val=""/>
      <w:lvlJc w:val="left"/>
      <w:pPr>
        <w:ind w:left="5472" w:hanging="360"/>
      </w:pPr>
      <w:rPr>
        <w:rFonts w:ascii="Symbol" w:hAnsi="Symbol" w:hint="default"/>
      </w:rPr>
    </w:lvl>
    <w:lvl w:ilvl="7" w:tplc="40090003" w:tentative="1">
      <w:start w:val="1"/>
      <w:numFmt w:val="bullet"/>
      <w:lvlText w:val="o"/>
      <w:lvlJc w:val="left"/>
      <w:pPr>
        <w:ind w:left="6192" w:hanging="360"/>
      </w:pPr>
      <w:rPr>
        <w:rFonts w:ascii="Courier New" w:hAnsi="Courier New" w:cs="Courier New" w:hint="default"/>
      </w:rPr>
    </w:lvl>
    <w:lvl w:ilvl="8" w:tplc="40090005" w:tentative="1">
      <w:start w:val="1"/>
      <w:numFmt w:val="bullet"/>
      <w:lvlText w:val=""/>
      <w:lvlJc w:val="left"/>
      <w:pPr>
        <w:ind w:left="6912" w:hanging="360"/>
      </w:pPr>
      <w:rPr>
        <w:rFonts w:ascii="Wingdings" w:hAnsi="Wingdings" w:hint="default"/>
      </w:rPr>
    </w:lvl>
  </w:abstractNum>
  <w:num w:numId="1">
    <w:abstractNumId w:val="1"/>
  </w:num>
  <w:num w:numId="2">
    <w:abstractNumId w:val="3"/>
  </w:num>
  <w:num w:numId="3">
    <w:abstractNumId w:val="5"/>
  </w:num>
  <w:num w:numId="4">
    <w:abstractNumId w:val="14"/>
  </w:num>
  <w:num w:numId="5">
    <w:abstractNumId w:val="21"/>
  </w:num>
  <w:num w:numId="6">
    <w:abstractNumId w:val="12"/>
  </w:num>
  <w:num w:numId="7">
    <w:abstractNumId w:val="11"/>
  </w:num>
  <w:num w:numId="8">
    <w:abstractNumId w:val="7"/>
  </w:num>
  <w:num w:numId="9">
    <w:abstractNumId w:val="6"/>
  </w:num>
  <w:num w:numId="10">
    <w:abstractNumId w:val="9"/>
  </w:num>
  <w:num w:numId="11">
    <w:abstractNumId w:val="22"/>
  </w:num>
  <w:num w:numId="12">
    <w:abstractNumId w:val="19"/>
  </w:num>
  <w:num w:numId="13">
    <w:abstractNumId w:val="0"/>
  </w:num>
  <w:num w:numId="14">
    <w:abstractNumId w:val="17"/>
  </w:num>
  <w:num w:numId="15">
    <w:abstractNumId w:val="20"/>
  </w:num>
  <w:num w:numId="16">
    <w:abstractNumId w:val="12"/>
  </w:num>
  <w:num w:numId="17">
    <w:abstractNumId w:val="12"/>
  </w:num>
  <w:num w:numId="18">
    <w:abstractNumId w:val="12"/>
  </w:num>
  <w:num w:numId="19">
    <w:abstractNumId w:val="12"/>
  </w:num>
  <w:num w:numId="20">
    <w:abstractNumId w:val="12"/>
  </w:num>
  <w:num w:numId="21">
    <w:abstractNumId w:val="12"/>
  </w:num>
  <w:num w:numId="22">
    <w:abstractNumId w:val="12"/>
  </w:num>
  <w:num w:numId="23">
    <w:abstractNumId w:val="15"/>
  </w:num>
  <w:num w:numId="24">
    <w:abstractNumId w:val="5"/>
  </w:num>
  <w:num w:numId="25">
    <w:abstractNumId w:val="4"/>
  </w:num>
  <w:num w:numId="26">
    <w:abstractNumId w:val="5"/>
  </w:num>
  <w:num w:numId="27">
    <w:abstractNumId w:val="5"/>
  </w:num>
  <w:num w:numId="28">
    <w:abstractNumId w:val="5"/>
  </w:num>
  <w:num w:numId="29">
    <w:abstractNumId w:val="5"/>
  </w:num>
  <w:num w:numId="30">
    <w:abstractNumId w:val="5"/>
  </w:num>
  <w:num w:numId="31">
    <w:abstractNumId w:val="12"/>
  </w:num>
  <w:num w:numId="32">
    <w:abstractNumId w:val="2"/>
  </w:num>
  <w:num w:numId="33">
    <w:abstractNumId w:val="12"/>
  </w:num>
  <w:num w:numId="34">
    <w:abstractNumId w:val="12"/>
  </w:num>
  <w:num w:numId="35">
    <w:abstractNumId w:val="12"/>
  </w:num>
  <w:num w:numId="36">
    <w:abstractNumId w:val="12"/>
  </w:num>
  <w:num w:numId="37">
    <w:abstractNumId w:val="12"/>
  </w:num>
  <w:num w:numId="38">
    <w:abstractNumId w:val="12"/>
  </w:num>
  <w:num w:numId="39">
    <w:abstractNumId w:val="5"/>
  </w:num>
  <w:num w:numId="40">
    <w:abstractNumId w:val="10"/>
  </w:num>
  <w:num w:numId="41">
    <w:abstractNumId w:val="12"/>
  </w:num>
  <w:num w:numId="42">
    <w:abstractNumId w:val="13"/>
  </w:num>
  <w:num w:numId="43">
    <w:abstractNumId w:val="8"/>
  </w:num>
  <w:num w:numId="44">
    <w:abstractNumId w:val="16"/>
  </w:num>
  <w:num w:numId="45">
    <w:abstractNumId w:val="18"/>
  </w:num>
  <w:numIdMacAtCleanup w:val="1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Isha Gupta">
    <w15:presenceInfo w15:providerId="AD" w15:userId="S-1-5-21-1571273922-3424798544-508537592-1248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revisionView w:markup="0"/>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108A"/>
    <w:rsid w:val="00003131"/>
    <w:rsid w:val="00011360"/>
    <w:rsid w:val="00012E81"/>
    <w:rsid w:val="000142A9"/>
    <w:rsid w:val="000164AC"/>
    <w:rsid w:val="000168B4"/>
    <w:rsid w:val="00021A68"/>
    <w:rsid w:val="00023BAF"/>
    <w:rsid w:val="00030A15"/>
    <w:rsid w:val="000328AB"/>
    <w:rsid w:val="00032A75"/>
    <w:rsid w:val="000411DC"/>
    <w:rsid w:val="0004485C"/>
    <w:rsid w:val="0004530D"/>
    <w:rsid w:val="00055C4B"/>
    <w:rsid w:val="00061069"/>
    <w:rsid w:val="000613F9"/>
    <w:rsid w:val="0006484B"/>
    <w:rsid w:val="00067FB2"/>
    <w:rsid w:val="00071D66"/>
    <w:rsid w:val="00077C08"/>
    <w:rsid w:val="00083EE4"/>
    <w:rsid w:val="00087FD4"/>
    <w:rsid w:val="00092BE8"/>
    <w:rsid w:val="000A10CF"/>
    <w:rsid w:val="000A2338"/>
    <w:rsid w:val="000A7129"/>
    <w:rsid w:val="000C37D0"/>
    <w:rsid w:val="000C3F4A"/>
    <w:rsid w:val="000D15CD"/>
    <w:rsid w:val="000D324A"/>
    <w:rsid w:val="000E06B7"/>
    <w:rsid w:val="000E2860"/>
    <w:rsid w:val="000E5C56"/>
    <w:rsid w:val="000E67B5"/>
    <w:rsid w:val="000F20D1"/>
    <w:rsid w:val="000F51E0"/>
    <w:rsid w:val="00101963"/>
    <w:rsid w:val="00101B9B"/>
    <w:rsid w:val="00103395"/>
    <w:rsid w:val="0010437D"/>
    <w:rsid w:val="00105B90"/>
    <w:rsid w:val="00106186"/>
    <w:rsid w:val="001072C8"/>
    <w:rsid w:val="00112A5F"/>
    <w:rsid w:val="001136E2"/>
    <w:rsid w:val="00113E88"/>
    <w:rsid w:val="00116DB0"/>
    <w:rsid w:val="00121826"/>
    <w:rsid w:val="0012269C"/>
    <w:rsid w:val="00124356"/>
    <w:rsid w:val="00126BE8"/>
    <w:rsid w:val="001324D5"/>
    <w:rsid w:val="00147400"/>
    <w:rsid w:val="00153FD9"/>
    <w:rsid w:val="00165F0A"/>
    <w:rsid w:val="00170A71"/>
    <w:rsid w:val="0017592F"/>
    <w:rsid w:val="00175A9F"/>
    <w:rsid w:val="0018227E"/>
    <w:rsid w:val="00183EC3"/>
    <w:rsid w:val="00190748"/>
    <w:rsid w:val="001922D9"/>
    <w:rsid w:val="00196DE9"/>
    <w:rsid w:val="001A01F0"/>
    <w:rsid w:val="001A6AD4"/>
    <w:rsid w:val="001A77BA"/>
    <w:rsid w:val="001B22C2"/>
    <w:rsid w:val="001B2992"/>
    <w:rsid w:val="001B7681"/>
    <w:rsid w:val="001B7E4B"/>
    <w:rsid w:val="001C36D7"/>
    <w:rsid w:val="001C3A63"/>
    <w:rsid w:val="001C3CA6"/>
    <w:rsid w:val="001C59FE"/>
    <w:rsid w:val="001D2EF2"/>
    <w:rsid w:val="001E0F31"/>
    <w:rsid w:val="001F7B46"/>
    <w:rsid w:val="00201965"/>
    <w:rsid w:val="002142EE"/>
    <w:rsid w:val="00220916"/>
    <w:rsid w:val="00221DE0"/>
    <w:rsid w:val="002273C4"/>
    <w:rsid w:val="00233D44"/>
    <w:rsid w:val="002401D1"/>
    <w:rsid w:val="00240743"/>
    <w:rsid w:val="0025005F"/>
    <w:rsid w:val="00253BF3"/>
    <w:rsid w:val="002560C6"/>
    <w:rsid w:val="002606D3"/>
    <w:rsid w:val="00262E39"/>
    <w:rsid w:val="00265CF5"/>
    <w:rsid w:val="002752DD"/>
    <w:rsid w:val="00287F9A"/>
    <w:rsid w:val="00291195"/>
    <w:rsid w:val="002970A5"/>
    <w:rsid w:val="0029735C"/>
    <w:rsid w:val="002976F8"/>
    <w:rsid w:val="002A1872"/>
    <w:rsid w:val="002A62BB"/>
    <w:rsid w:val="002B07F5"/>
    <w:rsid w:val="002B75E5"/>
    <w:rsid w:val="002C118B"/>
    <w:rsid w:val="002C2688"/>
    <w:rsid w:val="002C3DBA"/>
    <w:rsid w:val="002C61BE"/>
    <w:rsid w:val="002C6CB6"/>
    <w:rsid w:val="002D1F37"/>
    <w:rsid w:val="002D7D5A"/>
    <w:rsid w:val="002D7F7B"/>
    <w:rsid w:val="002E20E0"/>
    <w:rsid w:val="002E2560"/>
    <w:rsid w:val="002E4C2C"/>
    <w:rsid w:val="00321704"/>
    <w:rsid w:val="00326437"/>
    <w:rsid w:val="00355F3E"/>
    <w:rsid w:val="00357FED"/>
    <w:rsid w:val="003730A2"/>
    <w:rsid w:val="003912CA"/>
    <w:rsid w:val="00392CF0"/>
    <w:rsid w:val="00393289"/>
    <w:rsid w:val="0039585D"/>
    <w:rsid w:val="003A28CB"/>
    <w:rsid w:val="003A42D8"/>
    <w:rsid w:val="003A6794"/>
    <w:rsid w:val="003B2B5D"/>
    <w:rsid w:val="003B3D9F"/>
    <w:rsid w:val="003C2885"/>
    <w:rsid w:val="003C7935"/>
    <w:rsid w:val="003C7ABA"/>
    <w:rsid w:val="003D2580"/>
    <w:rsid w:val="003D4609"/>
    <w:rsid w:val="003E0B17"/>
    <w:rsid w:val="003F13E6"/>
    <w:rsid w:val="003F2577"/>
    <w:rsid w:val="003F30E9"/>
    <w:rsid w:val="003F492A"/>
    <w:rsid w:val="003F52D4"/>
    <w:rsid w:val="00406C1C"/>
    <w:rsid w:val="00407CF0"/>
    <w:rsid w:val="00410CAA"/>
    <w:rsid w:val="00417CB6"/>
    <w:rsid w:val="0042623A"/>
    <w:rsid w:val="00427C34"/>
    <w:rsid w:val="00437435"/>
    <w:rsid w:val="00441BC4"/>
    <w:rsid w:val="00444E55"/>
    <w:rsid w:val="00451FBC"/>
    <w:rsid w:val="00454351"/>
    <w:rsid w:val="0045538F"/>
    <w:rsid w:val="00456848"/>
    <w:rsid w:val="0046226C"/>
    <w:rsid w:val="00464E01"/>
    <w:rsid w:val="00465008"/>
    <w:rsid w:val="00471006"/>
    <w:rsid w:val="00471BCB"/>
    <w:rsid w:val="00482439"/>
    <w:rsid w:val="004915F5"/>
    <w:rsid w:val="00493D02"/>
    <w:rsid w:val="00495D29"/>
    <w:rsid w:val="004976E1"/>
    <w:rsid w:val="004A05C6"/>
    <w:rsid w:val="004A194C"/>
    <w:rsid w:val="004A5C17"/>
    <w:rsid w:val="004B0926"/>
    <w:rsid w:val="004B1028"/>
    <w:rsid w:val="004B6B75"/>
    <w:rsid w:val="004B6EC8"/>
    <w:rsid w:val="004C75EC"/>
    <w:rsid w:val="004C7855"/>
    <w:rsid w:val="004D36A3"/>
    <w:rsid w:val="004D3DDD"/>
    <w:rsid w:val="004D53BF"/>
    <w:rsid w:val="004E5B31"/>
    <w:rsid w:val="004E7A9C"/>
    <w:rsid w:val="004F0638"/>
    <w:rsid w:val="004F34E3"/>
    <w:rsid w:val="00500197"/>
    <w:rsid w:val="00502AA5"/>
    <w:rsid w:val="0050678F"/>
    <w:rsid w:val="0050679F"/>
    <w:rsid w:val="00516B77"/>
    <w:rsid w:val="00531D2E"/>
    <w:rsid w:val="0053240C"/>
    <w:rsid w:val="00536B21"/>
    <w:rsid w:val="0054042F"/>
    <w:rsid w:val="00542C68"/>
    <w:rsid w:val="00543330"/>
    <w:rsid w:val="00544061"/>
    <w:rsid w:val="00552D21"/>
    <w:rsid w:val="00556F77"/>
    <w:rsid w:val="00561555"/>
    <w:rsid w:val="00564996"/>
    <w:rsid w:val="00565667"/>
    <w:rsid w:val="00565B50"/>
    <w:rsid w:val="00566AD0"/>
    <w:rsid w:val="00576EBC"/>
    <w:rsid w:val="00585DBD"/>
    <w:rsid w:val="00585F59"/>
    <w:rsid w:val="00586B2D"/>
    <w:rsid w:val="005962DC"/>
    <w:rsid w:val="00596A54"/>
    <w:rsid w:val="005971E4"/>
    <w:rsid w:val="005A5108"/>
    <w:rsid w:val="005B2863"/>
    <w:rsid w:val="005B2A22"/>
    <w:rsid w:val="005B3DA3"/>
    <w:rsid w:val="005B6304"/>
    <w:rsid w:val="005B68A0"/>
    <w:rsid w:val="005C2C6E"/>
    <w:rsid w:val="005C59D7"/>
    <w:rsid w:val="005C7BF6"/>
    <w:rsid w:val="005F03DC"/>
    <w:rsid w:val="005F2D8D"/>
    <w:rsid w:val="005F3939"/>
    <w:rsid w:val="005F65FE"/>
    <w:rsid w:val="005F6D5A"/>
    <w:rsid w:val="005F714E"/>
    <w:rsid w:val="00600A12"/>
    <w:rsid w:val="00612101"/>
    <w:rsid w:val="00613093"/>
    <w:rsid w:val="0061570C"/>
    <w:rsid w:val="0062372B"/>
    <w:rsid w:val="00624DD3"/>
    <w:rsid w:val="006406D2"/>
    <w:rsid w:val="00641B45"/>
    <w:rsid w:val="00641C20"/>
    <w:rsid w:val="006428FA"/>
    <w:rsid w:val="00644EE6"/>
    <w:rsid w:val="00647E3B"/>
    <w:rsid w:val="00654846"/>
    <w:rsid w:val="006552C1"/>
    <w:rsid w:val="00660551"/>
    <w:rsid w:val="006610D2"/>
    <w:rsid w:val="0066243C"/>
    <w:rsid w:val="006653E5"/>
    <w:rsid w:val="00671768"/>
    <w:rsid w:val="006730BF"/>
    <w:rsid w:val="006801C0"/>
    <w:rsid w:val="00682F1B"/>
    <w:rsid w:val="006862F8"/>
    <w:rsid w:val="00693D7D"/>
    <w:rsid w:val="00695B51"/>
    <w:rsid w:val="006A689D"/>
    <w:rsid w:val="006B575B"/>
    <w:rsid w:val="006B7BD5"/>
    <w:rsid w:val="006C1E54"/>
    <w:rsid w:val="006C33DE"/>
    <w:rsid w:val="006C5333"/>
    <w:rsid w:val="006C5529"/>
    <w:rsid w:val="006D03AE"/>
    <w:rsid w:val="006D50A9"/>
    <w:rsid w:val="006E440F"/>
    <w:rsid w:val="006E5215"/>
    <w:rsid w:val="006E7B37"/>
    <w:rsid w:val="006F6070"/>
    <w:rsid w:val="006F7607"/>
    <w:rsid w:val="0070204B"/>
    <w:rsid w:val="0070468D"/>
    <w:rsid w:val="00707834"/>
    <w:rsid w:val="0072368A"/>
    <w:rsid w:val="00723AB7"/>
    <w:rsid w:val="00730228"/>
    <w:rsid w:val="00733927"/>
    <w:rsid w:val="00734216"/>
    <w:rsid w:val="0073630F"/>
    <w:rsid w:val="007510C1"/>
    <w:rsid w:val="00751E7C"/>
    <w:rsid w:val="0076228D"/>
    <w:rsid w:val="00764460"/>
    <w:rsid w:val="00770CC2"/>
    <w:rsid w:val="0077434C"/>
    <w:rsid w:val="007805DC"/>
    <w:rsid w:val="00781798"/>
    <w:rsid w:val="00784B0A"/>
    <w:rsid w:val="007931AE"/>
    <w:rsid w:val="00797900"/>
    <w:rsid w:val="007A2801"/>
    <w:rsid w:val="007A527D"/>
    <w:rsid w:val="007B0CCD"/>
    <w:rsid w:val="007C02E1"/>
    <w:rsid w:val="007C2E7D"/>
    <w:rsid w:val="007C4E6A"/>
    <w:rsid w:val="007C604C"/>
    <w:rsid w:val="007C6A35"/>
    <w:rsid w:val="007D45C4"/>
    <w:rsid w:val="007E2051"/>
    <w:rsid w:val="007E2483"/>
    <w:rsid w:val="007E6BB4"/>
    <w:rsid w:val="007F11FD"/>
    <w:rsid w:val="007F3F75"/>
    <w:rsid w:val="007F5593"/>
    <w:rsid w:val="00802E8F"/>
    <w:rsid w:val="00806A87"/>
    <w:rsid w:val="0080777E"/>
    <w:rsid w:val="0081672D"/>
    <w:rsid w:val="00823563"/>
    <w:rsid w:val="00825714"/>
    <w:rsid w:val="0083274B"/>
    <w:rsid w:val="0083355B"/>
    <w:rsid w:val="00834273"/>
    <w:rsid w:val="00840F5A"/>
    <w:rsid w:val="0084296E"/>
    <w:rsid w:val="00843BF1"/>
    <w:rsid w:val="00845AA2"/>
    <w:rsid w:val="008475B6"/>
    <w:rsid w:val="00854D61"/>
    <w:rsid w:val="00856CC6"/>
    <w:rsid w:val="00862ACF"/>
    <w:rsid w:val="0087140D"/>
    <w:rsid w:val="00876EB5"/>
    <w:rsid w:val="00887833"/>
    <w:rsid w:val="00894888"/>
    <w:rsid w:val="0089500A"/>
    <w:rsid w:val="008A1CE1"/>
    <w:rsid w:val="008A68CC"/>
    <w:rsid w:val="008B25AA"/>
    <w:rsid w:val="008B4D60"/>
    <w:rsid w:val="008B5414"/>
    <w:rsid w:val="008C5972"/>
    <w:rsid w:val="008D02AB"/>
    <w:rsid w:val="008D4001"/>
    <w:rsid w:val="008D463A"/>
    <w:rsid w:val="008D6828"/>
    <w:rsid w:val="008E0D6F"/>
    <w:rsid w:val="008E0DE6"/>
    <w:rsid w:val="008E3F1E"/>
    <w:rsid w:val="008F6C93"/>
    <w:rsid w:val="00901DB9"/>
    <w:rsid w:val="0090512A"/>
    <w:rsid w:val="0091002D"/>
    <w:rsid w:val="009110BB"/>
    <w:rsid w:val="00927A86"/>
    <w:rsid w:val="00934D2A"/>
    <w:rsid w:val="00937740"/>
    <w:rsid w:val="00943FC7"/>
    <w:rsid w:val="00950E0F"/>
    <w:rsid w:val="0095303E"/>
    <w:rsid w:val="00962302"/>
    <w:rsid w:val="009652B1"/>
    <w:rsid w:val="0097073F"/>
    <w:rsid w:val="0097516E"/>
    <w:rsid w:val="0098046A"/>
    <w:rsid w:val="00980D08"/>
    <w:rsid w:val="00984E1E"/>
    <w:rsid w:val="009861D4"/>
    <w:rsid w:val="00987D1C"/>
    <w:rsid w:val="009937AB"/>
    <w:rsid w:val="00994760"/>
    <w:rsid w:val="009A4C5D"/>
    <w:rsid w:val="009A5AAB"/>
    <w:rsid w:val="009B38E3"/>
    <w:rsid w:val="009C471D"/>
    <w:rsid w:val="009C4A04"/>
    <w:rsid w:val="009C5F56"/>
    <w:rsid w:val="009C649C"/>
    <w:rsid w:val="009C6D3E"/>
    <w:rsid w:val="009D2441"/>
    <w:rsid w:val="009D64FD"/>
    <w:rsid w:val="009D77CA"/>
    <w:rsid w:val="009F4639"/>
    <w:rsid w:val="00A06D36"/>
    <w:rsid w:val="00A07A78"/>
    <w:rsid w:val="00A1221E"/>
    <w:rsid w:val="00A31879"/>
    <w:rsid w:val="00A40E6E"/>
    <w:rsid w:val="00A45CD5"/>
    <w:rsid w:val="00A4677E"/>
    <w:rsid w:val="00A46C82"/>
    <w:rsid w:val="00A5002B"/>
    <w:rsid w:val="00A52C79"/>
    <w:rsid w:val="00A60855"/>
    <w:rsid w:val="00A61BE1"/>
    <w:rsid w:val="00A67314"/>
    <w:rsid w:val="00A70A19"/>
    <w:rsid w:val="00A70C3B"/>
    <w:rsid w:val="00A7363A"/>
    <w:rsid w:val="00A77DD6"/>
    <w:rsid w:val="00A80213"/>
    <w:rsid w:val="00A82E35"/>
    <w:rsid w:val="00A834FE"/>
    <w:rsid w:val="00A835BF"/>
    <w:rsid w:val="00A84A0F"/>
    <w:rsid w:val="00A907BD"/>
    <w:rsid w:val="00AA0363"/>
    <w:rsid w:val="00AA2249"/>
    <w:rsid w:val="00AB209A"/>
    <w:rsid w:val="00AB7B2C"/>
    <w:rsid w:val="00AC0365"/>
    <w:rsid w:val="00AC0534"/>
    <w:rsid w:val="00AD1B82"/>
    <w:rsid w:val="00AD2855"/>
    <w:rsid w:val="00AD5DAC"/>
    <w:rsid w:val="00AE68FF"/>
    <w:rsid w:val="00AF2BC1"/>
    <w:rsid w:val="00AF700C"/>
    <w:rsid w:val="00AF74F6"/>
    <w:rsid w:val="00B062F7"/>
    <w:rsid w:val="00B078A1"/>
    <w:rsid w:val="00B1287E"/>
    <w:rsid w:val="00B16C9D"/>
    <w:rsid w:val="00B16E93"/>
    <w:rsid w:val="00B17848"/>
    <w:rsid w:val="00B24B12"/>
    <w:rsid w:val="00B25898"/>
    <w:rsid w:val="00B26362"/>
    <w:rsid w:val="00B271C5"/>
    <w:rsid w:val="00B31309"/>
    <w:rsid w:val="00B31E1A"/>
    <w:rsid w:val="00B35AB5"/>
    <w:rsid w:val="00B41856"/>
    <w:rsid w:val="00B4226B"/>
    <w:rsid w:val="00B43E66"/>
    <w:rsid w:val="00B4560E"/>
    <w:rsid w:val="00B63F6A"/>
    <w:rsid w:val="00B6633C"/>
    <w:rsid w:val="00B66927"/>
    <w:rsid w:val="00B71B68"/>
    <w:rsid w:val="00B732B5"/>
    <w:rsid w:val="00B758BC"/>
    <w:rsid w:val="00B8049F"/>
    <w:rsid w:val="00B85015"/>
    <w:rsid w:val="00B91AF2"/>
    <w:rsid w:val="00B92FE4"/>
    <w:rsid w:val="00B947F0"/>
    <w:rsid w:val="00BA0F16"/>
    <w:rsid w:val="00BA2268"/>
    <w:rsid w:val="00BA4D9E"/>
    <w:rsid w:val="00BB026F"/>
    <w:rsid w:val="00BB695C"/>
    <w:rsid w:val="00BC149C"/>
    <w:rsid w:val="00BC3192"/>
    <w:rsid w:val="00BD37CD"/>
    <w:rsid w:val="00BD4804"/>
    <w:rsid w:val="00BE04B6"/>
    <w:rsid w:val="00BE34F9"/>
    <w:rsid w:val="00BE3C4E"/>
    <w:rsid w:val="00BE498B"/>
    <w:rsid w:val="00BE6390"/>
    <w:rsid w:val="00BF658A"/>
    <w:rsid w:val="00BF7289"/>
    <w:rsid w:val="00BF7749"/>
    <w:rsid w:val="00C072F3"/>
    <w:rsid w:val="00C179BA"/>
    <w:rsid w:val="00C3108A"/>
    <w:rsid w:val="00C33046"/>
    <w:rsid w:val="00C336A1"/>
    <w:rsid w:val="00C41248"/>
    <w:rsid w:val="00C47389"/>
    <w:rsid w:val="00C47C08"/>
    <w:rsid w:val="00C64315"/>
    <w:rsid w:val="00C74BC8"/>
    <w:rsid w:val="00C77774"/>
    <w:rsid w:val="00C866BF"/>
    <w:rsid w:val="00C92F5B"/>
    <w:rsid w:val="00C930FB"/>
    <w:rsid w:val="00C96790"/>
    <w:rsid w:val="00CA7AFB"/>
    <w:rsid w:val="00CB6F8B"/>
    <w:rsid w:val="00CB719A"/>
    <w:rsid w:val="00CC0680"/>
    <w:rsid w:val="00CC3427"/>
    <w:rsid w:val="00CD6300"/>
    <w:rsid w:val="00CD7397"/>
    <w:rsid w:val="00CE0E08"/>
    <w:rsid w:val="00CE13A2"/>
    <w:rsid w:val="00CE57B4"/>
    <w:rsid w:val="00CF1B43"/>
    <w:rsid w:val="00CF306C"/>
    <w:rsid w:val="00CF4B32"/>
    <w:rsid w:val="00CF7C7B"/>
    <w:rsid w:val="00D00BCF"/>
    <w:rsid w:val="00D11BDA"/>
    <w:rsid w:val="00D122BC"/>
    <w:rsid w:val="00D130B5"/>
    <w:rsid w:val="00D147C2"/>
    <w:rsid w:val="00D20D43"/>
    <w:rsid w:val="00D2156F"/>
    <w:rsid w:val="00D3160A"/>
    <w:rsid w:val="00D33356"/>
    <w:rsid w:val="00D3511D"/>
    <w:rsid w:val="00D3701E"/>
    <w:rsid w:val="00D57823"/>
    <w:rsid w:val="00D6170E"/>
    <w:rsid w:val="00D6371D"/>
    <w:rsid w:val="00D642B8"/>
    <w:rsid w:val="00D72F09"/>
    <w:rsid w:val="00D75EFC"/>
    <w:rsid w:val="00D83AFF"/>
    <w:rsid w:val="00D83E13"/>
    <w:rsid w:val="00D8775A"/>
    <w:rsid w:val="00DA0CF2"/>
    <w:rsid w:val="00DA4BE1"/>
    <w:rsid w:val="00DA695F"/>
    <w:rsid w:val="00DB1B50"/>
    <w:rsid w:val="00DB2681"/>
    <w:rsid w:val="00DB2839"/>
    <w:rsid w:val="00DB3177"/>
    <w:rsid w:val="00DB5953"/>
    <w:rsid w:val="00DB5F31"/>
    <w:rsid w:val="00DC107F"/>
    <w:rsid w:val="00DC126E"/>
    <w:rsid w:val="00DD1046"/>
    <w:rsid w:val="00DD4638"/>
    <w:rsid w:val="00DD5F94"/>
    <w:rsid w:val="00DE003E"/>
    <w:rsid w:val="00DE03D5"/>
    <w:rsid w:val="00DE6DED"/>
    <w:rsid w:val="00DF0A14"/>
    <w:rsid w:val="00DF0CFB"/>
    <w:rsid w:val="00DF3A70"/>
    <w:rsid w:val="00DF4097"/>
    <w:rsid w:val="00DF5BBA"/>
    <w:rsid w:val="00DF5CBD"/>
    <w:rsid w:val="00DF6C15"/>
    <w:rsid w:val="00E020AE"/>
    <w:rsid w:val="00E11569"/>
    <w:rsid w:val="00E20A6D"/>
    <w:rsid w:val="00E23DCF"/>
    <w:rsid w:val="00E3785B"/>
    <w:rsid w:val="00E37CDD"/>
    <w:rsid w:val="00E41049"/>
    <w:rsid w:val="00E460C6"/>
    <w:rsid w:val="00E470E9"/>
    <w:rsid w:val="00E4780D"/>
    <w:rsid w:val="00E51DA2"/>
    <w:rsid w:val="00E51FC3"/>
    <w:rsid w:val="00E624F6"/>
    <w:rsid w:val="00E6596E"/>
    <w:rsid w:val="00E70E2D"/>
    <w:rsid w:val="00E74F51"/>
    <w:rsid w:val="00E77E1B"/>
    <w:rsid w:val="00E8199E"/>
    <w:rsid w:val="00E83CCA"/>
    <w:rsid w:val="00E85D13"/>
    <w:rsid w:val="00EA1AE8"/>
    <w:rsid w:val="00EB038E"/>
    <w:rsid w:val="00EB375F"/>
    <w:rsid w:val="00EB6055"/>
    <w:rsid w:val="00EB7ABD"/>
    <w:rsid w:val="00ED29AE"/>
    <w:rsid w:val="00ED74A8"/>
    <w:rsid w:val="00ED7C71"/>
    <w:rsid w:val="00EE134F"/>
    <w:rsid w:val="00EE1C99"/>
    <w:rsid w:val="00EE5A4A"/>
    <w:rsid w:val="00EE5B1C"/>
    <w:rsid w:val="00EF32DB"/>
    <w:rsid w:val="00EF6AA3"/>
    <w:rsid w:val="00F02F90"/>
    <w:rsid w:val="00F03599"/>
    <w:rsid w:val="00F03845"/>
    <w:rsid w:val="00F10516"/>
    <w:rsid w:val="00F10EB1"/>
    <w:rsid w:val="00F12E00"/>
    <w:rsid w:val="00F15EF5"/>
    <w:rsid w:val="00F20CFD"/>
    <w:rsid w:val="00F32D42"/>
    <w:rsid w:val="00F370A5"/>
    <w:rsid w:val="00F4196A"/>
    <w:rsid w:val="00F450CD"/>
    <w:rsid w:val="00F45132"/>
    <w:rsid w:val="00F50ABE"/>
    <w:rsid w:val="00F72A13"/>
    <w:rsid w:val="00F764F6"/>
    <w:rsid w:val="00F76523"/>
    <w:rsid w:val="00F81006"/>
    <w:rsid w:val="00F82D8E"/>
    <w:rsid w:val="00F82ED5"/>
    <w:rsid w:val="00F95F8C"/>
    <w:rsid w:val="00F96361"/>
    <w:rsid w:val="00FA1458"/>
    <w:rsid w:val="00FA165E"/>
    <w:rsid w:val="00FB1D86"/>
    <w:rsid w:val="00FB4A7E"/>
    <w:rsid w:val="00FC1EFB"/>
    <w:rsid w:val="00FC2B5D"/>
    <w:rsid w:val="00FE5A27"/>
    <w:rsid w:val="00FF73D5"/>
    <w:rsid w:val="00FF778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3390A0"/>
  <w15:docId w15:val="{0DD1934F-8716-4B77-BC39-60864AEB97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647E3B"/>
  </w:style>
  <w:style w:type="paragraph" w:styleId="Heading1">
    <w:name w:val="heading 1"/>
    <w:next w:val="BodyText"/>
    <w:link w:val="Heading1Char"/>
    <w:uiPriority w:val="9"/>
    <w:qFormat/>
    <w:rsid w:val="00647E3B"/>
    <w:pPr>
      <w:keepNext/>
      <w:keepLines/>
      <w:pageBreakBefore/>
      <w:numPr>
        <w:numId w:val="6"/>
      </w:numPr>
      <w:spacing w:before="360" w:after="120" w:line="276" w:lineRule="auto"/>
      <w:outlineLvl w:val="0"/>
    </w:pPr>
    <w:rPr>
      <w:rFonts w:asciiTheme="majorHAnsi" w:eastAsiaTheme="majorEastAsia" w:hAnsiTheme="majorHAnsi" w:cs="Arial"/>
      <w:b/>
      <w:bCs/>
      <w:color w:val="833C0B" w:themeColor="accent2" w:themeShade="80"/>
      <w:sz w:val="32"/>
      <w:szCs w:val="28"/>
      <w:lang w:val="en-US" w:eastAsia="ja-JP"/>
    </w:rPr>
  </w:style>
  <w:style w:type="paragraph" w:styleId="Heading2">
    <w:name w:val="heading 2"/>
    <w:basedOn w:val="Heading1"/>
    <w:next w:val="BodyText"/>
    <w:link w:val="Heading2Char"/>
    <w:uiPriority w:val="9"/>
    <w:unhideWhenUsed/>
    <w:qFormat/>
    <w:rsid w:val="00647E3B"/>
    <w:pPr>
      <w:pageBreakBefore w:val="0"/>
      <w:numPr>
        <w:ilvl w:val="1"/>
      </w:numPr>
      <w:outlineLvl w:val="1"/>
    </w:pPr>
    <w:rPr>
      <w:bCs w:val="0"/>
      <w:sz w:val="28"/>
    </w:rPr>
  </w:style>
  <w:style w:type="paragraph" w:styleId="Heading3">
    <w:name w:val="heading 3"/>
    <w:basedOn w:val="Normal"/>
    <w:next w:val="BodyText"/>
    <w:link w:val="Heading3Char"/>
    <w:uiPriority w:val="9"/>
    <w:unhideWhenUsed/>
    <w:qFormat/>
    <w:rsid w:val="00647E3B"/>
    <w:pPr>
      <w:keepNext/>
      <w:keepLines/>
      <w:numPr>
        <w:ilvl w:val="2"/>
        <w:numId w:val="6"/>
      </w:numPr>
      <w:spacing w:before="320" w:after="120" w:line="276" w:lineRule="auto"/>
      <w:jc w:val="both"/>
      <w:outlineLvl w:val="2"/>
    </w:pPr>
    <w:rPr>
      <w:rFonts w:asciiTheme="majorHAnsi" w:eastAsiaTheme="majorEastAsia" w:hAnsiTheme="majorHAnsi" w:cs="Arial"/>
      <w:b/>
      <w:bCs/>
      <w:color w:val="833C0B" w:themeColor="accent2" w:themeShade="80"/>
      <w:sz w:val="24"/>
      <w:lang w:val="en-US" w:eastAsia="ja-JP"/>
    </w:rPr>
  </w:style>
  <w:style w:type="paragraph" w:styleId="Heading4">
    <w:name w:val="heading 4"/>
    <w:basedOn w:val="Normal"/>
    <w:next w:val="BodyText"/>
    <w:link w:val="Heading4Char"/>
    <w:uiPriority w:val="9"/>
    <w:unhideWhenUsed/>
    <w:qFormat/>
    <w:rsid w:val="00647E3B"/>
    <w:pPr>
      <w:keepNext/>
      <w:keepLines/>
      <w:numPr>
        <w:ilvl w:val="3"/>
        <w:numId w:val="6"/>
      </w:numPr>
      <w:spacing w:before="200" w:after="0" w:line="276" w:lineRule="auto"/>
      <w:outlineLvl w:val="3"/>
    </w:pPr>
    <w:rPr>
      <w:rFonts w:eastAsiaTheme="majorEastAsia" w:cstheme="majorBidi"/>
      <w:bCs/>
      <w:iCs/>
      <w:color w:val="387BBA"/>
    </w:rPr>
  </w:style>
  <w:style w:type="paragraph" w:styleId="Heading5">
    <w:name w:val="heading 5"/>
    <w:basedOn w:val="Normal"/>
    <w:next w:val="Normal"/>
    <w:link w:val="Heading5Char"/>
    <w:uiPriority w:val="9"/>
    <w:unhideWhenUsed/>
    <w:qFormat/>
    <w:rsid w:val="00647E3B"/>
    <w:pPr>
      <w:keepNext/>
      <w:keepLines/>
      <w:numPr>
        <w:ilvl w:val="4"/>
        <w:numId w:val="6"/>
      </w:numPr>
      <w:spacing w:before="200" w:after="0" w:line="276" w:lineRule="auto"/>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407CF0"/>
    <w:pPr>
      <w:keepNext/>
      <w:keepLines/>
      <w:spacing w:before="200" w:after="0" w:line="276" w:lineRule="auto"/>
      <w:ind w:left="1152" w:hanging="1152"/>
      <w:outlineLvl w:val="5"/>
    </w:pPr>
    <w:rPr>
      <w:rFonts w:asciiTheme="majorHAnsi" w:eastAsiaTheme="majorEastAsia" w:hAnsiTheme="majorHAnsi" w:cstheme="majorBidi"/>
      <w:i/>
      <w:iCs/>
      <w:color w:val="1F4D78" w:themeColor="accent1" w:themeShade="7F"/>
      <w:lang w:eastAsia="en-IN"/>
    </w:rPr>
  </w:style>
  <w:style w:type="paragraph" w:styleId="Heading7">
    <w:name w:val="heading 7"/>
    <w:basedOn w:val="Normal"/>
    <w:next w:val="Normal"/>
    <w:link w:val="Heading7Char"/>
    <w:uiPriority w:val="9"/>
    <w:semiHidden/>
    <w:unhideWhenUsed/>
    <w:qFormat/>
    <w:rsid w:val="00407CF0"/>
    <w:pPr>
      <w:keepNext/>
      <w:keepLines/>
      <w:spacing w:before="200" w:after="0" w:line="276" w:lineRule="auto"/>
      <w:ind w:left="1296" w:hanging="1296"/>
      <w:outlineLvl w:val="6"/>
    </w:pPr>
    <w:rPr>
      <w:rFonts w:asciiTheme="majorHAnsi" w:eastAsiaTheme="majorEastAsia" w:hAnsiTheme="majorHAnsi" w:cstheme="majorBidi"/>
      <w:i/>
      <w:iCs/>
      <w:color w:val="404040" w:themeColor="text1" w:themeTint="BF"/>
      <w:lang w:eastAsia="en-IN"/>
    </w:rPr>
  </w:style>
  <w:style w:type="paragraph" w:styleId="Heading8">
    <w:name w:val="heading 8"/>
    <w:basedOn w:val="Normal"/>
    <w:next w:val="Normal"/>
    <w:link w:val="Heading8Char"/>
    <w:uiPriority w:val="9"/>
    <w:semiHidden/>
    <w:unhideWhenUsed/>
    <w:qFormat/>
    <w:rsid w:val="00407CF0"/>
    <w:pPr>
      <w:keepNext/>
      <w:keepLines/>
      <w:spacing w:before="200" w:after="0" w:line="276" w:lineRule="auto"/>
      <w:ind w:left="1440" w:hanging="1440"/>
      <w:outlineLvl w:val="7"/>
    </w:pPr>
    <w:rPr>
      <w:rFonts w:asciiTheme="majorHAnsi" w:eastAsiaTheme="majorEastAsia" w:hAnsiTheme="majorHAnsi" w:cstheme="majorBidi"/>
      <w:color w:val="404040" w:themeColor="text1" w:themeTint="BF"/>
      <w:sz w:val="20"/>
      <w:szCs w:val="20"/>
      <w:lang w:eastAsia="en-IN"/>
    </w:rPr>
  </w:style>
  <w:style w:type="paragraph" w:styleId="Heading9">
    <w:name w:val="heading 9"/>
    <w:basedOn w:val="Normal"/>
    <w:next w:val="Normal"/>
    <w:link w:val="Heading9Char"/>
    <w:uiPriority w:val="9"/>
    <w:semiHidden/>
    <w:unhideWhenUsed/>
    <w:qFormat/>
    <w:rsid w:val="00407CF0"/>
    <w:pPr>
      <w:keepNext/>
      <w:keepLines/>
      <w:spacing w:before="200" w:after="0" w:line="276" w:lineRule="auto"/>
      <w:ind w:left="1584" w:hanging="1584"/>
      <w:outlineLvl w:val="8"/>
    </w:pPr>
    <w:rPr>
      <w:rFonts w:asciiTheme="majorHAnsi" w:eastAsiaTheme="majorEastAsia" w:hAnsiTheme="majorHAnsi" w:cstheme="majorBidi"/>
      <w:i/>
      <w:iCs/>
      <w:color w:val="404040" w:themeColor="text1" w:themeTint="BF"/>
      <w:sz w:val="20"/>
      <w:szCs w:val="20"/>
      <w:lang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47E3B"/>
    <w:rPr>
      <w:color w:val="808080"/>
    </w:rPr>
  </w:style>
  <w:style w:type="paragraph" w:styleId="Title">
    <w:name w:val="Title"/>
    <w:basedOn w:val="Normal"/>
    <w:next w:val="Normal"/>
    <w:link w:val="TitleChar"/>
    <w:uiPriority w:val="10"/>
    <w:qFormat/>
    <w:rsid w:val="00647E3B"/>
    <w:pPr>
      <w:spacing w:after="0" w:line="240" w:lineRule="auto"/>
      <w:contextualSpacing/>
      <w:jc w:val="right"/>
    </w:pPr>
    <w:rPr>
      <w:rFonts w:asciiTheme="majorHAnsi" w:eastAsiaTheme="majorEastAsia" w:hAnsiTheme="majorHAnsi" w:cstheme="majorBidi"/>
      <w:color w:val="833C0B" w:themeColor="accent2" w:themeShade="80"/>
      <w:spacing w:val="-10"/>
      <w:kern w:val="28"/>
      <w:sz w:val="80"/>
      <w:szCs w:val="56"/>
    </w:rPr>
  </w:style>
  <w:style w:type="character" w:customStyle="1" w:styleId="TitleChar">
    <w:name w:val="Title Char"/>
    <w:basedOn w:val="DefaultParagraphFont"/>
    <w:link w:val="Title"/>
    <w:uiPriority w:val="10"/>
    <w:rsid w:val="00647E3B"/>
    <w:rPr>
      <w:rFonts w:asciiTheme="majorHAnsi" w:eastAsiaTheme="majorEastAsia" w:hAnsiTheme="majorHAnsi" w:cstheme="majorBidi"/>
      <w:color w:val="833C0B" w:themeColor="accent2" w:themeShade="80"/>
      <w:spacing w:val="-10"/>
      <w:kern w:val="28"/>
      <w:sz w:val="80"/>
      <w:szCs w:val="56"/>
    </w:rPr>
  </w:style>
  <w:style w:type="paragraph" w:styleId="NoSpacing">
    <w:name w:val="No Spacing"/>
    <w:link w:val="NoSpacingChar"/>
    <w:uiPriority w:val="1"/>
    <w:qFormat/>
    <w:rsid w:val="00647E3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647E3B"/>
    <w:rPr>
      <w:rFonts w:eastAsiaTheme="minorEastAsia"/>
      <w:lang w:val="en-US"/>
    </w:rPr>
  </w:style>
  <w:style w:type="paragraph" w:styleId="BalloonText">
    <w:name w:val="Balloon Text"/>
    <w:basedOn w:val="Normal"/>
    <w:link w:val="BalloonTextChar"/>
    <w:uiPriority w:val="99"/>
    <w:semiHidden/>
    <w:unhideWhenUsed/>
    <w:rsid w:val="00647E3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47E3B"/>
    <w:rPr>
      <w:rFonts w:ascii="Segoe UI" w:hAnsi="Segoe UI" w:cs="Segoe UI"/>
      <w:sz w:val="18"/>
      <w:szCs w:val="18"/>
    </w:rPr>
  </w:style>
  <w:style w:type="paragraph" w:styleId="Header">
    <w:name w:val="header"/>
    <w:basedOn w:val="Normal"/>
    <w:link w:val="HeaderChar"/>
    <w:uiPriority w:val="99"/>
    <w:unhideWhenUsed/>
    <w:rsid w:val="00647E3B"/>
    <w:pPr>
      <w:tabs>
        <w:tab w:val="center" w:pos="4513"/>
        <w:tab w:val="right" w:pos="9026"/>
      </w:tabs>
      <w:spacing w:after="0" w:line="240" w:lineRule="auto"/>
    </w:pPr>
  </w:style>
  <w:style w:type="character" w:customStyle="1" w:styleId="HeaderChar">
    <w:name w:val="Header Char"/>
    <w:basedOn w:val="DefaultParagraphFont"/>
    <w:link w:val="Header"/>
    <w:uiPriority w:val="99"/>
    <w:rsid w:val="00647E3B"/>
  </w:style>
  <w:style w:type="paragraph" w:styleId="Footer">
    <w:name w:val="footer"/>
    <w:basedOn w:val="Normal"/>
    <w:link w:val="FooterChar"/>
    <w:uiPriority w:val="99"/>
    <w:unhideWhenUsed/>
    <w:rsid w:val="00647E3B"/>
    <w:pPr>
      <w:tabs>
        <w:tab w:val="center" w:pos="4513"/>
        <w:tab w:val="right" w:pos="9026"/>
      </w:tabs>
      <w:spacing w:after="0" w:line="240" w:lineRule="auto"/>
    </w:pPr>
  </w:style>
  <w:style w:type="character" w:customStyle="1" w:styleId="FooterChar">
    <w:name w:val="Footer Char"/>
    <w:basedOn w:val="DefaultParagraphFont"/>
    <w:link w:val="Footer"/>
    <w:uiPriority w:val="99"/>
    <w:rsid w:val="00647E3B"/>
  </w:style>
  <w:style w:type="table" w:styleId="TableGrid">
    <w:name w:val="Table Grid"/>
    <w:basedOn w:val="TableNormal"/>
    <w:uiPriority w:val="59"/>
    <w:rsid w:val="00647E3B"/>
    <w:pPr>
      <w:spacing w:after="0" w:line="240" w:lineRule="auto"/>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uiPriority w:val="9"/>
    <w:rsid w:val="00647E3B"/>
    <w:rPr>
      <w:rFonts w:asciiTheme="majorHAnsi" w:eastAsiaTheme="majorEastAsia" w:hAnsiTheme="majorHAnsi" w:cs="Arial"/>
      <w:b/>
      <w:bCs/>
      <w:color w:val="833C0B" w:themeColor="accent2" w:themeShade="80"/>
      <w:sz w:val="32"/>
      <w:szCs w:val="28"/>
      <w:lang w:val="en-US" w:eastAsia="ja-JP"/>
    </w:rPr>
  </w:style>
  <w:style w:type="paragraph" w:styleId="TOCHeading">
    <w:name w:val="TOC Heading"/>
    <w:basedOn w:val="Heading1"/>
    <w:next w:val="Normal"/>
    <w:uiPriority w:val="39"/>
    <w:unhideWhenUsed/>
    <w:qFormat/>
    <w:rsid w:val="00647E3B"/>
    <w:pPr>
      <w:numPr>
        <w:numId w:val="0"/>
      </w:numPr>
      <w:outlineLvl w:val="9"/>
    </w:pPr>
  </w:style>
  <w:style w:type="paragraph" w:styleId="TOC1">
    <w:name w:val="toc 1"/>
    <w:basedOn w:val="Normal"/>
    <w:next w:val="Normal"/>
    <w:autoRedefine/>
    <w:uiPriority w:val="39"/>
    <w:unhideWhenUsed/>
    <w:rsid w:val="00647E3B"/>
    <w:pPr>
      <w:spacing w:after="100"/>
    </w:pPr>
  </w:style>
  <w:style w:type="character" w:styleId="Hyperlink">
    <w:name w:val="Hyperlink"/>
    <w:basedOn w:val="DefaultParagraphFont"/>
    <w:uiPriority w:val="99"/>
    <w:unhideWhenUsed/>
    <w:rsid w:val="00647E3B"/>
    <w:rPr>
      <w:color w:val="0563C1" w:themeColor="hyperlink"/>
      <w:u w:val="single"/>
    </w:rPr>
  </w:style>
  <w:style w:type="paragraph" w:styleId="Subtitle">
    <w:name w:val="Subtitle"/>
    <w:basedOn w:val="Normal"/>
    <w:next w:val="Normal"/>
    <w:link w:val="SubtitleChar"/>
    <w:uiPriority w:val="11"/>
    <w:qFormat/>
    <w:rsid w:val="00647E3B"/>
    <w:pPr>
      <w:jc w:val="right"/>
    </w:pPr>
    <w:rPr>
      <w:b/>
      <w:color w:val="833C0B" w:themeColor="accent2" w:themeShade="80"/>
      <w:sz w:val="48"/>
      <w:szCs w:val="36"/>
    </w:rPr>
  </w:style>
  <w:style w:type="character" w:customStyle="1" w:styleId="SubtitleChar">
    <w:name w:val="Subtitle Char"/>
    <w:basedOn w:val="DefaultParagraphFont"/>
    <w:link w:val="Subtitle"/>
    <w:uiPriority w:val="11"/>
    <w:rsid w:val="00647E3B"/>
    <w:rPr>
      <w:b/>
      <w:color w:val="833C0B" w:themeColor="accent2" w:themeShade="80"/>
      <w:sz w:val="48"/>
      <w:szCs w:val="36"/>
    </w:rPr>
  </w:style>
  <w:style w:type="character" w:customStyle="1" w:styleId="Heading2Char">
    <w:name w:val="Heading 2 Char"/>
    <w:basedOn w:val="DefaultParagraphFont"/>
    <w:link w:val="Heading2"/>
    <w:uiPriority w:val="9"/>
    <w:rsid w:val="00647E3B"/>
    <w:rPr>
      <w:rFonts w:asciiTheme="majorHAnsi" w:eastAsiaTheme="majorEastAsia" w:hAnsiTheme="majorHAnsi" w:cs="Arial"/>
      <w:b/>
      <w:color w:val="833C0B" w:themeColor="accent2" w:themeShade="80"/>
      <w:sz w:val="28"/>
      <w:szCs w:val="28"/>
      <w:lang w:val="en-US" w:eastAsia="ja-JP"/>
    </w:rPr>
  </w:style>
  <w:style w:type="paragraph" w:styleId="ListParagraph">
    <w:name w:val="List Paragraph"/>
    <w:aliases w:val="List Bulletized,B1 paragraph"/>
    <w:basedOn w:val="Normal"/>
    <w:link w:val="ListParagraphChar"/>
    <w:uiPriority w:val="34"/>
    <w:qFormat/>
    <w:rsid w:val="00647E3B"/>
    <w:pPr>
      <w:spacing w:after="200" w:line="276" w:lineRule="auto"/>
      <w:ind w:left="720"/>
      <w:contextualSpacing/>
      <w:jc w:val="both"/>
    </w:pPr>
    <w:rPr>
      <w:lang w:val="en-US"/>
    </w:rPr>
  </w:style>
  <w:style w:type="table" w:customStyle="1" w:styleId="GridTable1Light-Accent11">
    <w:name w:val="Grid Table 1 Light - Accent 11"/>
    <w:basedOn w:val="TableNormal"/>
    <w:uiPriority w:val="46"/>
    <w:rsid w:val="00647E3B"/>
    <w:pPr>
      <w:spacing w:after="0" w:line="240" w:lineRule="auto"/>
    </w:pPr>
    <w:rPr>
      <w:lang w:val="en-US"/>
    </w:r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FootnoteText">
    <w:name w:val="footnote text"/>
    <w:basedOn w:val="Normal"/>
    <w:link w:val="FootnoteTextChar"/>
    <w:uiPriority w:val="99"/>
    <w:semiHidden/>
    <w:unhideWhenUsed/>
    <w:rsid w:val="00647E3B"/>
    <w:pPr>
      <w:spacing w:after="0" w:line="240" w:lineRule="auto"/>
      <w:jc w:val="both"/>
    </w:pPr>
    <w:rPr>
      <w:sz w:val="20"/>
      <w:szCs w:val="20"/>
      <w:lang w:val="en-US"/>
    </w:rPr>
  </w:style>
  <w:style w:type="character" w:customStyle="1" w:styleId="FootnoteTextChar">
    <w:name w:val="Footnote Text Char"/>
    <w:basedOn w:val="DefaultParagraphFont"/>
    <w:link w:val="FootnoteText"/>
    <w:uiPriority w:val="99"/>
    <w:semiHidden/>
    <w:rsid w:val="00647E3B"/>
    <w:rPr>
      <w:sz w:val="20"/>
      <w:szCs w:val="20"/>
      <w:lang w:val="en-US"/>
    </w:rPr>
  </w:style>
  <w:style w:type="character" w:styleId="FootnoteReference">
    <w:name w:val="footnote reference"/>
    <w:basedOn w:val="DefaultParagraphFont"/>
    <w:uiPriority w:val="99"/>
    <w:semiHidden/>
    <w:unhideWhenUsed/>
    <w:rsid w:val="00647E3B"/>
    <w:rPr>
      <w:vertAlign w:val="superscript"/>
    </w:rPr>
  </w:style>
  <w:style w:type="paragraph" w:styleId="Caption">
    <w:name w:val="caption"/>
    <w:basedOn w:val="Normal"/>
    <w:next w:val="Normal"/>
    <w:uiPriority w:val="35"/>
    <w:unhideWhenUsed/>
    <w:qFormat/>
    <w:rsid w:val="00647E3B"/>
    <w:pPr>
      <w:spacing w:after="200" w:line="240" w:lineRule="auto"/>
      <w:jc w:val="both"/>
    </w:pPr>
    <w:rPr>
      <w:i/>
      <w:iCs/>
      <w:color w:val="44546A" w:themeColor="text2"/>
      <w:sz w:val="18"/>
      <w:szCs w:val="18"/>
      <w:lang w:val="en-US"/>
    </w:rPr>
  </w:style>
  <w:style w:type="table" w:customStyle="1" w:styleId="PlainTable11">
    <w:name w:val="Plain Table 11"/>
    <w:basedOn w:val="TableNormal"/>
    <w:uiPriority w:val="41"/>
    <w:rsid w:val="00647E3B"/>
    <w:pPr>
      <w:spacing w:after="0" w:line="240" w:lineRule="auto"/>
    </w:pPr>
    <w:rPr>
      <w:lang w:val="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2">
    <w:name w:val="toc 2"/>
    <w:basedOn w:val="Normal"/>
    <w:next w:val="Normal"/>
    <w:autoRedefine/>
    <w:uiPriority w:val="39"/>
    <w:unhideWhenUsed/>
    <w:rsid w:val="00647E3B"/>
    <w:pPr>
      <w:spacing w:after="100"/>
      <w:ind w:left="220"/>
    </w:pPr>
  </w:style>
  <w:style w:type="paragraph" w:styleId="NormalWeb">
    <w:name w:val="Normal (Web)"/>
    <w:basedOn w:val="Normal"/>
    <w:uiPriority w:val="99"/>
    <w:semiHidden/>
    <w:unhideWhenUsed/>
    <w:rsid w:val="00647E3B"/>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lockText">
    <w:name w:val="Block Text"/>
    <w:aliases w:val="Block Code Text"/>
    <w:basedOn w:val="Normal"/>
    <w:link w:val="BlockTextChar"/>
    <w:unhideWhenUsed/>
    <w:rsid w:val="00647E3B"/>
    <w:pPr>
      <w:pBdr>
        <w:top w:val="single" w:sz="2" w:space="12" w:color="FFFFFF"/>
        <w:bottom w:val="single" w:sz="2" w:space="12" w:color="FFFFFF"/>
      </w:pBdr>
      <w:shd w:val="clear" w:color="auto" w:fill="EEECE1"/>
      <w:tabs>
        <w:tab w:val="left" w:pos="993"/>
      </w:tabs>
      <w:spacing w:before="120" w:after="240" w:line="276" w:lineRule="auto"/>
      <w:ind w:left="992" w:right="567"/>
      <w:contextualSpacing/>
    </w:pPr>
    <w:rPr>
      <w:rFonts w:ascii="Courier New" w:eastAsiaTheme="minorEastAsia" w:hAnsi="Courier New" w:cs="Courier New"/>
      <w:iCs/>
      <w:color w:val="000000" w:themeColor="text1"/>
      <w:sz w:val="20"/>
      <w:lang w:val="en-US" w:eastAsia="ja-JP"/>
    </w:rPr>
  </w:style>
  <w:style w:type="paragraph" w:styleId="BodyText">
    <w:name w:val="Body Text"/>
    <w:link w:val="BodyTextChar"/>
    <w:uiPriority w:val="99"/>
    <w:unhideWhenUsed/>
    <w:rsid w:val="00647E3B"/>
    <w:pPr>
      <w:spacing w:after="120" w:line="276" w:lineRule="auto"/>
    </w:pPr>
  </w:style>
  <w:style w:type="character" w:customStyle="1" w:styleId="BodyTextChar">
    <w:name w:val="Body Text Char"/>
    <w:basedOn w:val="DefaultParagraphFont"/>
    <w:link w:val="BodyText"/>
    <w:uiPriority w:val="99"/>
    <w:rsid w:val="00647E3B"/>
  </w:style>
  <w:style w:type="paragraph" w:customStyle="1" w:styleId="BulletList1">
    <w:name w:val="Bullet List 1"/>
    <w:link w:val="BulletList1Char"/>
    <w:qFormat/>
    <w:rsid w:val="00647E3B"/>
    <w:pPr>
      <w:numPr>
        <w:numId w:val="3"/>
      </w:numPr>
      <w:spacing w:before="120" w:after="0" w:line="276" w:lineRule="auto"/>
    </w:pPr>
  </w:style>
  <w:style w:type="character" w:customStyle="1" w:styleId="BulletList1Char">
    <w:name w:val="Bullet List 1 Char"/>
    <w:basedOn w:val="DefaultParagraphFont"/>
    <w:link w:val="BulletList1"/>
    <w:rsid w:val="00647E3B"/>
  </w:style>
  <w:style w:type="paragraph" w:customStyle="1" w:styleId="BulletList2">
    <w:name w:val="Bullet List 2"/>
    <w:basedOn w:val="BulletList1"/>
    <w:link w:val="BulletList2Char"/>
    <w:qFormat/>
    <w:rsid w:val="00647E3B"/>
    <w:pPr>
      <w:numPr>
        <w:numId w:val="4"/>
      </w:numPr>
    </w:pPr>
  </w:style>
  <w:style w:type="character" w:customStyle="1" w:styleId="BulletList2Char">
    <w:name w:val="Bullet List 2 Char"/>
    <w:basedOn w:val="BulletList1Char"/>
    <w:link w:val="BulletList2"/>
    <w:rsid w:val="00647E3B"/>
  </w:style>
  <w:style w:type="paragraph" w:customStyle="1" w:styleId="BulletList3">
    <w:name w:val="Bullet List 3"/>
    <w:basedOn w:val="BulletList2"/>
    <w:link w:val="BulletList3Char"/>
    <w:qFormat/>
    <w:rsid w:val="00647E3B"/>
    <w:pPr>
      <w:numPr>
        <w:ilvl w:val="2"/>
      </w:numPr>
    </w:pPr>
  </w:style>
  <w:style w:type="character" w:customStyle="1" w:styleId="BulletList3Char">
    <w:name w:val="Bullet List 3 Char"/>
    <w:basedOn w:val="BulletList2Char"/>
    <w:link w:val="BulletList3"/>
    <w:rsid w:val="00647E3B"/>
  </w:style>
  <w:style w:type="paragraph" w:customStyle="1" w:styleId="BulletedNotes">
    <w:name w:val="Bulleted Notes"/>
    <w:basedOn w:val="Normal"/>
    <w:link w:val="BulletedNotesChar"/>
    <w:qFormat/>
    <w:rsid w:val="00647E3B"/>
    <w:pPr>
      <w:numPr>
        <w:numId w:val="5"/>
      </w:numPr>
      <w:shd w:val="clear" w:color="auto" w:fill="DEEAF6" w:themeFill="accent1" w:themeFillTint="33"/>
      <w:spacing w:after="120" w:line="276" w:lineRule="auto"/>
      <w:ind w:right="567"/>
    </w:pPr>
    <w:rPr>
      <w:lang w:val="en-US" w:eastAsia="ja-JP"/>
    </w:rPr>
  </w:style>
  <w:style w:type="character" w:customStyle="1" w:styleId="BulletedNotesChar">
    <w:name w:val="Bulleted Notes Char"/>
    <w:basedOn w:val="DefaultParagraphFont"/>
    <w:link w:val="BulletedNotes"/>
    <w:rsid w:val="00647E3B"/>
    <w:rPr>
      <w:shd w:val="clear" w:color="auto" w:fill="DEEAF6" w:themeFill="accent1" w:themeFillTint="33"/>
      <w:lang w:val="en-US" w:eastAsia="ja-JP"/>
    </w:rPr>
  </w:style>
  <w:style w:type="paragraph" w:customStyle="1" w:styleId="NoteText">
    <w:name w:val="Note Text"/>
    <w:link w:val="NoteTextChar"/>
    <w:uiPriority w:val="99"/>
    <w:rsid w:val="00647E3B"/>
    <w:pPr>
      <w:shd w:val="clear" w:color="auto" w:fill="DEEAF6" w:themeFill="accent1" w:themeFillTint="33"/>
      <w:autoSpaceDE w:val="0"/>
      <w:autoSpaceDN w:val="0"/>
      <w:adjustRightInd w:val="0"/>
      <w:spacing w:before="120" w:after="120" w:line="276" w:lineRule="auto"/>
      <w:ind w:left="567" w:right="567"/>
    </w:pPr>
    <w:rPr>
      <w:rFonts w:cs="Calibri"/>
      <w:szCs w:val="24"/>
      <w:lang w:val="x-none"/>
    </w:rPr>
  </w:style>
  <w:style w:type="character" w:customStyle="1" w:styleId="NoteTextChar">
    <w:name w:val="Note Text Char"/>
    <w:link w:val="NoteText"/>
    <w:uiPriority w:val="99"/>
    <w:rsid w:val="00647E3B"/>
    <w:rPr>
      <w:rFonts w:cs="Calibri"/>
      <w:szCs w:val="24"/>
      <w:shd w:val="clear" w:color="auto" w:fill="DEEAF6" w:themeFill="accent1" w:themeFillTint="33"/>
      <w:lang w:val="x-none"/>
    </w:rPr>
  </w:style>
  <w:style w:type="paragraph" w:customStyle="1" w:styleId="CautionText">
    <w:name w:val="Caution Text"/>
    <w:basedOn w:val="NoteText"/>
    <w:link w:val="CautionTextChar"/>
    <w:qFormat/>
    <w:rsid w:val="00647E3B"/>
    <w:pPr>
      <w:shd w:val="clear" w:color="auto" w:fill="F6E6E6"/>
    </w:pPr>
  </w:style>
  <w:style w:type="character" w:customStyle="1" w:styleId="CautionTextChar">
    <w:name w:val="Caution Text Char"/>
    <w:basedOn w:val="NoteTextChar"/>
    <w:link w:val="CautionText"/>
    <w:rsid w:val="00647E3B"/>
    <w:rPr>
      <w:rFonts w:cs="Calibri"/>
      <w:szCs w:val="24"/>
      <w:shd w:val="clear" w:color="auto" w:fill="F6E6E6"/>
      <w:lang w:val="x-none"/>
    </w:rPr>
  </w:style>
  <w:style w:type="paragraph" w:customStyle="1" w:styleId="CodeText">
    <w:name w:val="Code Text"/>
    <w:basedOn w:val="BodyText"/>
    <w:link w:val="CodeTextChar"/>
    <w:qFormat/>
    <w:rsid w:val="00647E3B"/>
    <w:pPr>
      <w:spacing w:before="240"/>
    </w:pPr>
    <w:rPr>
      <w:rFonts w:ascii="Courier New" w:hAnsi="Courier New" w:cs="Courier New"/>
      <w:sz w:val="20"/>
      <w:lang w:val="en-US" w:eastAsia="ja-JP"/>
    </w:rPr>
  </w:style>
  <w:style w:type="character" w:customStyle="1" w:styleId="CodeTextChar">
    <w:name w:val="Code Text Char"/>
    <w:basedOn w:val="BodyTextChar"/>
    <w:link w:val="CodeText"/>
    <w:rsid w:val="00647E3B"/>
    <w:rPr>
      <w:rFonts w:ascii="Courier New" w:hAnsi="Courier New" w:cs="Courier New"/>
      <w:sz w:val="20"/>
      <w:lang w:val="en-US" w:eastAsia="ja-JP"/>
    </w:rPr>
  </w:style>
  <w:style w:type="character" w:customStyle="1" w:styleId="Heading3Char">
    <w:name w:val="Heading 3 Char"/>
    <w:basedOn w:val="DefaultParagraphFont"/>
    <w:link w:val="Heading3"/>
    <w:uiPriority w:val="9"/>
    <w:rsid w:val="00647E3B"/>
    <w:rPr>
      <w:rFonts w:asciiTheme="majorHAnsi" w:eastAsiaTheme="majorEastAsia" w:hAnsiTheme="majorHAnsi" w:cs="Arial"/>
      <w:b/>
      <w:bCs/>
      <w:color w:val="833C0B" w:themeColor="accent2" w:themeShade="80"/>
      <w:sz w:val="24"/>
      <w:lang w:val="en-US" w:eastAsia="ja-JP"/>
    </w:rPr>
  </w:style>
  <w:style w:type="character" w:customStyle="1" w:styleId="Heading4Char">
    <w:name w:val="Heading 4 Char"/>
    <w:basedOn w:val="DefaultParagraphFont"/>
    <w:link w:val="Heading4"/>
    <w:uiPriority w:val="9"/>
    <w:rsid w:val="00647E3B"/>
    <w:rPr>
      <w:rFonts w:eastAsiaTheme="majorEastAsia" w:cstheme="majorBidi"/>
      <w:bCs/>
      <w:iCs/>
      <w:color w:val="387BBA"/>
    </w:rPr>
  </w:style>
  <w:style w:type="character" w:customStyle="1" w:styleId="Heading5Char">
    <w:name w:val="Heading 5 Char"/>
    <w:basedOn w:val="DefaultParagraphFont"/>
    <w:link w:val="Heading5"/>
    <w:uiPriority w:val="9"/>
    <w:rsid w:val="00647E3B"/>
    <w:rPr>
      <w:rFonts w:asciiTheme="majorHAnsi" w:eastAsiaTheme="majorEastAsia" w:hAnsiTheme="majorHAnsi" w:cstheme="majorBidi"/>
      <w:color w:val="1F4D78" w:themeColor="accent1" w:themeShade="7F"/>
    </w:rPr>
  </w:style>
  <w:style w:type="paragraph" w:customStyle="1" w:styleId="Numberinglist1">
    <w:name w:val="Numbering list 1"/>
    <w:basedOn w:val="BodyText"/>
    <w:link w:val="Numberinglist1Char"/>
    <w:qFormat/>
    <w:rsid w:val="00647E3B"/>
    <w:pPr>
      <w:numPr>
        <w:numId w:val="7"/>
      </w:numPr>
      <w:spacing w:before="120"/>
    </w:pPr>
    <w:rPr>
      <w:lang w:val="en-US" w:eastAsia="ja-JP"/>
    </w:rPr>
  </w:style>
  <w:style w:type="character" w:customStyle="1" w:styleId="Numberinglist1Char">
    <w:name w:val="Numbering list 1 Char"/>
    <w:basedOn w:val="BodyTextChar"/>
    <w:link w:val="Numberinglist1"/>
    <w:rsid w:val="00647E3B"/>
    <w:rPr>
      <w:lang w:val="en-US" w:eastAsia="ja-JP"/>
    </w:rPr>
  </w:style>
  <w:style w:type="paragraph" w:customStyle="1" w:styleId="Numberinglist2">
    <w:name w:val="Numbering list 2"/>
    <w:basedOn w:val="Numberinglist1"/>
    <w:link w:val="Numberinglist2Char"/>
    <w:qFormat/>
    <w:rsid w:val="00647E3B"/>
    <w:pPr>
      <w:numPr>
        <w:numId w:val="8"/>
      </w:numPr>
    </w:pPr>
  </w:style>
  <w:style w:type="character" w:customStyle="1" w:styleId="Numberinglist2Char">
    <w:name w:val="Numbering list 2 Char"/>
    <w:basedOn w:val="Numberinglist1Char"/>
    <w:link w:val="Numberinglist2"/>
    <w:rsid w:val="00647E3B"/>
    <w:rPr>
      <w:lang w:val="en-US" w:eastAsia="ja-JP"/>
    </w:rPr>
  </w:style>
  <w:style w:type="paragraph" w:customStyle="1" w:styleId="Numberinglist3">
    <w:name w:val="Numbering list 3"/>
    <w:basedOn w:val="Numberinglist2"/>
    <w:link w:val="Numberinglist3Char"/>
    <w:qFormat/>
    <w:rsid w:val="00647E3B"/>
    <w:pPr>
      <w:numPr>
        <w:ilvl w:val="1"/>
      </w:numPr>
      <w:spacing w:before="240"/>
      <w:jc w:val="both"/>
    </w:pPr>
  </w:style>
  <w:style w:type="character" w:customStyle="1" w:styleId="Numberinglist3Char">
    <w:name w:val="Numbering list 3 Char"/>
    <w:basedOn w:val="Numberinglist2Char"/>
    <w:link w:val="Numberinglist3"/>
    <w:rsid w:val="00647E3B"/>
    <w:rPr>
      <w:lang w:val="en-US" w:eastAsia="ja-JP"/>
    </w:rPr>
  </w:style>
  <w:style w:type="paragraph" w:customStyle="1" w:styleId="TableBlockText">
    <w:name w:val="Table Block Text"/>
    <w:basedOn w:val="BlockText"/>
    <w:link w:val="TableBlockTextChar"/>
    <w:qFormat/>
    <w:rsid w:val="00647E3B"/>
    <w:pPr>
      <w:tabs>
        <w:tab w:val="left" w:pos="0"/>
      </w:tabs>
      <w:spacing w:before="240"/>
      <w:ind w:left="57" w:right="170"/>
    </w:pPr>
    <w:rPr>
      <w:rFonts w:eastAsia="Times New Roman" w:cs="Times New Roman"/>
      <w:i/>
      <w:iCs w:val="0"/>
      <w:color w:val="auto"/>
      <w:sz w:val="18"/>
      <w:szCs w:val="20"/>
    </w:rPr>
  </w:style>
  <w:style w:type="character" w:customStyle="1" w:styleId="TableBlockTextChar">
    <w:name w:val="Table Block Text Char"/>
    <w:basedOn w:val="DefaultParagraphFont"/>
    <w:link w:val="TableBlockText"/>
    <w:rsid w:val="00647E3B"/>
    <w:rPr>
      <w:rFonts w:ascii="Courier New" w:eastAsia="Times New Roman" w:hAnsi="Courier New" w:cs="Times New Roman"/>
      <w:i/>
      <w:sz w:val="18"/>
      <w:szCs w:val="20"/>
      <w:shd w:val="clear" w:color="auto" w:fill="EEECE1"/>
      <w:lang w:val="en-US" w:eastAsia="ja-JP"/>
    </w:rPr>
  </w:style>
  <w:style w:type="paragraph" w:customStyle="1" w:styleId="TableText">
    <w:name w:val="Table Text"/>
    <w:link w:val="TableTextChar"/>
    <w:qFormat/>
    <w:rsid w:val="00647E3B"/>
    <w:pPr>
      <w:spacing w:before="120" w:after="120" w:line="276" w:lineRule="auto"/>
      <w:ind w:right="113"/>
    </w:pPr>
    <w:rPr>
      <w:bCs/>
      <w:lang w:val="en-US"/>
    </w:rPr>
  </w:style>
  <w:style w:type="character" w:customStyle="1" w:styleId="TableTextChar">
    <w:name w:val="Table Text Char"/>
    <w:basedOn w:val="DefaultParagraphFont"/>
    <w:link w:val="TableText"/>
    <w:rsid w:val="00647E3B"/>
    <w:rPr>
      <w:bCs/>
      <w:lang w:val="en-US"/>
    </w:rPr>
  </w:style>
  <w:style w:type="paragraph" w:customStyle="1" w:styleId="TableBullet">
    <w:name w:val="Table Bullet"/>
    <w:basedOn w:val="TableText"/>
    <w:qFormat/>
    <w:rsid w:val="00647E3B"/>
    <w:pPr>
      <w:numPr>
        <w:numId w:val="9"/>
      </w:numPr>
      <w:spacing w:after="60"/>
      <w:ind w:right="28"/>
    </w:pPr>
    <w:rPr>
      <w:rFonts w:eastAsia="Times New Roman" w:cs="Times New Roman"/>
      <w:noProof/>
      <w:szCs w:val="36"/>
    </w:rPr>
  </w:style>
  <w:style w:type="paragraph" w:customStyle="1" w:styleId="TableNoteText">
    <w:name w:val="Table Note Text"/>
    <w:basedOn w:val="Normal"/>
    <w:link w:val="TableNoteTextChar"/>
    <w:qFormat/>
    <w:rsid w:val="00647E3B"/>
    <w:pPr>
      <w:shd w:val="clear" w:color="auto" w:fill="D1E0F3"/>
      <w:spacing w:after="120" w:line="276" w:lineRule="auto"/>
    </w:pPr>
    <w:rPr>
      <w:lang w:val="en-US" w:eastAsia="ja-JP"/>
    </w:rPr>
  </w:style>
  <w:style w:type="character" w:customStyle="1" w:styleId="TableNoteTextChar">
    <w:name w:val="Table Note Text Char"/>
    <w:basedOn w:val="DefaultParagraphFont"/>
    <w:link w:val="TableNoteText"/>
    <w:rsid w:val="00647E3B"/>
    <w:rPr>
      <w:shd w:val="clear" w:color="auto" w:fill="D1E0F3"/>
      <w:lang w:val="en-US" w:eastAsia="ja-JP"/>
    </w:rPr>
  </w:style>
  <w:style w:type="paragraph" w:customStyle="1" w:styleId="TableCautionText">
    <w:name w:val="Table Caution Text"/>
    <w:basedOn w:val="TableNoteText"/>
    <w:link w:val="TableCautionTextChar"/>
    <w:qFormat/>
    <w:rsid w:val="00647E3B"/>
    <w:pPr>
      <w:shd w:val="clear" w:color="auto" w:fill="F6E6E6"/>
    </w:pPr>
  </w:style>
  <w:style w:type="character" w:customStyle="1" w:styleId="TableCautionTextChar">
    <w:name w:val="Table Caution Text Char"/>
    <w:basedOn w:val="TableNoteTextChar"/>
    <w:link w:val="TableCautionText"/>
    <w:rsid w:val="00647E3B"/>
    <w:rPr>
      <w:shd w:val="clear" w:color="auto" w:fill="F6E6E6"/>
      <w:lang w:val="en-US" w:eastAsia="ja-JP"/>
    </w:rPr>
  </w:style>
  <w:style w:type="paragraph" w:customStyle="1" w:styleId="TableHeader">
    <w:name w:val="Table Header"/>
    <w:basedOn w:val="Normal"/>
    <w:link w:val="TableHeaderChar"/>
    <w:qFormat/>
    <w:rsid w:val="00647E3B"/>
    <w:pPr>
      <w:spacing w:before="120" w:after="200" w:line="276" w:lineRule="auto"/>
      <w:ind w:left="113"/>
    </w:pPr>
    <w:rPr>
      <w:rFonts w:eastAsiaTheme="majorEastAsia" w:cstheme="majorBidi"/>
      <w:b/>
      <w:bCs/>
      <w:color w:val="833C0B" w:themeColor="accent2" w:themeShade="80"/>
      <w:szCs w:val="24"/>
    </w:rPr>
  </w:style>
  <w:style w:type="character" w:customStyle="1" w:styleId="TableHeaderChar">
    <w:name w:val="Table Header Char"/>
    <w:basedOn w:val="DefaultParagraphFont"/>
    <w:link w:val="TableHeader"/>
    <w:rsid w:val="00647E3B"/>
    <w:rPr>
      <w:rFonts w:eastAsiaTheme="majorEastAsia" w:cstheme="majorBidi"/>
      <w:b/>
      <w:bCs/>
      <w:color w:val="833C0B" w:themeColor="accent2" w:themeShade="80"/>
      <w:szCs w:val="24"/>
    </w:rPr>
  </w:style>
  <w:style w:type="paragraph" w:customStyle="1" w:styleId="AppendixTitle">
    <w:name w:val="Appendix Title"/>
    <w:basedOn w:val="Normal"/>
    <w:next w:val="BodyText"/>
    <w:link w:val="AppendixTitleChar"/>
    <w:qFormat/>
    <w:rsid w:val="00647E3B"/>
    <w:pPr>
      <w:pageBreakBefore/>
      <w:numPr>
        <w:numId w:val="2"/>
      </w:numPr>
      <w:tabs>
        <w:tab w:val="left" w:pos="-424"/>
        <w:tab w:val="left" w:pos="2160"/>
        <w:tab w:val="left" w:pos="5115"/>
      </w:tabs>
      <w:spacing w:before="360" w:after="120" w:line="360" w:lineRule="auto"/>
      <w:outlineLvl w:val="0"/>
    </w:pPr>
    <w:rPr>
      <w:rFonts w:asciiTheme="majorHAnsi" w:eastAsia="Times New Roman" w:hAnsiTheme="majorHAnsi" w:cs="Arial"/>
      <w:b/>
      <w:color w:val="833C0B" w:themeColor="accent2" w:themeShade="80"/>
      <w:kern w:val="32"/>
      <w:sz w:val="32"/>
      <w:szCs w:val="52"/>
      <w:lang w:val="en-US"/>
    </w:rPr>
  </w:style>
  <w:style w:type="character" w:customStyle="1" w:styleId="AppendixTitleChar">
    <w:name w:val="Appendix Title Char"/>
    <w:basedOn w:val="DefaultParagraphFont"/>
    <w:link w:val="AppendixTitle"/>
    <w:rsid w:val="00647E3B"/>
    <w:rPr>
      <w:rFonts w:asciiTheme="majorHAnsi" w:eastAsia="Times New Roman" w:hAnsiTheme="majorHAnsi" w:cs="Arial"/>
      <w:b/>
      <w:color w:val="833C0B" w:themeColor="accent2" w:themeShade="80"/>
      <w:kern w:val="32"/>
      <w:sz w:val="32"/>
      <w:szCs w:val="52"/>
      <w:lang w:val="en-US"/>
    </w:rPr>
  </w:style>
  <w:style w:type="paragraph" w:customStyle="1" w:styleId="AppendixHeading1">
    <w:name w:val="Appendix_Heading1"/>
    <w:basedOn w:val="Heading1"/>
    <w:next w:val="BodyText"/>
    <w:link w:val="AppendixHeading1Char"/>
    <w:autoRedefine/>
    <w:qFormat/>
    <w:rsid w:val="00647E3B"/>
    <w:pPr>
      <w:keepLines w:val="0"/>
      <w:pageBreakBefore w:val="0"/>
      <w:numPr>
        <w:ilvl w:val="1"/>
        <w:numId w:val="2"/>
      </w:numPr>
      <w:tabs>
        <w:tab w:val="left" w:pos="-424"/>
        <w:tab w:val="left" w:pos="5115"/>
      </w:tabs>
      <w:spacing w:line="360" w:lineRule="auto"/>
    </w:pPr>
    <w:rPr>
      <w:rFonts w:eastAsia="Times New Roman"/>
      <w:kern w:val="32"/>
      <w:sz w:val="28"/>
    </w:rPr>
  </w:style>
  <w:style w:type="character" w:customStyle="1" w:styleId="AppendixHeading1Char">
    <w:name w:val="Appendix_Heading1 Char"/>
    <w:basedOn w:val="Heading1Char"/>
    <w:link w:val="AppendixHeading1"/>
    <w:rsid w:val="00647E3B"/>
    <w:rPr>
      <w:rFonts w:asciiTheme="majorHAnsi" w:eastAsia="Times New Roman" w:hAnsiTheme="majorHAnsi" w:cs="Arial"/>
      <w:b/>
      <w:bCs/>
      <w:color w:val="833C0B" w:themeColor="accent2" w:themeShade="80"/>
      <w:kern w:val="32"/>
      <w:sz w:val="28"/>
      <w:szCs w:val="28"/>
      <w:lang w:val="en-US" w:eastAsia="ja-JP"/>
    </w:rPr>
  </w:style>
  <w:style w:type="paragraph" w:customStyle="1" w:styleId="AppendixHeading2">
    <w:name w:val="Appendix_Heading2"/>
    <w:basedOn w:val="Heading2"/>
    <w:next w:val="BodyText"/>
    <w:link w:val="AppendixHeading2Char"/>
    <w:qFormat/>
    <w:rsid w:val="00647E3B"/>
    <w:pPr>
      <w:keepLines w:val="0"/>
      <w:numPr>
        <w:ilvl w:val="2"/>
        <w:numId w:val="2"/>
      </w:numPr>
      <w:tabs>
        <w:tab w:val="left" w:pos="-424"/>
        <w:tab w:val="left" w:pos="5115"/>
      </w:tabs>
      <w:spacing w:line="360" w:lineRule="auto"/>
    </w:pPr>
    <w:rPr>
      <w:rFonts w:eastAsia="Times New Roman"/>
      <w:bCs/>
      <w:kern w:val="32"/>
    </w:rPr>
  </w:style>
  <w:style w:type="character" w:customStyle="1" w:styleId="AppendixHeading2Char">
    <w:name w:val="Appendix_Heading2 Char"/>
    <w:basedOn w:val="Heading2Char"/>
    <w:link w:val="AppendixHeading2"/>
    <w:rsid w:val="00647E3B"/>
    <w:rPr>
      <w:rFonts w:asciiTheme="majorHAnsi" w:eastAsia="Times New Roman" w:hAnsiTheme="majorHAnsi" w:cs="Arial"/>
      <w:b/>
      <w:bCs/>
      <w:color w:val="833C0B" w:themeColor="accent2" w:themeShade="80"/>
      <w:kern w:val="32"/>
      <w:sz w:val="28"/>
      <w:szCs w:val="28"/>
      <w:lang w:val="en-US" w:eastAsia="ja-JP"/>
    </w:rPr>
  </w:style>
  <w:style w:type="character" w:customStyle="1" w:styleId="apple-converted-space">
    <w:name w:val="apple-converted-space"/>
    <w:basedOn w:val="DefaultParagraphFont"/>
    <w:rsid w:val="00647E3B"/>
  </w:style>
  <w:style w:type="paragraph" w:styleId="TOC3">
    <w:name w:val="toc 3"/>
    <w:basedOn w:val="Normal"/>
    <w:next w:val="Normal"/>
    <w:autoRedefine/>
    <w:uiPriority w:val="39"/>
    <w:unhideWhenUsed/>
    <w:rsid w:val="00647E3B"/>
    <w:pPr>
      <w:tabs>
        <w:tab w:val="left" w:pos="1320"/>
        <w:tab w:val="right" w:leader="dot" w:pos="9736"/>
      </w:tabs>
      <w:spacing w:after="100"/>
      <w:ind w:left="440"/>
    </w:pPr>
  </w:style>
  <w:style w:type="character" w:customStyle="1" w:styleId="BlockTextChar">
    <w:name w:val="Block Text Char"/>
    <w:aliases w:val="Block Code Text Char"/>
    <w:basedOn w:val="CodeTextChar"/>
    <w:link w:val="BlockText"/>
    <w:rsid w:val="00647E3B"/>
    <w:rPr>
      <w:rFonts w:ascii="Courier New" w:eastAsiaTheme="minorEastAsia" w:hAnsi="Courier New" w:cs="Courier New"/>
      <w:iCs/>
      <w:color w:val="000000" w:themeColor="text1"/>
      <w:sz w:val="20"/>
      <w:shd w:val="clear" w:color="auto" w:fill="EEECE1"/>
      <w:lang w:val="en-US" w:eastAsia="ja-JP"/>
    </w:rPr>
  </w:style>
  <w:style w:type="paragraph" w:customStyle="1" w:styleId="GlossaryTerm">
    <w:name w:val="Glossary Term"/>
    <w:basedOn w:val="BodyText"/>
    <w:link w:val="GlossaryTermChar"/>
    <w:qFormat/>
    <w:rsid w:val="00647E3B"/>
    <w:rPr>
      <w:color w:val="833C0B" w:themeColor="accent2" w:themeShade="80"/>
      <w:lang w:val="en-US" w:eastAsia="ja-JP"/>
    </w:rPr>
  </w:style>
  <w:style w:type="character" w:customStyle="1" w:styleId="GlossaryTermChar">
    <w:name w:val="Glossary Term Char"/>
    <w:basedOn w:val="BodyTextChar"/>
    <w:link w:val="GlossaryTerm"/>
    <w:rsid w:val="00647E3B"/>
    <w:rPr>
      <w:color w:val="833C0B" w:themeColor="accent2" w:themeShade="80"/>
      <w:lang w:val="en-US" w:eastAsia="ja-JP"/>
    </w:rPr>
  </w:style>
  <w:style w:type="character" w:customStyle="1" w:styleId="Heading6Char">
    <w:name w:val="Heading 6 Char"/>
    <w:basedOn w:val="DefaultParagraphFont"/>
    <w:link w:val="Heading6"/>
    <w:uiPriority w:val="9"/>
    <w:semiHidden/>
    <w:rsid w:val="00407CF0"/>
    <w:rPr>
      <w:rFonts w:asciiTheme="majorHAnsi" w:eastAsiaTheme="majorEastAsia" w:hAnsiTheme="majorHAnsi" w:cstheme="majorBidi"/>
      <w:i/>
      <w:iCs/>
      <w:color w:val="1F4D78" w:themeColor="accent1" w:themeShade="7F"/>
      <w:lang w:eastAsia="en-IN"/>
    </w:rPr>
  </w:style>
  <w:style w:type="character" w:customStyle="1" w:styleId="Heading7Char">
    <w:name w:val="Heading 7 Char"/>
    <w:basedOn w:val="DefaultParagraphFont"/>
    <w:link w:val="Heading7"/>
    <w:uiPriority w:val="9"/>
    <w:semiHidden/>
    <w:rsid w:val="00407CF0"/>
    <w:rPr>
      <w:rFonts w:asciiTheme="majorHAnsi" w:eastAsiaTheme="majorEastAsia" w:hAnsiTheme="majorHAnsi" w:cstheme="majorBidi"/>
      <w:i/>
      <w:iCs/>
      <w:color w:val="404040" w:themeColor="text1" w:themeTint="BF"/>
      <w:lang w:eastAsia="en-IN"/>
    </w:rPr>
  </w:style>
  <w:style w:type="character" w:customStyle="1" w:styleId="Heading8Char">
    <w:name w:val="Heading 8 Char"/>
    <w:basedOn w:val="DefaultParagraphFont"/>
    <w:link w:val="Heading8"/>
    <w:uiPriority w:val="9"/>
    <w:semiHidden/>
    <w:rsid w:val="00407CF0"/>
    <w:rPr>
      <w:rFonts w:asciiTheme="majorHAnsi" w:eastAsiaTheme="majorEastAsia" w:hAnsiTheme="majorHAnsi" w:cstheme="majorBidi"/>
      <w:color w:val="404040" w:themeColor="text1" w:themeTint="BF"/>
      <w:sz w:val="20"/>
      <w:szCs w:val="20"/>
      <w:lang w:eastAsia="en-IN"/>
    </w:rPr>
  </w:style>
  <w:style w:type="character" w:customStyle="1" w:styleId="Heading9Char">
    <w:name w:val="Heading 9 Char"/>
    <w:basedOn w:val="DefaultParagraphFont"/>
    <w:link w:val="Heading9"/>
    <w:uiPriority w:val="9"/>
    <w:semiHidden/>
    <w:rsid w:val="00407CF0"/>
    <w:rPr>
      <w:rFonts w:asciiTheme="majorHAnsi" w:eastAsiaTheme="majorEastAsia" w:hAnsiTheme="majorHAnsi" w:cstheme="majorBidi"/>
      <w:i/>
      <w:iCs/>
      <w:color w:val="404040" w:themeColor="text1" w:themeTint="BF"/>
      <w:sz w:val="20"/>
      <w:szCs w:val="20"/>
      <w:lang w:eastAsia="en-IN"/>
    </w:rPr>
  </w:style>
  <w:style w:type="character" w:styleId="CommentReference">
    <w:name w:val="annotation reference"/>
    <w:basedOn w:val="DefaultParagraphFont"/>
    <w:uiPriority w:val="99"/>
    <w:semiHidden/>
    <w:unhideWhenUsed/>
    <w:rsid w:val="00854D61"/>
    <w:rPr>
      <w:sz w:val="16"/>
      <w:szCs w:val="16"/>
    </w:rPr>
  </w:style>
  <w:style w:type="paragraph" w:styleId="CommentText">
    <w:name w:val="annotation text"/>
    <w:basedOn w:val="Normal"/>
    <w:link w:val="CommentTextChar"/>
    <w:uiPriority w:val="99"/>
    <w:semiHidden/>
    <w:unhideWhenUsed/>
    <w:rsid w:val="00854D61"/>
    <w:pPr>
      <w:spacing w:line="240" w:lineRule="auto"/>
    </w:pPr>
    <w:rPr>
      <w:sz w:val="20"/>
      <w:szCs w:val="20"/>
    </w:rPr>
  </w:style>
  <w:style w:type="character" w:customStyle="1" w:styleId="CommentTextChar">
    <w:name w:val="Comment Text Char"/>
    <w:basedOn w:val="DefaultParagraphFont"/>
    <w:link w:val="CommentText"/>
    <w:uiPriority w:val="99"/>
    <w:semiHidden/>
    <w:rsid w:val="00854D61"/>
    <w:rPr>
      <w:sz w:val="20"/>
      <w:szCs w:val="20"/>
    </w:rPr>
  </w:style>
  <w:style w:type="paragraph" w:styleId="CommentSubject">
    <w:name w:val="annotation subject"/>
    <w:basedOn w:val="CommentText"/>
    <w:next w:val="CommentText"/>
    <w:link w:val="CommentSubjectChar"/>
    <w:uiPriority w:val="99"/>
    <w:semiHidden/>
    <w:unhideWhenUsed/>
    <w:rsid w:val="00854D61"/>
    <w:rPr>
      <w:b/>
      <w:bCs/>
    </w:rPr>
  </w:style>
  <w:style w:type="character" w:customStyle="1" w:styleId="CommentSubjectChar">
    <w:name w:val="Comment Subject Char"/>
    <w:basedOn w:val="CommentTextChar"/>
    <w:link w:val="CommentSubject"/>
    <w:uiPriority w:val="99"/>
    <w:semiHidden/>
    <w:rsid w:val="00854D61"/>
    <w:rPr>
      <w:b/>
      <w:bCs/>
      <w:sz w:val="20"/>
      <w:szCs w:val="20"/>
    </w:rPr>
  </w:style>
  <w:style w:type="paragraph" w:styleId="ListBullet4">
    <w:name w:val="List Bullet 4"/>
    <w:basedOn w:val="Normal"/>
    <w:uiPriority w:val="99"/>
    <w:semiHidden/>
    <w:unhideWhenUsed/>
    <w:rsid w:val="002142EE"/>
    <w:pPr>
      <w:numPr>
        <w:numId w:val="13"/>
      </w:numPr>
      <w:contextualSpacing/>
    </w:pPr>
  </w:style>
  <w:style w:type="character" w:customStyle="1" w:styleId="ListParagraphChar">
    <w:name w:val="List Paragraph Char"/>
    <w:aliases w:val="List Bulletized Char,B1 paragraph Char"/>
    <w:basedOn w:val="DefaultParagraphFont"/>
    <w:link w:val="ListParagraph"/>
    <w:uiPriority w:val="34"/>
    <w:locked/>
    <w:rsid w:val="000E2860"/>
    <w:rPr>
      <w:lang w:val="en-US"/>
    </w:rPr>
  </w:style>
  <w:style w:type="paragraph" w:styleId="Revision">
    <w:name w:val="Revision"/>
    <w:hidden/>
    <w:uiPriority w:val="99"/>
    <w:semiHidden/>
    <w:rsid w:val="002E20E0"/>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9791169">
      <w:bodyDiv w:val="1"/>
      <w:marLeft w:val="0"/>
      <w:marRight w:val="0"/>
      <w:marTop w:val="0"/>
      <w:marBottom w:val="0"/>
      <w:divBdr>
        <w:top w:val="none" w:sz="0" w:space="0" w:color="auto"/>
        <w:left w:val="none" w:sz="0" w:space="0" w:color="auto"/>
        <w:bottom w:val="none" w:sz="0" w:space="0" w:color="auto"/>
        <w:right w:val="none" w:sz="0" w:space="0" w:color="auto"/>
      </w:divBdr>
    </w:div>
    <w:div w:id="588539014">
      <w:bodyDiv w:val="1"/>
      <w:marLeft w:val="0"/>
      <w:marRight w:val="0"/>
      <w:marTop w:val="0"/>
      <w:marBottom w:val="0"/>
      <w:divBdr>
        <w:top w:val="none" w:sz="0" w:space="0" w:color="auto"/>
        <w:left w:val="none" w:sz="0" w:space="0" w:color="auto"/>
        <w:bottom w:val="none" w:sz="0" w:space="0" w:color="auto"/>
        <w:right w:val="none" w:sz="0" w:space="0" w:color="auto"/>
      </w:divBdr>
    </w:div>
    <w:div w:id="663360624">
      <w:bodyDiv w:val="1"/>
      <w:marLeft w:val="0"/>
      <w:marRight w:val="0"/>
      <w:marTop w:val="0"/>
      <w:marBottom w:val="0"/>
      <w:divBdr>
        <w:top w:val="none" w:sz="0" w:space="0" w:color="auto"/>
        <w:left w:val="none" w:sz="0" w:space="0" w:color="auto"/>
        <w:bottom w:val="none" w:sz="0" w:space="0" w:color="auto"/>
        <w:right w:val="none" w:sz="0" w:space="0" w:color="auto"/>
      </w:divBdr>
    </w:div>
    <w:div w:id="857546167">
      <w:bodyDiv w:val="1"/>
      <w:marLeft w:val="0"/>
      <w:marRight w:val="0"/>
      <w:marTop w:val="0"/>
      <w:marBottom w:val="0"/>
      <w:divBdr>
        <w:top w:val="none" w:sz="0" w:space="0" w:color="auto"/>
        <w:left w:val="none" w:sz="0" w:space="0" w:color="auto"/>
        <w:bottom w:val="none" w:sz="0" w:space="0" w:color="auto"/>
        <w:right w:val="none" w:sz="0" w:space="0" w:color="auto"/>
      </w:divBdr>
    </w:div>
    <w:div w:id="1039860745">
      <w:bodyDiv w:val="1"/>
      <w:marLeft w:val="0"/>
      <w:marRight w:val="0"/>
      <w:marTop w:val="0"/>
      <w:marBottom w:val="0"/>
      <w:divBdr>
        <w:top w:val="none" w:sz="0" w:space="0" w:color="auto"/>
        <w:left w:val="none" w:sz="0" w:space="0" w:color="auto"/>
        <w:bottom w:val="none" w:sz="0" w:space="0" w:color="auto"/>
        <w:right w:val="none" w:sz="0" w:space="0" w:color="auto"/>
      </w:divBdr>
    </w:div>
    <w:div w:id="1343435526">
      <w:bodyDiv w:val="1"/>
      <w:marLeft w:val="0"/>
      <w:marRight w:val="0"/>
      <w:marTop w:val="0"/>
      <w:marBottom w:val="0"/>
      <w:divBdr>
        <w:top w:val="none" w:sz="0" w:space="0" w:color="auto"/>
        <w:left w:val="none" w:sz="0" w:space="0" w:color="auto"/>
        <w:bottom w:val="none" w:sz="0" w:space="0" w:color="auto"/>
        <w:right w:val="none" w:sz="0" w:space="0" w:color="auto"/>
      </w:divBdr>
    </w:div>
    <w:div w:id="1510412614">
      <w:bodyDiv w:val="1"/>
      <w:marLeft w:val="0"/>
      <w:marRight w:val="0"/>
      <w:marTop w:val="0"/>
      <w:marBottom w:val="0"/>
      <w:divBdr>
        <w:top w:val="none" w:sz="0" w:space="0" w:color="auto"/>
        <w:left w:val="none" w:sz="0" w:space="0" w:color="auto"/>
        <w:bottom w:val="none" w:sz="0" w:space="0" w:color="auto"/>
        <w:right w:val="none" w:sz="0" w:space="0" w:color="auto"/>
      </w:divBdr>
    </w:div>
    <w:div w:id="1615674048">
      <w:bodyDiv w:val="1"/>
      <w:marLeft w:val="0"/>
      <w:marRight w:val="0"/>
      <w:marTop w:val="0"/>
      <w:marBottom w:val="0"/>
      <w:divBdr>
        <w:top w:val="none" w:sz="0" w:space="0" w:color="auto"/>
        <w:left w:val="none" w:sz="0" w:space="0" w:color="auto"/>
        <w:bottom w:val="none" w:sz="0" w:space="0" w:color="auto"/>
        <w:right w:val="none" w:sz="0" w:space="0" w:color="auto"/>
      </w:divBdr>
    </w:div>
    <w:div w:id="17157386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microsoft.com/office/2007/relationships/hdphoto" Target="media/hdphoto1.wdp"/><Relationship Id="rId18" Type="http://schemas.openxmlformats.org/officeDocument/2006/relationships/image" Target="media/image7.pn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6.png"/><Relationship Id="rId25" Type="http://schemas.openxmlformats.org/officeDocument/2006/relationships/header" Target="header1.xml"/><Relationship Id="rId33" Type="http://schemas.openxmlformats.org/officeDocument/2006/relationships/footer" Target="footer3.xml"/><Relationship Id="rId2" Type="http://schemas.openxmlformats.org/officeDocument/2006/relationships/customXml" Target="../customXml/item2.xml"/><Relationship Id="rId16" Type="http://schemas.microsoft.com/office/2011/relationships/commentsExtended" Target="commentsExtended.xml"/><Relationship Id="rId20" Type="http://schemas.openxmlformats.org/officeDocument/2006/relationships/image" Target="media/image9.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header" Target="header4.xml"/><Relationship Id="rId5" Type="http://schemas.openxmlformats.org/officeDocument/2006/relationships/settings" Target="settings.xml"/><Relationship Id="rId15" Type="http://schemas.openxmlformats.org/officeDocument/2006/relationships/comments" Target="comments.xml"/><Relationship Id="rId23" Type="http://schemas.openxmlformats.org/officeDocument/2006/relationships/image" Target="media/image12.png"/><Relationship Id="rId28" Type="http://schemas.openxmlformats.org/officeDocument/2006/relationships/footer" Target="footer2.xml"/><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header" Target="header3.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header" Target="header2.xml"/><Relationship Id="rId30" Type="http://schemas.openxmlformats.org/officeDocument/2006/relationships/image" Target="media/image16.png"/><Relationship Id="rId35" Type="http://schemas.microsoft.com/office/2011/relationships/people" Target="people.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footer3.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2" Type="http://schemas.microsoft.com/office/2007/relationships/hdphoto" Target="media/hdphoto2.wdp"/><Relationship Id="rId1" Type="http://schemas.openxmlformats.org/officeDocument/2006/relationships/image" Target="media/image14.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shagupta01\Downloads\COE-Suggest-Series-Template-v1.1-HLD.dotx.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document proposes a design for modernizing the application intake process, underwriting process, policy issue and policy maintenance process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BE3DE73-5716-48F6-8A01-7E8B05CC87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COE-Suggest-Series-Template-v1.1-HLD.dotx.dotx</Template>
  <TotalTime>2643</TotalTime>
  <Pages>27</Pages>
  <Words>7862</Words>
  <Characters>44816</Characters>
  <Application>Microsoft Office Word</Application>
  <DocSecurity>0</DocSecurity>
  <Lines>373</Lines>
  <Paragraphs>105</Paragraphs>
  <ScaleCrop>false</ScaleCrop>
  <HeadingPairs>
    <vt:vector size="2" baseType="variant">
      <vt:variant>
        <vt:lpstr>Title</vt:lpstr>
      </vt:variant>
      <vt:variant>
        <vt:i4>1</vt:i4>
      </vt:variant>
    </vt:vector>
  </HeadingPairs>
  <TitlesOfParts>
    <vt:vector size="1" baseType="lpstr">
      <vt:lpstr>Electronic Insurance Policy</vt:lpstr>
    </vt:vector>
  </TitlesOfParts>
  <Company/>
  <LinksUpToDate>false</LinksUpToDate>
  <CharactersWithSpaces>52573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Electronic Insurance Policy</dc:title>
  <dc:subject>High Level Design Document</dc:subject>
  <dc:creator>Isha Gupta</dc:creator>
  <cp:lastModifiedBy>Isha Gupta</cp:lastModifiedBy>
  <cp:revision>215</cp:revision>
  <cp:lastPrinted>2016-05-05T05:51:00Z</cp:lastPrinted>
  <dcterms:created xsi:type="dcterms:W3CDTF">2017-05-01T05:33:00Z</dcterms:created>
  <dcterms:modified xsi:type="dcterms:W3CDTF">2017-05-18T07:02:00Z</dcterms:modified>
  <cp:contentStatus>Release</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0.1</vt:lpwstr>
  </property>
</Properties>
</file>